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D76EE" w14:textId="77777777" w:rsidR="00E81ADE" w:rsidRPr="009B7C1F" w:rsidRDefault="008758E7" w:rsidP="00E81ADE">
      <w:pPr>
        <w:pStyle w:val="Title"/>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14:paraId="4D983917" w14:textId="77777777" w:rsidR="005A3483" w:rsidRPr="009B7C1F" w:rsidRDefault="005A3483" w:rsidP="00353D32">
      <w:pPr>
        <w:pStyle w:val="NoSpacing"/>
        <w:rPr>
          <w:lang w:val="en-US"/>
        </w:rPr>
      </w:pPr>
      <w:bookmarkStart w:id="1" w:name="_m3icuj8hkt3k" w:colFirst="0" w:colLast="0"/>
      <w:bookmarkEnd w:id="1"/>
    </w:p>
    <w:p w14:paraId="63D2FCC6" w14:textId="77777777" w:rsidR="005A3483" w:rsidRPr="009B7C1F" w:rsidRDefault="008758E7" w:rsidP="00353D32">
      <w:pPr>
        <w:pStyle w:val="NoSpacing"/>
        <w:rPr>
          <w:b/>
          <w:lang w:val="en-US"/>
        </w:rPr>
      </w:pPr>
      <w:r w:rsidRPr="009B7C1F">
        <w:rPr>
          <w:b/>
          <w:lang w:val="en-US"/>
        </w:rPr>
        <w:t>Purpose:</w:t>
      </w:r>
    </w:p>
    <w:p w14:paraId="30381478" w14:textId="77777777" w:rsidR="005A3483" w:rsidRPr="009B7C1F" w:rsidRDefault="008758E7" w:rsidP="00353D32">
      <w:pPr>
        <w:pStyle w:val="NoSpacing"/>
        <w:rPr>
          <w:lang w:val="en-US"/>
        </w:rPr>
      </w:pPr>
      <w:r w:rsidRPr="009B7C1F">
        <w:rPr>
          <w:lang w:val="en-US"/>
        </w:rPr>
        <w:t xml:space="preserve">The intention with this document is to provide volunteers in the 132nd JFACC role the necessary background and information about the way JFACC works in a 132nd context. In addition, the document will help campaign designers/mission makers understand how JFACC can </w:t>
      </w:r>
      <w:proofErr w:type="gramStart"/>
      <w:r w:rsidRPr="009B7C1F">
        <w:rPr>
          <w:lang w:val="en-US"/>
        </w:rPr>
        <w:t>be used</w:t>
      </w:r>
      <w:proofErr w:type="gramEnd"/>
      <w:r w:rsidRPr="009B7C1F">
        <w:rPr>
          <w:lang w:val="en-US"/>
        </w:rPr>
        <w:t>, and what products are needed from campaign designers/mission makers if they want to use a player staffed by JFACC for the campaign.</w:t>
      </w:r>
    </w:p>
    <w:p w14:paraId="7275FF94" w14:textId="77777777" w:rsidR="005A3483" w:rsidRPr="009B7C1F" w:rsidRDefault="005A3483" w:rsidP="00353D32">
      <w:pPr>
        <w:pStyle w:val="NoSpacing"/>
        <w:rPr>
          <w:lang w:val="en-US"/>
        </w:rPr>
      </w:pPr>
    </w:p>
    <w:p w14:paraId="33DAD59D" w14:textId="77777777" w:rsidR="005A3483" w:rsidRPr="009B7C1F" w:rsidRDefault="008758E7" w:rsidP="00353D32">
      <w:pPr>
        <w:pStyle w:val="NoSpacing"/>
        <w:rPr>
          <w:b/>
          <w:lang w:val="en-US"/>
        </w:rPr>
      </w:pPr>
      <w:r w:rsidRPr="009B7C1F">
        <w:rPr>
          <w:b/>
          <w:lang w:val="en-US"/>
        </w:rPr>
        <w:t>Disclaimer:</w:t>
      </w:r>
    </w:p>
    <w:p w14:paraId="6D41C3D2" w14:textId="77777777" w:rsidR="005A3483" w:rsidRDefault="008758E7" w:rsidP="00353D32">
      <w:pPr>
        <w:pStyle w:val="NoSpacing"/>
        <w:rPr>
          <w:lang w:val="en-US"/>
        </w:rPr>
      </w:pPr>
      <w:r w:rsidRPr="009B7C1F">
        <w:rPr>
          <w:lang w:val="en-US"/>
        </w:rPr>
        <w:t xml:space="preserve">The terms and processes described in this document is drawn from real world </w:t>
      </w:r>
      <w:proofErr w:type="gramStart"/>
      <w:r w:rsidRPr="009B7C1F">
        <w:rPr>
          <w:lang w:val="en-US"/>
        </w:rPr>
        <w:t>references, but</w:t>
      </w:r>
      <w:proofErr w:type="gramEnd"/>
      <w:r w:rsidRPr="009B7C1F">
        <w:rPr>
          <w:lang w:val="en-US"/>
        </w:rPr>
        <w:t xml:space="preserve"> are simplified and adjusted to meet the need for conducting a campaign in DCS. </w:t>
      </w:r>
    </w:p>
    <w:p w14:paraId="0F023CB0" w14:textId="77777777" w:rsidR="00825A8F" w:rsidRDefault="00825A8F" w:rsidP="00353D32">
      <w:pPr>
        <w:pStyle w:val="NoSpacing"/>
        <w:rPr>
          <w:lang w:val="en-US"/>
        </w:rPr>
      </w:pPr>
    </w:p>
    <w:p w14:paraId="63DEE6E7" w14:textId="77777777" w:rsidR="00825A8F" w:rsidRPr="00825A8F" w:rsidRDefault="00825A8F" w:rsidP="00353D32">
      <w:pPr>
        <w:pStyle w:val="NoSpacing"/>
        <w:rPr>
          <w:b/>
          <w:lang w:val="en-US"/>
        </w:rPr>
      </w:pPr>
      <w:r w:rsidRPr="00825A8F">
        <w:rPr>
          <w:b/>
          <w:lang w:val="en-US"/>
        </w:rPr>
        <w:t>How to read:</w:t>
      </w:r>
    </w:p>
    <w:p w14:paraId="794D2A3E" w14:textId="77777777" w:rsidR="00825A8F" w:rsidRDefault="00825A8F" w:rsidP="00353D32">
      <w:pPr>
        <w:pStyle w:val="NoSpacing"/>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14:paraId="205A962B" w14:textId="77777777" w:rsidR="00825A8F" w:rsidRDefault="00825A8F" w:rsidP="00353D32">
      <w:pPr>
        <w:pStyle w:val="NoSpacing"/>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p>
    <w:p w14:paraId="4E3FBD05" w14:textId="77777777" w:rsidR="00825A8F" w:rsidRPr="009B7C1F" w:rsidRDefault="00825A8F" w:rsidP="00353D32">
      <w:pPr>
        <w:pStyle w:val="NoSpacing"/>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14:paraId="7E435B01" w14:textId="77777777" w:rsidR="005A3483" w:rsidRPr="009B7C1F" w:rsidRDefault="005A3483" w:rsidP="00353D32">
      <w:pPr>
        <w:pStyle w:val="NoSpacing"/>
        <w:rPr>
          <w:lang w:val="en-US"/>
        </w:rPr>
      </w:pPr>
    </w:p>
    <w:p w14:paraId="79072EAB" w14:textId="77777777" w:rsidR="005A3483" w:rsidRPr="009B7C1F" w:rsidRDefault="008758E7" w:rsidP="00353D32">
      <w:pPr>
        <w:pStyle w:val="Heading1"/>
        <w:rPr>
          <w:lang w:val="en-US"/>
        </w:rPr>
      </w:pPr>
      <w:bookmarkStart w:id="2" w:name="_ds3psuqllbm0" w:colFirst="0" w:colLast="0"/>
      <w:bookmarkEnd w:id="2"/>
      <w:r w:rsidRPr="009B7C1F">
        <w:rPr>
          <w:lang w:val="en-US"/>
        </w:rPr>
        <w:t>Chapter 1: Terms</w:t>
      </w:r>
    </w:p>
    <w:p w14:paraId="23965953" w14:textId="77777777" w:rsidR="005A3483" w:rsidRPr="009B7C1F" w:rsidRDefault="008758E7" w:rsidP="00353D32">
      <w:pPr>
        <w:pStyle w:val="Heading3"/>
        <w:rPr>
          <w:lang w:val="en-US"/>
        </w:rPr>
      </w:pPr>
      <w:bookmarkStart w:id="3" w:name="_2l8b311ztbsp" w:colFirst="0" w:colLast="0"/>
      <w:bookmarkEnd w:id="3"/>
      <w:r w:rsidRPr="009B7C1F">
        <w:rPr>
          <w:lang w:val="en-US"/>
        </w:rPr>
        <w:t>End State</w:t>
      </w:r>
    </w:p>
    <w:p w14:paraId="59ED7ABA" w14:textId="77777777" w:rsidR="005A3483" w:rsidRPr="009B7C1F" w:rsidRDefault="008758E7" w:rsidP="00353D32">
      <w:pPr>
        <w:pStyle w:val="NoSpacing"/>
        <w:rPr>
          <w:lang w:val="en-US"/>
        </w:rPr>
      </w:pPr>
      <w:commentRangeStart w:id="4"/>
      <w:proofErr w:type="gramStart"/>
      <w:r w:rsidRPr="009B7C1F">
        <w:rPr>
          <w:lang w:val="en-US"/>
        </w:rPr>
        <w:t>A</w:t>
      </w:r>
      <w:proofErr w:type="gramEnd"/>
      <w:r w:rsidRPr="009B7C1F">
        <w:rPr>
          <w:lang w:val="en-US"/>
        </w:rPr>
        <w:t xml:space="preserve">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commentRangeEnd w:id="4"/>
      <w:r w:rsidR="00432FAC">
        <w:rPr>
          <w:rStyle w:val="CommentReference"/>
        </w:rPr>
        <w:commentReference w:id="4"/>
      </w:r>
    </w:p>
    <w:p w14:paraId="068A068B" w14:textId="77777777" w:rsidR="005A3483" w:rsidRPr="009B7C1F" w:rsidRDefault="008758E7" w:rsidP="00353D32">
      <w:pPr>
        <w:pStyle w:val="Heading3"/>
        <w:rPr>
          <w:lang w:val="en-US"/>
        </w:rPr>
      </w:pPr>
      <w:bookmarkStart w:id="5" w:name="_qprwzqfih7al" w:colFirst="0" w:colLast="0"/>
      <w:bookmarkEnd w:id="5"/>
      <w:r w:rsidRPr="009B7C1F">
        <w:rPr>
          <w:lang w:val="en-US"/>
        </w:rPr>
        <w:t>Objective:</w:t>
      </w:r>
    </w:p>
    <w:p w14:paraId="7829B538" w14:textId="66E81CDC" w:rsidR="005A3483" w:rsidRPr="009B7C1F" w:rsidRDefault="008758E7" w:rsidP="00353D32">
      <w:pPr>
        <w:pStyle w:val="NoSpacing"/>
        <w:rPr>
          <w:lang w:val="en-US"/>
        </w:rPr>
      </w:pPr>
      <w:r w:rsidRPr="009B7C1F">
        <w:rPr>
          <w:lang w:val="en-US"/>
        </w:rPr>
        <w:t xml:space="preserve">The </w:t>
      </w:r>
      <w:r w:rsidR="009B7C1F" w:rsidRPr="009B7C1F">
        <w:rPr>
          <w:lang w:val="en-US"/>
        </w:rPr>
        <w:t>objective</w:t>
      </w:r>
      <w:ins w:id="6" w:author="Martin Collins" w:date="2021-11-30T10:44:00Z">
        <w:r w:rsidR="00B16EFB">
          <w:rPr>
            <w:lang w:val="en-US"/>
          </w:rPr>
          <w:t>s</w:t>
        </w:r>
      </w:ins>
      <w:r w:rsidRPr="009B7C1F">
        <w:rPr>
          <w:lang w:val="en-US"/>
        </w:rPr>
        <w:t xml:space="preserve"> </w:t>
      </w:r>
      <w:del w:id="7" w:author="Martin Collins" w:date="2021-11-28T21:42:00Z">
        <w:r w:rsidRPr="009B7C1F" w:rsidDel="00DD7C46">
          <w:rPr>
            <w:lang w:val="en-US"/>
          </w:rPr>
          <w:delText xml:space="preserve">is </w:delText>
        </w:r>
      </w:del>
      <w:ins w:id="8" w:author="Martin Collins" w:date="2021-11-28T21:42:00Z">
        <w:r w:rsidR="00DD7C46">
          <w:rPr>
            <w:lang w:val="en-US"/>
          </w:rPr>
          <w:t>explain</w:t>
        </w:r>
        <w:r w:rsidR="00DD7C46" w:rsidRPr="009B7C1F">
          <w:rPr>
            <w:lang w:val="en-US"/>
          </w:rPr>
          <w:t xml:space="preserve"> </w:t>
        </w:r>
      </w:ins>
      <w:r w:rsidRPr="009B7C1F">
        <w:rPr>
          <w:lang w:val="en-US"/>
        </w:rPr>
        <w:t xml:space="preserve">why the mission is </w:t>
      </w:r>
      <w:proofErr w:type="gramStart"/>
      <w:r w:rsidRPr="009B7C1F">
        <w:rPr>
          <w:lang w:val="en-US"/>
        </w:rPr>
        <w:t>being conducted</w:t>
      </w:r>
      <w:proofErr w:type="gramEnd"/>
      <w:r w:rsidRPr="009B7C1F">
        <w:rPr>
          <w:lang w:val="en-US"/>
        </w:rPr>
        <w:t xml:space="preserve"> and should be determined first. Objectives may be broad or defined by the end state.</w:t>
      </w:r>
    </w:p>
    <w:p w14:paraId="731A246B" w14:textId="39372B8A" w:rsidR="005A3483" w:rsidRPr="009B7C1F" w:rsidRDefault="008758E7" w:rsidP="00353D32">
      <w:pPr>
        <w:pStyle w:val="NoSpacing"/>
        <w:rPr>
          <w:lang w:val="en-US"/>
        </w:rPr>
      </w:pPr>
      <w:r w:rsidRPr="009B7C1F">
        <w:rPr>
          <w:lang w:val="en-US"/>
        </w:rPr>
        <w:t xml:space="preserve">An objective </w:t>
      </w:r>
      <w:del w:id="9" w:author="Martin Collins" w:date="2021-11-28T21:42:00Z">
        <w:r w:rsidRPr="009B7C1F" w:rsidDel="00DD7C46">
          <w:rPr>
            <w:lang w:val="en-US"/>
          </w:rPr>
          <w:delText xml:space="preserve">is </w:delText>
        </w:r>
      </w:del>
      <w:ins w:id="10" w:author="Martin Collins" w:date="2021-11-28T21:42:00Z">
        <w:r w:rsidR="00DD7C46">
          <w:rPr>
            <w:lang w:val="en-US"/>
          </w:rPr>
          <w:t xml:space="preserve">must </w:t>
        </w:r>
        <w:proofErr w:type="gramStart"/>
        <w:r w:rsidR="00DD7C46">
          <w:rPr>
            <w:lang w:val="en-US"/>
          </w:rPr>
          <w:t>be</w:t>
        </w:r>
        <w:r w:rsidR="00DD7C46" w:rsidRPr="009B7C1F">
          <w:rPr>
            <w:lang w:val="en-US"/>
          </w:rPr>
          <w:t xml:space="preserve"> </w:t>
        </w:r>
      </w:ins>
      <w:r w:rsidRPr="009B7C1F">
        <w:rPr>
          <w:lang w:val="en-US"/>
        </w:rPr>
        <w:t>clearly defined</w:t>
      </w:r>
      <w:proofErr w:type="gramEnd"/>
      <w:r w:rsidRPr="009B7C1F">
        <w:rPr>
          <w:lang w:val="en-US"/>
        </w:rPr>
        <w:t xml:space="preserve">, decisive and attainable. Objectives and their supporting effects provide the basis for identifying tasks to </w:t>
      </w:r>
      <w:proofErr w:type="gramStart"/>
      <w:r w:rsidRPr="009B7C1F">
        <w:rPr>
          <w:lang w:val="en-US"/>
        </w:rPr>
        <w:t>be accomplished</w:t>
      </w:r>
      <w:proofErr w:type="gramEnd"/>
      <w:r w:rsidRPr="009B7C1F">
        <w:rPr>
          <w:lang w:val="en-US"/>
        </w:rPr>
        <w:t>.</w:t>
      </w:r>
    </w:p>
    <w:p w14:paraId="4CF41F78" w14:textId="77777777" w:rsidR="005A3483" w:rsidRPr="009B7C1F" w:rsidRDefault="008758E7" w:rsidP="00353D32">
      <w:pPr>
        <w:pStyle w:val="NoSpacing"/>
        <w:rPr>
          <w:lang w:val="en-US"/>
        </w:rPr>
      </w:pPr>
      <w:r w:rsidRPr="009B7C1F">
        <w:rPr>
          <w:lang w:val="en-US"/>
        </w:rPr>
        <w:t>There are four primary considerations for an objective:</w:t>
      </w:r>
    </w:p>
    <w:p w14:paraId="4C682F83" w14:textId="77777777" w:rsidR="005A3483" w:rsidRPr="009B7C1F" w:rsidRDefault="008758E7" w:rsidP="00431111">
      <w:pPr>
        <w:pStyle w:val="NoSpacing"/>
        <w:numPr>
          <w:ilvl w:val="0"/>
          <w:numId w:val="3"/>
        </w:numPr>
        <w:rPr>
          <w:lang w:val="en-US"/>
        </w:rPr>
      </w:pPr>
      <w:r w:rsidRPr="009B7C1F">
        <w:rPr>
          <w:lang w:val="en-US"/>
        </w:rPr>
        <w:t>An objective establishes a single result</w:t>
      </w:r>
    </w:p>
    <w:p w14:paraId="53F3842A" w14:textId="37587C8D" w:rsidR="005A3483" w:rsidRPr="009B7C1F" w:rsidRDefault="008758E7" w:rsidP="00431111">
      <w:pPr>
        <w:pStyle w:val="NoSpacing"/>
        <w:numPr>
          <w:ilvl w:val="0"/>
          <w:numId w:val="3"/>
        </w:numPr>
        <w:rPr>
          <w:lang w:val="en-US"/>
        </w:rPr>
      </w:pPr>
      <w:r w:rsidRPr="009B7C1F">
        <w:rPr>
          <w:lang w:val="en-US"/>
        </w:rPr>
        <w:t xml:space="preserve">An objective (and associated conditions/effects) should link directly or indirectly to higher-level objectives or to the end state. JFACC participants need to know the </w:t>
      </w:r>
      <w:proofErr w:type="gramStart"/>
      <w:r w:rsidRPr="009B7C1F">
        <w:rPr>
          <w:lang w:val="en-US"/>
        </w:rPr>
        <w:t>higher level</w:t>
      </w:r>
      <w:proofErr w:type="gramEnd"/>
      <w:r w:rsidRPr="009B7C1F">
        <w:rPr>
          <w:lang w:val="en-US"/>
        </w:rPr>
        <w:t xml:space="preserve"> objective (CJTF objectives, found in the CJTF operations order) and should be able to identify how their objective support the higher level objective</w:t>
      </w:r>
      <w:ins w:id="11" w:author="Martin Collins" w:date="2021-11-30T10:46:00Z">
        <w:r w:rsidR="00B16EFB">
          <w:rPr>
            <w:lang w:val="en-US"/>
          </w:rPr>
          <w:t>s</w:t>
        </w:r>
      </w:ins>
    </w:p>
    <w:p w14:paraId="4022155A" w14:textId="77777777" w:rsidR="005A3483" w:rsidRPr="009B7C1F" w:rsidRDefault="008758E7" w:rsidP="00431111">
      <w:pPr>
        <w:pStyle w:val="NoSpacing"/>
        <w:numPr>
          <w:ilvl w:val="0"/>
          <w:numId w:val="3"/>
        </w:numPr>
        <w:rPr>
          <w:lang w:val="en-US"/>
        </w:rPr>
      </w:pPr>
      <w:commentRangeStart w:id="12"/>
      <w:r w:rsidRPr="009B7C1F">
        <w:rPr>
          <w:lang w:val="en-US"/>
        </w:rPr>
        <w:t>An objective is specific and unambiguous</w:t>
      </w:r>
      <w:commentRangeEnd w:id="12"/>
      <w:r w:rsidR="00B16EFB">
        <w:rPr>
          <w:rStyle w:val="CommentReference"/>
        </w:rPr>
        <w:commentReference w:id="12"/>
      </w:r>
    </w:p>
    <w:p w14:paraId="7699EC38" w14:textId="77777777" w:rsidR="005A3483" w:rsidRPr="009B7C1F" w:rsidRDefault="009B7C1F" w:rsidP="00431111">
      <w:pPr>
        <w:pStyle w:val="NoSpacing"/>
        <w:numPr>
          <w:ilvl w:val="0"/>
          <w:numId w:val="3"/>
        </w:numPr>
        <w:rPr>
          <w:lang w:val="en-US"/>
        </w:rPr>
      </w:pPr>
      <w:r>
        <w:rPr>
          <w:lang w:val="en-US"/>
        </w:rPr>
        <w:t xml:space="preserve">An objective does not </w:t>
      </w:r>
      <w:commentRangeStart w:id="13"/>
      <w:r>
        <w:rPr>
          <w:lang w:val="en-US"/>
        </w:rPr>
        <w:t>imply way</w:t>
      </w:r>
      <w:r w:rsidR="008758E7" w:rsidRPr="009B7C1F">
        <w:rPr>
          <w:lang w:val="en-US"/>
        </w:rPr>
        <w:t xml:space="preserve">s and/or mean - it </w:t>
      </w:r>
      <w:proofErr w:type="gramStart"/>
      <w:r w:rsidR="008758E7" w:rsidRPr="009B7C1F">
        <w:rPr>
          <w:lang w:val="en-US"/>
        </w:rPr>
        <w:t>is not written</w:t>
      </w:r>
      <w:proofErr w:type="gramEnd"/>
      <w:r w:rsidR="008758E7" w:rsidRPr="009B7C1F">
        <w:rPr>
          <w:lang w:val="en-US"/>
        </w:rPr>
        <w:t xml:space="preserve"> as a task</w:t>
      </w:r>
    </w:p>
    <w:p w14:paraId="0A0807F9" w14:textId="77777777" w:rsidR="005A3483" w:rsidRPr="009B7C1F" w:rsidRDefault="008758E7" w:rsidP="00353D32">
      <w:pPr>
        <w:pStyle w:val="NoSpacing"/>
        <w:rPr>
          <w:lang w:val="en-US"/>
        </w:rPr>
      </w:pPr>
      <w:r w:rsidRPr="009B7C1F">
        <w:rPr>
          <w:lang w:val="en-US"/>
        </w:rPr>
        <w:t xml:space="preserve">Objectives describe what must </w:t>
      </w:r>
      <w:proofErr w:type="gramStart"/>
      <w:r w:rsidRPr="009B7C1F">
        <w:rPr>
          <w:lang w:val="en-US"/>
        </w:rPr>
        <w:t>be achieved</w:t>
      </w:r>
      <w:proofErr w:type="gramEnd"/>
      <w:r w:rsidRPr="009B7C1F">
        <w:rPr>
          <w:lang w:val="en-US"/>
        </w:rPr>
        <w:t xml:space="preserve"> to attain </w:t>
      </w:r>
      <w:commentRangeEnd w:id="13"/>
      <w:r w:rsidR="00B140A5">
        <w:rPr>
          <w:rStyle w:val="CommentReference"/>
        </w:rPr>
        <w:commentReference w:id="13"/>
      </w:r>
      <w:r w:rsidRPr="009B7C1F">
        <w:rPr>
          <w:lang w:val="en-US"/>
        </w:rPr>
        <w:t xml:space="preserve">the desired end state. </w:t>
      </w:r>
    </w:p>
    <w:p w14:paraId="71269706" w14:textId="77777777" w:rsidR="005A3483" w:rsidRPr="009B7C1F" w:rsidRDefault="008758E7" w:rsidP="00353D32">
      <w:pPr>
        <w:pStyle w:val="Heading3"/>
        <w:rPr>
          <w:lang w:val="en-US"/>
        </w:rPr>
      </w:pPr>
      <w:bookmarkStart w:id="14" w:name="_pf47aybtsa0f" w:colFirst="0" w:colLast="0"/>
      <w:bookmarkEnd w:id="14"/>
      <w:r w:rsidRPr="009B7C1F">
        <w:rPr>
          <w:lang w:val="en-US"/>
        </w:rPr>
        <w:lastRenderedPageBreak/>
        <w:t>Effects</w:t>
      </w:r>
    </w:p>
    <w:p w14:paraId="707CAA87" w14:textId="77777777" w:rsidR="005A3483" w:rsidRPr="009B7C1F" w:rsidRDefault="008758E7" w:rsidP="00353D32">
      <w:pPr>
        <w:pStyle w:val="NoSpacing"/>
        <w:rPr>
          <w:lang w:val="en-US"/>
        </w:rPr>
      </w:pPr>
      <w:r w:rsidRPr="009B7C1F">
        <w:rPr>
          <w:lang w:val="en-US"/>
        </w:rPr>
        <w:t xml:space="preserve">An effect is a physical and/or behavioral state of a system that results from an action, a set of actions, or another effect. A desired effect can </w:t>
      </w:r>
      <w:proofErr w:type="gramStart"/>
      <w:r w:rsidRPr="009B7C1F">
        <w:rPr>
          <w:lang w:val="en-US"/>
        </w:rPr>
        <w:t>be thought</w:t>
      </w:r>
      <w:proofErr w:type="gramEnd"/>
      <w:r w:rsidRPr="009B7C1F">
        <w:rPr>
          <w:lang w:val="en-US"/>
        </w:rPr>
        <w:t xml:space="preserve"> of as a condition </w:t>
      </w:r>
      <w:commentRangeStart w:id="15"/>
      <w:r w:rsidRPr="009B7C1F">
        <w:rPr>
          <w:lang w:val="en-US"/>
        </w:rPr>
        <w:t xml:space="preserve">that can support achieving an associated objective </w:t>
      </w:r>
      <w:commentRangeEnd w:id="15"/>
      <w:r w:rsidR="00B140A5">
        <w:rPr>
          <w:rStyle w:val="CommentReference"/>
        </w:rPr>
        <w:commentReference w:id="15"/>
      </w:r>
      <w:r w:rsidRPr="009B7C1F">
        <w:rPr>
          <w:lang w:val="en-US"/>
        </w:rPr>
        <w:t>and an undesired effect is a condition that can inhibit progress toward an objective.</w:t>
      </w:r>
    </w:p>
    <w:p w14:paraId="79A6E5DD" w14:textId="77777777" w:rsidR="005A3483" w:rsidRPr="009B7C1F" w:rsidRDefault="005A3483" w:rsidP="00353D32">
      <w:pPr>
        <w:pStyle w:val="NoSpacing"/>
        <w:rPr>
          <w:lang w:val="en-US"/>
        </w:rPr>
      </w:pPr>
    </w:p>
    <w:p w14:paraId="12CD53FC" w14:textId="77777777" w:rsidR="005A3483" w:rsidRPr="009B7C1F" w:rsidRDefault="008758E7" w:rsidP="00353D32">
      <w:pPr>
        <w:pStyle w:val="NoSpacing"/>
        <w:rPr>
          <w:lang w:val="en-US"/>
        </w:rPr>
      </w:pPr>
      <w:r w:rsidRPr="009B7C1F">
        <w:rPr>
          <w:lang w:val="en-US"/>
        </w:rPr>
        <w:t>Effects describes the conditions related to the objectives:</w:t>
      </w:r>
    </w:p>
    <w:p w14:paraId="6A1BB865" w14:textId="77777777" w:rsidR="005A3483" w:rsidRPr="009B7C1F" w:rsidRDefault="008758E7" w:rsidP="00431111">
      <w:pPr>
        <w:pStyle w:val="NoSpacing"/>
        <w:numPr>
          <w:ilvl w:val="0"/>
          <w:numId w:val="4"/>
        </w:numPr>
        <w:rPr>
          <w:lang w:val="en-US"/>
        </w:rPr>
      </w:pPr>
      <w:r w:rsidRPr="009B7C1F">
        <w:rPr>
          <w:lang w:val="en-US"/>
        </w:rPr>
        <w:t>Desired effects describe conditions needed to achieve objectives</w:t>
      </w:r>
    </w:p>
    <w:p w14:paraId="447DF054" w14:textId="77777777" w:rsidR="005A3483" w:rsidRDefault="008758E7" w:rsidP="00431111">
      <w:pPr>
        <w:pStyle w:val="NoSpacing"/>
        <w:numPr>
          <w:ilvl w:val="0"/>
          <w:numId w:val="4"/>
        </w:numPr>
        <w:rPr>
          <w:lang w:val="en-US"/>
        </w:rPr>
      </w:pPr>
      <w:r w:rsidRPr="009B7C1F">
        <w:rPr>
          <w:lang w:val="en-US"/>
        </w:rPr>
        <w:t>Undesired effects describe conditions that will impede achievement of objectives.</w:t>
      </w:r>
    </w:p>
    <w:p w14:paraId="2E79A719" w14:textId="77777777" w:rsidR="00E71DFA" w:rsidRDefault="00E71DFA" w:rsidP="00E71DFA">
      <w:pPr>
        <w:pStyle w:val="NoSpacing"/>
        <w:rPr>
          <w:lang w:val="en-US"/>
        </w:rPr>
      </w:pPr>
    </w:p>
    <w:p w14:paraId="0C0C4918" w14:textId="77777777" w:rsidR="00E71DFA" w:rsidRDefault="00E71DFA" w:rsidP="00E71DFA">
      <w:pPr>
        <w:pStyle w:val="Heading3"/>
        <w:rPr>
          <w:lang w:val="en-US"/>
        </w:rPr>
      </w:pPr>
      <w:r>
        <w:rPr>
          <w:lang w:val="en-US"/>
        </w:rPr>
        <w:t>Actions</w:t>
      </w:r>
    </w:p>
    <w:p w14:paraId="4E5CDD7B" w14:textId="77777777" w:rsidR="00E71DFA" w:rsidRDefault="00E71DFA" w:rsidP="00E71DFA">
      <w:pPr>
        <w:pStyle w:val="NoSpacing"/>
        <w:rPr>
          <w:lang w:val="en-US"/>
        </w:rPr>
      </w:pPr>
      <w:r>
        <w:rPr>
          <w:lang w:val="en-US"/>
        </w:rPr>
        <w:t>An action is performance of activity to create desired effects.</w:t>
      </w:r>
    </w:p>
    <w:p w14:paraId="5BA9A7A0" w14:textId="77777777" w:rsidR="00A17AB8" w:rsidRDefault="00A17AB8" w:rsidP="00A17AB8">
      <w:pPr>
        <w:pStyle w:val="NoSpacing"/>
        <w:rPr>
          <w:lang w:val="en-US"/>
        </w:rPr>
      </w:pPr>
    </w:p>
    <w:p w14:paraId="16908D34" w14:textId="77777777" w:rsidR="00B71F7C" w:rsidRDefault="00B71F7C" w:rsidP="00A17AB8">
      <w:pPr>
        <w:pStyle w:val="NoSpacing"/>
        <w:rPr>
          <w:lang w:val="en-US"/>
        </w:rPr>
      </w:pPr>
    </w:p>
    <w:p w14:paraId="4285C2D5" w14:textId="77777777" w:rsidR="00B71F7C" w:rsidRDefault="00B71F7C" w:rsidP="00B71F7C">
      <w:pPr>
        <w:pStyle w:val="Heading3"/>
        <w:rPr>
          <w:lang w:val="en-US"/>
        </w:rPr>
      </w:pPr>
      <w:r>
        <w:rPr>
          <w:lang w:val="en-US"/>
        </w:rPr>
        <w:t>Centre of Gravity (COG)</w:t>
      </w:r>
    </w:p>
    <w:p w14:paraId="20902F09" w14:textId="77777777" w:rsidR="00B71F7C" w:rsidRDefault="00B71F7C" w:rsidP="00B71F7C">
      <w:pPr>
        <w:autoSpaceDE w:val="0"/>
        <w:autoSpaceDN w:val="0"/>
        <w:adjustRightInd w:val="0"/>
        <w:spacing w:after="0" w:line="240" w:lineRule="auto"/>
        <w:rPr>
          <w:lang w:val="en-US"/>
        </w:rPr>
      </w:pPr>
      <w:r w:rsidRPr="00E26CE5">
        <w:rPr>
          <w:lang w:val="en-US"/>
        </w:rPr>
        <w:t xml:space="preserve">Center of Gravity: That characteristic, capability, or locality from which a military force, nation, or alliance derives its freedom of action, physical strength, or </w:t>
      </w:r>
      <w:proofErr w:type="gramStart"/>
      <w:r w:rsidRPr="00E26CE5">
        <w:rPr>
          <w:lang w:val="en-US"/>
        </w:rPr>
        <w:t>will to</w:t>
      </w:r>
      <w:proofErr w:type="gramEnd"/>
      <w:r w:rsidRPr="00E26CE5">
        <w:rPr>
          <w:lang w:val="en-US"/>
        </w:rPr>
        <w:t xml:space="preserve"> fight.</w:t>
      </w:r>
    </w:p>
    <w:p w14:paraId="566934F3" w14:textId="77777777" w:rsidR="00B71F7C" w:rsidRDefault="00B71F7C" w:rsidP="00A17AB8">
      <w:pPr>
        <w:pStyle w:val="NoSpacing"/>
        <w:rPr>
          <w:lang w:val="en-US"/>
        </w:rPr>
      </w:pPr>
    </w:p>
    <w:p w14:paraId="1D212F76" w14:textId="77777777" w:rsidR="00A17AB8" w:rsidRDefault="00A17AB8" w:rsidP="00A17AB8">
      <w:pPr>
        <w:pStyle w:val="Heading3"/>
        <w:rPr>
          <w:lang w:val="en-US"/>
        </w:rPr>
      </w:pPr>
      <w:r>
        <w:rPr>
          <w:lang w:val="en-US"/>
        </w:rPr>
        <w:t>Critical Capability (CC)</w:t>
      </w:r>
    </w:p>
    <w:p w14:paraId="1D268BE6" w14:textId="77777777" w:rsidR="00A17AB8" w:rsidRDefault="00A17AB8" w:rsidP="00A17AB8">
      <w:pPr>
        <w:pStyle w:val="NoSpacing"/>
        <w:rPr>
          <w:lang w:val="en-US"/>
        </w:rPr>
      </w:pPr>
      <w:commentRangeStart w:id="16"/>
      <w:r>
        <w:rPr>
          <w:lang w:val="en-US"/>
        </w:rPr>
        <w:t xml:space="preserve">A means that is considered a crucial enable for a center of gravity to function as </w:t>
      </w:r>
      <w:proofErr w:type="gramStart"/>
      <w:r>
        <w:rPr>
          <w:lang w:val="en-US"/>
        </w:rPr>
        <w:t>such, and</w:t>
      </w:r>
      <w:proofErr w:type="gramEnd"/>
      <w:r>
        <w:rPr>
          <w:lang w:val="en-US"/>
        </w:rPr>
        <w:t xml:space="preserve"> is essential to the accomplishment of the specified or assumed objective(s).</w:t>
      </w:r>
      <w:commentRangeEnd w:id="16"/>
      <w:r w:rsidR="00196330">
        <w:rPr>
          <w:rStyle w:val="CommentReference"/>
        </w:rPr>
        <w:commentReference w:id="16"/>
      </w:r>
    </w:p>
    <w:p w14:paraId="6AD1BBB6" w14:textId="77777777" w:rsidR="00A17AB8" w:rsidRDefault="00A17AB8" w:rsidP="00A17AB8">
      <w:pPr>
        <w:pStyle w:val="NoSpacing"/>
        <w:rPr>
          <w:lang w:val="en-US"/>
        </w:rPr>
      </w:pPr>
    </w:p>
    <w:p w14:paraId="0B1B2810" w14:textId="77777777" w:rsidR="00A17AB8" w:rsidRDefault="00A17AB8" w:rsidP="00A17AB8">
      <w:pPr>
        <w:pStyle w:val="Heading3"/>
        <w:rPr>
          <w:lang w:val="en-US"/>
        </w:rPr>
      </w:pPr>
      <w:r>
        <w:rPr>
          <w:lang w:val="en-US"/>
        </w:rPr>
        <w:t>Critical Requirement (CR)</w:t>
      </w:r>
    </w:p>
    <w:p w14:paraId="2BDC9381" w14:textId="77777777" w:rsidR="00A17AB8" w:rsidRDefault="00A17AB8" w:rsidP="00A17AB8">
      <w:pPr>
        <w:pStyle w:val="NoSpacing"/>
        <w:rPr>
          <w:lang w:val="en-US"/>
        </w:rPr>
      </w:pPr>
      <w:r>
        <w:rPr>
          <w:lang w:val="en-US"/>
        </w:rPr>
        <w:t>An essential condition, resource and means for a critical capability to be fully operational.</w:t>
      </w:r>
    </w:p>
    <w:p w14:paraId="48137D5A" w14:textId="77777777" w:rsidR="00A17AB8" w:rsidRDefault="00A17AB8" w:rsidP="00A17AB8">
      <w:pPr>
        <w:pStyle w:val="NoSpacing"/>
        <w:rPr>
          <w:lang w:val="en-US"/>
        </w:rPr>
      </w:pPr>
    </w:p>
    <w:p w14:paraId="2EBCB618" w14:textId="77777777" w:rsidR="00A17AB8" w:rsidRDefault="00A17AB8" w:rsidP="00A17AB8">
      <w:pPr>
        <w:pStyle w:val="Heading3"/>
        <w:rPr>
          <w:lang w:val="en-US"/>
        </w:rPr>
      </w:pPr>
      <w:r>
        <w:rPr>
          <w:lang w:val="en-US"/>
        </w:rPr>
        <w:t>Critical Vulnerability (</w:t>
      </w:r>
      <w:proofErr w:type="gramStart"/>
      <w:r>
        <w:rPr>
          <w:lang w:val="en-US"/>
        </w:rPr>
        <w:t>CV</w:t>
      </w:r>
      <w:proofErr w:type="gramEnd"/>
      <w:r>
        <w:rPr>
          <w:lang w:val="en-US"/>
        </w:rPr>
        <w:t>)</w:t>
      </w:r>
    </w:p>
    <w:p w14:paraId="18A28CBD" w14:textId="77777777" w:rsidR="00A17AB8" w:rsidRPr="009B7C1F" w:rsidRDefault="00A17AB8" w:rsidP="00A17AB8">
      <w:pPr>
        <w:pStyle w:val="NoSpacing"/>
        <w:rPr>
          <w:lang w:val="en-US"/>
        </w:rPr>
      </w:pPr>
      <w:r>
        <w:rPr>
          <w:lang w:val="en-US"/>
        </w:rPr>
        <w:t>An aspect of a critical requirement (CR), which is deficient or vulnerable to direct or indirect attack that will create decisive or significant effects.</w:t>
      </w:r>
    </w:p>
    <w:p w14:paraId="2EFDF638" w14:textId="77777777" w:rsidR="005A3483" w:rsidRPr="009B7C1F" w:rsidRDefault="008758E7" w:rsidP="00353D32">
      <w:pPr>
        <w:pStyle w:val="Heading3"/>
        <w:rPr>
          <w:lang w:val="en-US"/>
        </w:rPr>
      </w:pPr>
      <w:bookmarkStart w:id="17" w:name="_j0aqmwb3ecgy" w:colFirst="0" w:colLast="0"/>
      <w:bookmarkEnd w:id="17"/>
      <w:r w:rsidRPr="009B7C1F">
        <w:rPr>
          <w:lang w:val="en-US"/>
        </w:rPr>
        <w:t>Tasks</w:t>
      </w:r>
    </w:p>
    <w:p w14:paraId="5FDB87BA" w14:textId="77777777" w:rsidR="005A3483" w:rsidRPr="009B7C1F" w:rsidRDefault="008758E7" w:rsidP="00353D32">
      <w:pPr>
        <w:pStyle w:val="NoSpacing"/>
        <w:rPr>
          <w:lang w:val="en-US"/>
        </w:rPr>
      </w:pPr>
      <w:r w:rsidRPr="009B7C1F">
        <w:rPr>
          <w:lang w:val="en-US"/>
        </w:rPr>
        <w:t>Tasks describe friendly actions to create desired effects or preclude undesired effects.</w:t>
      </w:r>
    </w:p>
    <w:p w14:paraId="03F2CC0E" w14:textId="77777777" w:rsidR="005A3483" w:rsidRPr="009B7C1F" w:rsidRDefault="008758E7" w:rsidP="00353D32">
      <w:pPr>
        <w:pStyle w:val="Heading3"/>
        <w:rPr>
          <w:lang w:val="en-US"/>
        </w:rPr>
      </w:pPr>
      <w:bookmarkStart w:id="18" w:name="_cs47gs4jww6u" w:colFirst="0" w:colLast="0"/>
      <w:bookmarkEnd w:id="18"/>
      <w:r w:rsidRPr="009B7C1F">
        <w:rPr>
          <w:lang w:val="en-US"/>
        </w:rPr>
        <w:t>Mission</w:t>
      </w:r>
    </w:p>
    <w:p w14:paraId="148AF4A1" w14:textId="77777777" w:rsidR="005A3483" w:rsidRDefault="008758E7" w:rsidP="00353D32">
      <w:pPr>
        <w:pStyle w:val="NoSpacing"/>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14:paraId="31D7792A" w14:textId="77777777" w:rsidR="00162F9C" w:rsidRDefault="00162F9C" w:rsidP="00353D32">
      <w:pPr>
        <w:pStyle w:val="NoSpacing"/>
        <w:rPr>
          <w:lang w:val="en-US"/>
        </w:rPr>
      </w:pPr>
    </w:p>
    <w:p w14:paraId="32500E56" w14:textId="77777777" w:rsidR="00162F9C" w:rsidRDefault="00162F9C" w:rsidP="00162F9C">
      <w:pPr>
        <w:pStyle w:val="Heading3"/>
        <w:rPr>
          <w:lang w:val="en-US"/>
        </w:rPr>
      </w:pPr>
      <w:r>
        <w:rPr>
          <w:lang w:val="en-US"/>
        </w:rPr>
        <w:t>Target set</w:t>
      </w:r>
    </w:p>
    <w:p w14:paraId="4442B70F" w14:textId="71FE1A52" w:rsidR="00162F9C" w:rsidRDefault="00162F9C" w:rsidP="00353D32">
      <w:pPr>
        <w:pStyle w:val="NoSpacing"/>
        <w:rPr>
          <w:lang w:val="en-US"/>
        </w:rPr>
      </w:pPr>
      <w:r w:rsidRPr="00162F9C">
        <w:rPr>
          <w:lang w:val="en-US"/>
        </w:rPr>
        <w:t>A ‘target set’ is a group of interrel</w:t>
      </w:r>
      <w:r w:rsidR="0020669A">
        <w:rPr>
          <w:lang w:val="en-US"/>
        </w:rPr>
        <w:t>ated target categories within the enemy system</w:t>
      </w:r>
      <w:r w:rsidRPr="00162F9C">
        <w:rPr>
          <w:lang w:val="en-US"/>
        </w:rPr>
        <w:t>, such as transportation</w:t>
      </w:r>
      <w:del w:id="19" w:author="Martin Collins" w:date="2021-11-30T11:03:00Z">
        <w:r w:rsidRPr="00162F9C" w:rsidDel="00196330">
          <w:rPr>
            <w:lang w:val="en-US"/>
          </w:rPr>
          <w:delText>/</w:delText>
        </w:r>
      </w:del>
      <w:ins w:id="20" w:author="Martin Collins" w:date="2021-11-30T11:03:00Z">
        <w:r w:rsidR="00196330">
          <w:rPr>
            <w:lang w:val="en-US"/>
          </w:rPr>
          <w:t xml:space="preserve">, </w:t>
        </w:r>
      </w:ins>
      <w:r w:rsidRPr="00162F9C">
        <w:rPr>
          <w:lang w:val="en-US"/>
        </w:rPr>
        <w:t>lines of communication, electric power</w:t>
      </w:r>
      <w:ins w:id="21" w:author="Martin Collins" w:date="2021-11-30T11:04:00Z">
        <w:r w:rsidR="00196330">
          <w:rPr>
            <w:lang w:val="en-US"/>
          </w:rPr>
          <w:t>,</w:t>
        </w:r>
      </w:ins>
      <w:r w:rsidRPr="00162F9C">
        <w:rPr>
          <w:lang w:val="en-US"/>
        </w:rPr>
        <w:t xml:space="preserve"> and adversary media.</w:t>
      </w:r>
      <w:del w:id="22" w:author="Martin Collins" w:date="2021-11-30T11:04:00Z">
        <w:r w:rsidRPr="00162F9C" w:rsidDel="00196330">
          <w:rPr>
            <w:lang w:val="en-US"/>
          </w:rPr>
          <w:delText xml:space="preserve">  </w:delText>
        </w:r>
      </w:del>
    </w:p>
    <w:p w14:paraId="4E758EAB" w14:textId="77777777" w:rsidR="00162F9C" w:rsidRDefault="00162F9C" w:rsidP="00353D32">
      <w:pPr>
        <w:pStyle w:val="NoSpacing"/>
        <w:rPr>
          <w:lang w:val="en-US"/>
        </w:rPr>
      </w:pPr>
    </w:p>
    <w:p w14:paraId="0EEF1642" w14:textId="77777777" w:rsidR="00162F9C" w:rsidRDefault="00162F9C" w:rsidP="00162F9C">
      <w:pPr>
        <w:pStyle w:val="Heading3"/>
        <w:rPr>
          <w:lang w:val="en-US"/>
        </w:rPr>
      </w:pPr>
      <w:r>
        <w:rPr>
          <w:lang w:val="en-US"/>
        </w:rPr>
        <w:t>Target category</w:t>
      </w:r>
    </w:p>
    <w:p w14:paraId="0535972E" w14:textId="77777777" w:rsidR="00162F9C" w:rsidRPr="00162F9C" w:rsidRDefault="00162F9C" w:rsidP="00353D32">
      <w:pPr>
        <w:pStyle w:val="NoSpacing"/>
        <w:rPr>
          <w:lang w:val="en-US"/>
        </w:rPr>
      </w:pPr>
      <w:r w:rsidRPr="00162F9C">
        <w:rPr>
          <w:lang w:val="en-US"/>
        </w:rPr>
        <w:t>A ‘target category’ is a group of targets serving the same function, such as bridges, roads, radio broadcasts and newspapers.</w:t>
      </w:r>
      <w:del w:id="23" w:author="Martin Collins" w:date="2021-11-30T11:04:00Z">
        <w:r w:rsidRPr="00162F9C" w:rsidDel="00196330">
          <w:rPr>
            <w:lang w:val="en-US"/>
          </w:rPr>
          <w:delText xml:space="preserve">  </w:delText>
        </w:r>
      </w:del>
    </w:p>
    <w:p w14:paraId="73F571D6" w14:textId="77777777" w:rsidR="00A32E99" w:rsidRDefault="00A32E99" w:rsidP="00353D32">
      <w:pPr>
        <w:pStyle w:val="NoSpacing"/>
        <w:rPr>
          <w:lang w:val="en-US"/>
        </w:rPr>
      </w:pPr>
    </w:p>
    <w:p w14:paraId="2A1D0C70" w14:textId="77777777" w:rsidR="00A32E99" w:rsidRPr="009B7C1F" w:rsidRDefault="00A32E99" w:rsidP="00A32E99">
      <w:pPr>
        <w:pStyle w:val="Heading3"/>
        <w:rPr>
          <w:lang w:val="en-US"/>
        </w:rPr>
      </w:pPr>
      <w:r>
        <w:rPr>
          <w:lang w:val="en-US"/>
        </w:rPr>
        <w:lastRenderedPageBreak/>
        <w:t>Joint Task Force (</w:t>
      </w:r>
      <w:r w:rsidRPr="009B7C1F">
        <w:rPr>
          <w:lang w:val="en-US"/>
        </w:rPr>
        <w:t>JTF</w:t>
      </w:r>
      <w:r>
        <w:rPr>
          <w:lang w:val="en-US"/>
        </w:rPr>
        <w:t>)</w:t>
      </w:r>
    </w:p>
    <w:p w14:paraId="3772FB88" w14:textId="02F32C1F" w:rsidR="00A32E99" w:rsidRPr="009B7C1F" w:rsidRDefault="00A32E99" w:rsidP="00A32E99">
      <w:pPr>
        <w:pStyle w:val="NoSpacing"/>
        <w:rPr>
          <w:lang w:val="en-US"/>
        </w:rPr>
      </w:pPr>
      <w:r>
        <w:rPr>
          <w:lang w:val="en-US"/>
        </w:rPr>
        <w:t>A force consisting of units from more than one service. For example</w:t>
      </w:r>
      <w:ins w:id="24" w:author="Martin Collins" w:date="2021-11-30T11:05:00Z">
        <w:r w:rsidR="005325F4">
          <w:rPr>
            <w:lang w:val="en-US"/>
          </w:rPr>
          <w:t>,</w:t>
        </w:r>
      </w:ins>
      <w:r>
        <w:rPr>
          <w:lang w:val="en-US"/>
        </w:rPr>
        <w:t xml:space="preserve"> air, sea</w:t>
      </w:r>
      <w:ins w:id="25" w:author="Martin Collins" w:date="2021-11-30T11:05:00Z">
        <w:r w:rsidR="005325F4">
          <w:rPr>
            <w:lang w:val="en-US"/>
          </w:rPr>
          <w:t>,</w:t>
        </w:r>
      </w:ins>
      <w:r>
        <w:rPr>
          <w:lang w:val="en-US"/>
        </w:rPr>
        <w:t xml:space="preserve"> and land. All 132</w:t>
      </w:r>
      <w:r w:rsidRPr="004107CA">
        <w:rPr>
          <w:vertAlign w:val="superscript"/>
          <w:lang w:val="en-US"/>
        </w:rPr>
        <w:t>nd</w:t>
      </w:r>
      <w:r>
        <w:rPr>
          <w:lang w:val="en-US"/>
        </w:rPr>
        <w:t xml:space="preserve"> operations </w:t>
      </w:r>
      <w:proofErr w:type="gramStart"/>
      <w:r>
        <w:rPr>
          <w:lang w:val="en-US"/>
        </w:rPr>
        <w:t>are considered</w:t>
      </w:r>
      <w:proofErr w:type="gramEnd"/>
      <w:r>
        <w:rPr>
          <w:lang w:val="en-US"/>
        </w:rPr>
        <w:t xml:space="preserve"> joint operations since they use both air force aviation and naval aviation. </w:t>
      </w:r>
    </w:p>
    <w:p w14:paraId="512857E3" w14:textId="77777777" w:rsidR="00A32E99" w:rsidRPr="009B7C1F" w:rsidRDefault="00A32E99" w:rsidP="00A32E99">
      <w:pPr>
        <w:pStyle w:val="NoSpacing"/>
        <w:rPr>
          <w:lang w:val="en-US"/>
        </w:rPr>
      </w:pPr>
    </w:p>
    <w:p w14:paraId="13C0843F" w14:textId="77777777" w:rsidR="00A32E99" w:rsidRPr="009B7C1F" w:rsidRDefault="00A32E99" w:rsidP="00A32E99">
      <w:pPr>
        <w:pStyle w:val="Heading3"/>
        <w:rPr>
          <w:lang w:val="en-US"/>
        </w:rPr>
      </w:pPr>
      <w:r>
        <w:rPr>
          <w:lang w:val="en-US"/>
        </w:rPr>
        <w:t>Combined Joint Task Force (</w:t>
      </w:r>
      <w:r w:rsidRPr="009B7C1F">
        <w:rPr>
          <w:lang w:val="en-US"/>
        </w:rPr>
        <w:t>CJTF</w:t>
      </w:r>
      <w:r>
        <w:rPr>
          <w:lang w:val="en-US"/>
        </w:rPr>
        <w:t>)</w:t>
      </w:r>
    </w:p>
    <w:p w14:paraId="5B9E2420" w14:textId="6F075FDF" w:rsidR="00A32E99" w:rsidRDefault="00A32E99" w:rsidP="00A32E99">
      <w:pPr>
        <w:pStyle w:val="NoSpacing"/>
        <w:rPr>
          <w:lang w:val="en-US"/>
        </w:rPr>
      </w:pPr>
      <w:r>
        <w:rPr>
          <w:lang w:val="en-US"/>
        </w:rPr>
        <w:t>A joint force that includes more than one nation. All 132</w:t>
      </w:r>
      <w:r w:rsidRPr="004107CA">
        <w:rPr>
          <w:vertAlign w:val="superscript"/>
          <w:lang w:val="en-US"/>
        </w:rPr>
        <w:t>nd</w:t>
      </w:r>
      <w:r>
        <w:rPr>
          <w:lang w:val="en-US"/>
        </w:rPr>
        <w:t xml:space="preserve"> operations </w:t>
      </w:r>
      <w:proofErr w:type="gramStart"/>
      <w:r>
        <w:rPr>
          <w:lang w:val="en-US"/>
        </w:rPr>
        <w:t>are considered</w:t>
      </w:r>
      <w:proofErr w:type="gramEnd"/>
      <w:r>
        <w:rPr>
          <w:lang w:val="en-US"/>
        </w:rPr>
        <w:t xml:space="preserve"> combined, </w:t>
      </w:r>
      <w:del w:id="26" w:author="Martin Collins" w:date="2021-11-30T11:14:00Z">
        <w:r w:rsidDel="00FB49B8">
          <w:rPr>
            <w:lang w:val="en-US"/>
          </w:rPr>
          <w:delText xml:space="preserve">since </w:delText>
        </w:r>
      </w:del>
      <w:ins w:id="27" w:author="Martin Collins" w:date="2021-11-30T11:14:00Z">
        <w:r w:rsidR="00FB49B8">
          <w:rPr>
            <w:lang w:val="en-US"/>
          </w:rPr>
          <w:t>as</w:t>
        </w:r>
        <w:r w:rsidR="00FB49B8">
          <w:rPr>
            <w:lang w:val="en-US"/>
          </w:rPr>
          <w:t xml:space="preserve"> </w:t>
        </w:r>
      </w:ins>
      <w:r>
        <w:rPr>
          <w:lang w:val="en-US"/>
        </w:rPr>
        <w:t>members of the 132</w:t>
      </w:r>
      <w:r w:rsidRPr="004107CA">
        <w:rPr>
          <w:vertAlign w:val="superscript"/>
          <w:lang w:val="en-US"/>
        </w:rPr>
        <w:t>nd</w:t>
      </w:r>
      <w:r>
        <w:rPr>
          <w:lang w:val="en-US"/>
        </w:rPr>
        <w:t xml:space="preserve"> are from various nations.</w:t>
      </w:r>
    </w:p>
    <w:p w14:paraId="5CDCC527" w14:textId="77777777" w:rsidR="00E26CE5" w:rsidRDefault="00E26CE5" w:rsidP="00A32E99">
      <w:pPr>
        <w:pStyle w:val="NoSpacing"/>
        <w:rPr>
          <w:lang w:val="en-US"/>
        </w:rPr>
      </w:pPr>
    </w:p>
    <w:p w14:paraId="1C8447BB" w14:textId="77777777" w:rsidR="0009627A" w:rsidRDefault="0009627A" w:rsidP="00E26CE5">
      <w:pPr>
        <w:autoSpaceDE w:val="0"/>
        <w:autoSpaceDN w:val="0"/>
        <w:adjustRightInd w:val="0"/>
        <w:spacing w:after="0" w:line="240" w:lineRule="auto"/>
        <w:rPr>
          <w:lang w:val="en-US"/>
        </w:rPr>
      </w:pPr>
    </w:p>
    <w:p w14:paraId="19C08D41" w14:textId="77777777" w:rsidR="0009627A" w:rsidRDefault="0009627A" w:rsidP="0009627A">
      <w:pPr>
        <w:pStyle w:val="Heading3"/>
        <w:rPr>
          <w:lang w:val="en-US"/>
        </w:rPr>
      </w:pPr>
      <w:r>
        <w:rPr>
          <w:lang w:val="en-US"/>
        </w:rPr>
        <w:t>Time Sensitive Target (TST)</w:t>
      </w:r>
    </w:p>
    <w:p w14:paraId="0AF7B28F" w14:textId="26AB8D4A" w:rsidR="0009627A" w:rsidRDefault="0009627A" w:rsidP="0009627A">
      <w:pPr>
        <w:pStyle w:val="NoSpacing"/>
        <w:rPr>
          <w:sz w:val="23"/>
          <w:szCs w:val="23"/>
          <w:lang w:val="en-US"/>
        </w:rPr>
      </w:pPr>
      <w:r w:rsidRPr="000471B4">
        <w:rPr>
          <w:sz w:val="23"/>
          <w:szCs w:val="23"/>
          <w:lang w:val="en-US"/>
        </w:rPr>
        <w:t xml:space="preserve">Time-sensitive targets (TSTs) are </w:t>
      </w:r>
      <w:ins w:id="28" w:author="Martin Collins" w:date="2021-11-30T11:06:00Z">
        <w:r w:rsidR="005325F4">
          <w:rPr>
            <w:sz w:val="23"/>
            <w:szCs w:val="23"/>
            <w:lang w:val="en-US"/>
          </w:rPr>
          <w:t>high pr</w:t>
        </w:r>
      </w:ins>
      <w:ins w:id="29" w:author="Martin Collins" w:date="2021-11-30T11:07:00Z">
        <w:r w:rsidR="005325F4">
          <w:rPr>
            <w:sz w:val="23"/>
            <w:szCs w:val="23"/>
            <w:lang w:val="en-US"/>
          </w:rPr>
          <w:t xml:space="preserve">iority </w:t>
        </w:r>
      </w:ins>
      <w:del w:id="30" w:author="Martin Collins" w:date="2021-11-30T11:07:00Z">
        <w:r w:rsidRPr="000471B4" w:rsidDel="005325F4">
          <w:rPr>
            <w:sz w:val="23"/>
            <w:szCs w:val="23"/>
            <w:lang w:val="en-US"/>
          </w:rPr>
          <w:delText xml:space="preserve">those </w:delText>
        </w:r>
      </w:del>
      <w:r w:rsidRPr="000471B4">
        <w:rPr>
          <w:sz w:val="23"/>
          <w:szCs w:val="23"/>
          <w:lang w:val="en-US"/>
        </w:rPr>
        <w:t>targets requirin</w:t>
      </w:r>
      <w:r>
        <w:rPr>
          <w:sz w:val="23"/>
          <w:szCs w:val="23"/>
          <w:lang w:val="en-US"/>
        </w:rPr>
        <w:t xml:space="preserve">g an immediate response because </w:t>
      </w:r>
      <w:r w:rsidRPr="000471B4">
        <w:rPr>
          <w:sz w:val="23"/>
          <w:szCs w:val="23"/>
          <w:lang w:val="en-US"/>
        </w:rPr>
        <w:t>they pose (or will soon pose) a danger to friendly forces</w:t>
      </w:r>
      <w:ins w:id="31" w:author="Martin Collins" w:date="2021-11-30T11:07:00Z">
        <w:r w:rsidR="005325F4">
          <w:rPr>
            <w:sz w:val="23"/>
            <w:szCs w:val="23"/>
            <w:lang w:val="en-US"/>
          </w:rPr>
          <w:t xml:space="preserve">. They are </w:t>
        </w:r>
      </w:ins>
      <w:del w:id="32" w:author="Martin Collins" w:date="2021-11-30T11:07:00Z">
        <w:r w:rsidRPr="000471B4" w:rsidDel="005325F4">
          <w:rPr>
            <w:sz w:val="23"/>
            <w:szCs w:val="23"/>
            <w:lang w:val="en-US"/>
          </w:rPr>
          <w:delText xml:space="preserve"> or</w:delText>
        </w:r>
        <w:r w:rsidDel="005325F4">
          <w:rPr>
            <w:sz w:val="23"/>
            <w:szCs w:val="23"/>
            <w:lang w:val="en-US"/>
          </w:rPr>
          <w:delText xml:space="preserve"> are </w:delText>
        </w:r>
      </w:del>
      <w:r>
        <w:rPr>
          <w:sz w:val="23"/>
          <w:szCs w:val="23"/>
          <w:lang w:val="en-US"/>
        </w:rPr>
        <w:t xml:space="preserve">highly lucrative, fleeting </w:t>
      </w:r>
      <w:r w:rsidRPr="000471B4">
        <w:rPr>
          <w:sz w:val="23"/>
          <w:szCs w:val="23"/>
          <w:lang w:val="en-US"/>
        </w:rPr>
        <w:t xml:space="preserve">targets of opportunity whose successful engagement </w:t>
      </w:r>
      <w:del w:id="33" w:author="Martin Collins" w:date="2021-11-30T11:07:00Z">
        <w:r w:rsidRPr="000471B4" w:rsidDel="005325F4">
          <w:rPr>
            <w:sz w:val="23"/>
            <w:szCs w:val="23"/>
            <w:lang w:val="en-US"/>
          </w:rPr>
          <w:delText xml:space="preserve">is of high </w:delText>
        </w:r>
        <w:r w:rsidDel="005325F4">
          <w:rPr>
            <w:sz w:val="23"/>
            <w:szCs w:val="23"/>
            <w:lang w:val="en-US"/>
          </w:rPr>
          <w:delText>priority to achieve</w:delText>
        </w:r>
      </w:del>
      <w:ins w:id="34" w:author="Martin Collins" w:date="2021-11-30T11:08:00Z">
        <w:r w:rsidR="005325F4">
          <w:rPr>
            <w:sz w:val="23"/>
            <w:szCs w:val="23"/>
            <w:lang w:val="en-US"/>
          </w:rPr>
          <w:t xml:space="preserve">significantly promotes </w:t>
        </w:r>
      </w:ins>
      <w:del w:id="35" w:author="Martin Collins" w:date="2021-11-30T11:08:00Z">
        <w:r w:rsidDel="005325F4">
          <w:rPr>
            <w:sz w:val="23"/>
            <w:szCs w:val="23"/>
            <w:lang w:val="en-US"/>
          </w:rPr>
          <w:delText xml:space="preserve"> </w:delText>
        </w:r>
      </w:del>
      <w:r>
        <w:rPr>
          <w:sz w:val="23"/>
          <w:szCs w:val="23"/>
          <w:lang w:val="en-US"/>
        </w:rPr>
        <w:t xml:space="preserve">campaign </w:t>
      </w:r>
      <w:r w:rsidRPr="000471B4">
        <w:rPr>
          <w:sz w:val="23"/>
          <w:szCs w:val="23"/>
          <w:lang w:val="en-US"/>
        </w:rPr>
        <w:t>objectives.</w:t>
      </w:r>
      <w:r w:rsidR="00382064">
        <w:rPr>
          <w:sz w:val="23"/>
          <w:szCs w:val="23"/>
          <w:lang w:val="en-US"/>
        </w:rPr>
        <w:t xml:space="preserve"> A TST is of such importance that JFC and JFACC is willing to divert assets away from other targets and other missions </w:t>
      </w:r>
      <w:proofErr w:type="gramStart"/>
      <w:r w:rsidR="00382064">
        <w:rPr>
          <w:sz w:val="23"/>
          <w:szCs w:val="23"/>
          <w:lang w:val="en-US"/>
        </w:rPr>
        <w:t>in order to</w:t>
      </w:r>
      <w:proofErr w:type="gramEnd"/>
      <w:r w:rsidR="00382064">
        <w:rPr>
          <w:sz w:val="23"/>
          <w:szCs w:val="23"/>
          <w:lang w:val="en-US"/>
        </w:rPr>
        <w:t xml:space="preserve"> engage it.</w:t>
      </w:r>
    </w:p>
    <w:p w14:paraId="5B89D76A" w14:textId="77777777" w:rsidR="00382064" w:rsidRDefault="00382064" w:rsidP="0009627A">
      <w:pPr>
        <w:pStyle w:val="NoSpacing"/>
        <w:rPr>
          <w:sz w:val="23"/>
          <w:szCs w:val="23"/>
          <w:lang w:val="en-US"/>
        </w:rPr>
      </w:pPr>
    </w:p>
    <w:p w14:paraId="5219D194" w14:textId="77777777" w:rsidR="00382064" w:rsidRDefault="00382064" w:rsidP="0009627A">
      <w:pPr>
        <w:pStyle w:val="NoSpacing"/>
        <w:rPr>
          <w:sz w:val="23"/>
          <w:szCs w:val="23"/>
          <w:lang w:val="en-US"/>
        </w:rPr>
      </w:pPr>
    </w:p>
    <w:p w14:paraId="4389ECF6" w14:textId="77777777" w:rsidR="009E1EF9" w:rsidRDefault="009E1EF9" w:rsidP="0009627A">
      <w:pPr>
        <w:pStyle w:val="NoSpacing"/>
        <w:rPr>
          <w:sz w:val="23"/>
          <w:szCs w:val="23"/>
          <w:lang w:val="en-US"/>
        </w:rPr>
      </w:pPr>
    </w:p>
    <w:p w14:paraId="1D547D2D" w14:textId="77777777" w:rsidR="009E1EF9" w:rsidRDefault="009E1EF9" w:rsidP="009E1EF9">
      <w:pPr>
        <w:pStyle w:val="Heading3"/>
        <w:rPr>
          <w:lang w:val="en-US"/>
        </w:rPr>
      </w:pPr>
      <w:r w:rsidRPr="009E1EF9">
        <w:rPr>
          <w:lang w:val="en-US"/>
        </w:rPr>
        <w:t xml:space="preserve">Apportionment </w:t>
      </w:r>
    </w:p>
    <w:p w14:paraId="4D52D8BA" w14:textId="77777777" w:rsidR="00855DC7" w:rsidRDefault="00855DC7" w:rsidP="0009627A">
      <w:pPr>
        <w:pStyle w:val="NoSpacing"/>
        <w:rPr>
          <w:sz w:val="23"/>
          <w:szCs w:val="23"/>
          <w:lang w:val="en-US"/>
        </w:rPr>
      </w:pPr>
      <w:r>
        <w:rPr>
          <w:sz w:val="23"/>
          <w:szCs w:val="23"/>
          <w:lang w:val="en-US"/>
        </w:rPr>
        <w:t xml:space="preserve">Air apportionment is Joint Force Commanders way of providing the priority that is to </w:t>
      </w:r>
      <w:proofErr w:type="gramStart"/>
      <w:r>
        <w:rPr>
          <w:sz w:val="23"/>
          <w:szCs w:val="23"/>
          <w:lang w:val="en-US"/>
        </w:rPr>
        <w:t>be given</w:t>
      </w:r>
      <w:proofErr w:type="gramEnd"/>
      <w:r>
        <w:rPr>
          <w:sz w:val="23"/>
          <w:szCs w:val="23"/>
          <w:lang w:val="en-US"/>
        </w:rPr>
        <w:t xml:space="preserve"> to any specific mission type or geographical area at any given time.</w:t>
      </w:r>
      <w:r w:rsidRPr="00855DC7">
        <w:rPr>
          <w:sz w:val="23"/>
          <w:szCs w:val="23"/>
          <w:lang w:val="en-US"/>
        </w:rPr>
        <w:t xml:space="preserve"> </w:t>
      </w:r>
      <w:r w:rsidRPr="009E1EF9">
        <w:rPr>
          <w:sz w:val="23"/>
          <w:szCs w:val="23"/>
          <w:lang w:val="en-US"/>
        </w:rPr>
        <w:t xml:space="preserve">JFCs normally apportion the air effort by priority or percentage of effort into geographic areas, against mission-type orders, and/or by categories significant for the campaign. These categories can include, but </w:t>
      </w:r>
      <w:proofErr w:type="gramStart"/>
      <w:r w:rsidRPr="009E1EF9">
        <w:rPr>
          <w:sz w:val="23"/>
          <w:szCs w:val="23"/>
          <w:lang w:val="en-US"/>
        </w:rPr>
        <w:t>are not limited</w:t>
      </w:r>
      <w:proofErr w:type="gramEnd"/>
      <w:r w:rsidRPr="009E1EF9">
        <w:rPr>
          <w:sz w:val="23"/>
          <w:szCs w:val="23"/>
          <w:lang w:val="en-US"/>
        </w:rPr>
        <w:t xml:space="preserve"> to, strategic attack, interdiction, counter air, maritime support, and close air support.</w:t>
      </w:r>
    </w:p>
    <w:p w14:paraId="7E5125F1" w14:textId="77777777" w:rsidR="00855DC7" w:rsidRDefault="00855DC7" w:rsidP="0009627A">
      <w:pPr>
        <w:pStyle w:val="NoSpacing"/>
        <w:rPr>
          <w:sz w:val="23"/>
          <w:szCs w:val="23"/>
          <w:lang w:val="en-US"/>
        </w:rPr>
      </w:pPr>
    </w:p>
    <w:p w14:paraId="0A298E9B" w14:textId="77777777" w:rsidR="000B710C" w:rsidRDefault="000B710C" w:rsidP="0009627A">
      <w:pPr>
        <w:pStyle w:val="NoSpacing"/>
        <w:rPr>
          <w:sz w:val="23"/>
          <w:szCs w:val="23"/>
          <w:lang w:val="en-US"/>
        </w:rPr>
      </w:pPr>
    </w:p>
    <w:p w14:paraId="7750941E" w14:textId="77777777" w:rsidR="000B710C" w:rsidRDefault="000B710C" w:rsidP="000B710C">
      <w:pPr>
        <w:pStyle w:val="Heading3"/>
        <w:rPr>
          <w:lang w:val="en-US"/>
        </w:rPr>
      </w:pPr>
      <w:r>
        <w:rPr>
          <w:lang w:val="en-US"/>
        </w:rPr>
        <w:t>Master Air Attack Plan (MAAP)</w:t>
      </w:r>
    </w:p>
    <w:p w14:paraId="694F2B7F" w14:textId="77777777" w:rsidR="000B710C" w:rsidRDefault="000B710C" w:rsidP="0009627A">
      <w:pPr>
        <w:pStyle w:val="NoSpacing"/>
        <w:rPr>
          <w:lang w:val="en-US"/>
        </w:rPr>
      </w:pPr>
      <w:r w:rsidRPr="000B710C">
        <w:rPr>
          <w:lang w:val="en-US"/>
        </w:rPr>
        <w:t xml:space="preserve">A plan that contains key information that forms the foundation of the joint air tasking order. Sometimes referred to as the air employment plan or joint air tasking order shell. Information that may </w:t>
      </w:r>
      <w:proofErr w:type="gramStart"/>
      <w:r w:rsidRPr="000B710C">
        <w:rPr>
          <w:lang w:val="en-US"/>
        </w:rPr>
        <w:t>be found</w:t>
      </w:r>
      <w:proofErr w:type="gramEnd"/>
      <w:r w:rsidRPr="000B710C">
        <w:rPr>
          <w:lang w:val="en-US"/>
        </w:rPr>
        <w:t xml:space="preserve">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etc. </w:t>
      </w:r>
    </w:p>
    <w:p w14:paraId="1D4496DB" w14:textId="77777777" w:rsidR="00D46E95" w:rsidRDefault="00D46E95" w:rsidP="0009627A">
      <w:pPr>
        <w:pStyle w:val="NoSpacing"/>
        <w:rPr>
          <w:lang w:val="en-US"/>
        </w:rPr>
      </w:pPr>
    </w:p>
    <w:p w14:paraId="6B5C22BA" w14:textId="77777777" w:rsidR="00D46E95" w:rsidRDefault="00D46E95" w:rsidP="0009627A">
      <w:pPr>
        <w:pStyle w:val="NoSpacing"/>
        <w:rPr>
          <w:lang w:val="en-US"/>
        </w:rPr>
      </w:pPr>
    </w:p>
    <w:p w14:paraId="48AD2B3D" w14:textId="77777777" w:rsidR="00D46E95" w:rsidRDefault="00D46E95" w:rsidP="00D46E95">
      <w:pPr>
        <w:pStyle w:val="Heading3"/>
        <w:rPr>
          <w:lang w:val="en-US"/>
        </w:rPr>
      </w:pPr>
      <w:r>
        <w:rPr>
          <w:lang w:val="en-US"/>
        </w:rPr>
        <w:t>Air superiority</w:t>
      </w:r>
    </w:p>
    <w:p w14:paraId="36608BC4" w14:textId="77777777" w:rsidR="00D46E95" w:rsidRDefault="00D46E95" w:rsidP="0009627A">
      <w:pPr>
        <w:pStyle w:val="NoSpacing"/>
        <w:rPr>
          <w:lang w:val="en-US"/>
        </w:rPr>
      </w:pPr>
    </w:p>
    <w:p w14:paraId="30DEB86B" w14:textId="62CE4886" w:rsidR="00D46E95" w:rsidRDefault="00D46E95" w:rsidP="0009627A">
      <w:pPr>
        <w:pStyle w:val="NoSpacing"/>
        <w:rPr>
          <w:lang w:val="en-US"/>
        </w:rPr>
      </w:pPr>
      <w:commentRangeStart w:id="36"/>
      <w:r>
        <w:rPr>
          <w:lang w:val="en-US"/>
        </w:rPr>
        <w:t>Local air superi</w:t>
      </w:r>
      <w:ins w:id="37" w:author="Martin Collins" w:date="2021-11-30T11:10:00Z">
        <w:r w:rsidR="00FB49B8">
          <w:rPr>
            <w:lang w:val="en-US"/>
          </w:rPr>
          <w:t>or</w:t>
        </w:r>
      </w:ins>
      <w:r>
        <w:rPr>
          <w:lang w:val="en-US"/>
        </w:rPr>
        <w:t>ity</w:t>
      </w:r>
      <w:commentRangeEnd w:id="36"/>
      <w:r w:rsidR="00FB49B8">
        <w:rPr>
          <w:rStyle w:val="CommentReference"/>
        </w:rPr>
        <w:commentReference w:id="36"/>
      </w:r>
    </w:p>
    <w:p w14:paraId="6B55AF05" w14:textId="77777777" w:rsidR="00D46E95" w:rsidRDefault="00D46E95" w:rsidP="0009627A">
      <w:pPr>
        <w:pStyle w:val="NoSpacing"/>
        <w:rPr>
          <w:lang w:val="en-US"/>
        </w:rPr>
      </w:pPr>
    </w:p>
    <w:p w14:paraId="51283DF7" w14:textId="77777777" w:rsidR="00D46E95" w:rsidRDefault="00D46E95" w:rsidP="00D46E95">
      <w:pPr>
        <w:pStyle w:val="Heading3"/>
        <w:rPr>
          <w:lang w:val="en-US"/>
        </w:rPr>
      </w:pPr>
      <w:r>
        <w:rPr>
          <w:lang w:val="en-US"/>
        </w:rPr>
        <w:t>Air supremacy</w:t>
      </w:r>
    </w:p>
    <w:p w14:paraId="0FDDFCFB" w14:textId="77777777" w:rsidR="0009401F" w:rsidRDefault="0009401F" w:rsidP="0009401F">
      <w:pPr>
        <w:pStyle w:val="NoSpacing"/>
        <w:rPr>
          <w:lang w:val="en-US"/>
        </w:rPr>
      </w:pPr>
    </w:p>
    <w:p w14:paraId="523EF144" w14:textId="77777777" w:rsidR="0009401F" w:rsidRPr="0009401F" w:rsidRDefault="0009401F" w:rsidP="0009401F">
      <w:pPr>
        <w:pStyle w:val="NoSpacing"/>
        <w:rPr>
          <w:lang w:val="en-US"/>
        </w:rPr>
      </w:pPr>
      <w:commentRangeStart w:id="38"/>
      <w:r>
        <w:rPr>
          <w:lang w:val="en-US"/>
        </w:rPr>
        <w:t>Fire Support Coordination Measures (FSCM</w:t>
      </w:r>
      <w:commentRangeEnd w:id="38"/>
      <w:r w:rsidR="00C17166">
        <w:rPr>
          <w:rStyle w:val="CommentReference"/>
        </w:rPr>
        <w:commentReference w:id="38"/>
      </w:r>
      <w:r>
        <w:rPr>
          <w:lang w:val="en-US"/>
        </w:rPr>
        <w:t>)</w:t>
      </w:r>
    </w:p>
    <w:p w14:paraId="53BA8D80" w14:textId="77777777" w:rsidR="0009627A" w:rsidRPr="00E26CE5" w:rsidRDefault="0009627A" w:rsidP="00E26CE5">
      <w:pPr>
        <w:autoSpaceDE w:val="0"/>
        <w:autoSpaceDN w:val="0"/>
        <w:adjustRightInd w:val="0"/>
        <w:spacing w:after="0" w:line="240" w:lineRule="auto"/>
        <w:rPr>
          <w:lang w:val="en-US"/>
        </w:rPr>
      </w:pPr>
    </w:p>
    <w:p w14:paraId="36D35280" w14:textId="77777777" w:rsidR="00A32E99" w:rsidRPr="009B7C1F" w:rsidRDefault="00A32E99" w:rsidP="00353D32">
      <w:pPr>
        <w:pStyle w:val="NoSpacing"/>
        <w:rPr>
          <w:lang w:val="en-US"/>
        </w:rPr>
      </w:pPr>
    </w:p>
    <w:p w14:paraId="6410BAA9" w14:textId="77777777" w:rsidR="002E6764" w:rsidRPr="009B7C1F" w:rsidRDefault="002E6764" w:rsidP="00353D32">
      <w:pPr>
        <w:pStyle w:val="NoSpacing"/>
        <w:rPr>
          <w:lang w:val="en-US"/>
        </w:rPr>
      </w:pPr>
    </w:p>
    <w:p w14:paraId="70D5CE24" w14:textId="77777777" w:rsidR="002E6764" w:rsidRPr="009B7C1F" w:rsidRDefault="002E6764" w:rsidP="00353D32">
      <w:pPr>
        <w:pStyle w:val="NoSpacing"/>
        <w:rPr>
          <w:lang w:val="en-US"/>
        </w:rPr>
      </w:pPr>
    </w:p>
    <w:p w14:paraId="555238BB" w14:textId="77777777" w:rsidR="002E6764" w:rsidRPr="009B7C1F" w:rsidRDefault="002E6764" w:rsidP="00353D32">
      <w:pPr>
        <w:pStyle w:val="Heading2"/>
        <w:rPr>
          <w:lang w:val="en-US"/>
        </w:rPr>
      </w:pPr>
      <w:r w:rsidRPr="009B7C1F">
        <w:rPr>
          <w:lang w:val="en-US"/>
        </w:rPr>
        <w:t>Roles</w:t>
      </w:r>
    </w:p>
    <w:p w14:paraId="4E574F4D" w14:textId="77777777" w:rsidR="002E6764" w:rsidRPr="009B7C1F" w:rsidRDefault="00963172" w:rsidP="00353D32">
      <w:pPr>
        <w:pStyle w:val="Heading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14:paraId="068A0FFF" w14:textId="427F50D5" w:rsidR="00902E1B" w:rsidRPr="009B7C1F" w:rsidRDefault="00902E1B" w:rsidP="00353D32">
      <w:pPr>
        <w:pStyle w:val="NoSpacing"/>
        <w:rPr>
          <w:lang w:val="en-US"/>
        </w:rPr>
      </w:pPr>
      <w:r w:rsidRPr="009B7C1F">
        <w:rPr>
          <w:lang w:val="en-US"/>
        </w:rPr>
        <w:t>JFC is the commander of a JTF or a CJTF. JFC will provide the overall guidance and mission to all components (land, sea, air</w:t>
      </w:r>
      <w:ins w:id="39" w:author="Martin Collins" w:date="2021-11-30T11:15:00Z">
        <w:r w:rsidR="00C17166">
          <w:rPr>
            <w:lang w:val="en-US"/>
          </w:rPr>
          <w:t>,</w:t>
        </w:r>
      </w:ins>
      <w:r w:rsidRPr="009B7C1F">
        <w:rPr>
          <w:lang w:val="en-US"/>
        </w:rPr>
        <w:t xml:space="preserve"> and special operations). </w:t>
      </w:r>
    </w:p>
    <w:p w14:paraId="79946700" w14:textId="77777777" w:rsidR="002E6764" w:rsidRPr="009B7C1F" w:rsidRDefault="002E6764" w:rsidP="00353D32">
      <w:pPr>
        <w:pStyle w:val="NoSpacing"/>
        <w:rPr>
          <w:lang w:val="en-US"/>
        </w:rPr>
      </w:pPr>
    </w:p>
    <w:p w14:paraId="4D406223" w14:textId="77777777" w:rsidR="002E6764" w:rsidRPr="00963172" w:rsidRDefault="00963172" w:rsidP="00353D32">
      <w:pPr>
        <w:pStyle w:val="Heading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14:paraId="3A01AB5D" w14:textId="77777777" w:rsidR="00353D32" w:rsidRPr="009B7C1F" w:rsidRDefault="00353D32" w:rsidP="00353D32">
      <w:pPr>
        <w:pStyle w:val="NoSpacing"/>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14:paraId="6D17CFAC" w14:textId="77777777" w:rsidR="00636756" w:rsidRPr="009B7C1F" w:rsidRDefault="00636756" w:rsidP="00353D32">
      <w:pPr>
        <w:pStyle w:val="NoSpacing"/>
        <w:rPr>
          <w:lang w:val="en-US"/>
        </w:rPr>
      </w:pPr>
      <w:r w:rsidRPr="009B7C1F">
        <w:rPr>
          <w:lang w:val="en-US"/>
        </w:rPr>
        <w:t xml:space="preserve">JFACC </w:t>
      </w:r>
      <w:commentRangeStart w:id="40"/>
      <w:r w:rsidRPr="009B7C1F">
        <w:rPr>
          <w:lang w:val="en-US"/>
        </w:rPr>
        <w:t xml:space="preserve">plans and executes air campaigns. JFACC have a role both in campaign planning for a campaign, but also for the planning for each </w:t>
      </w:r>
      <w:commentRangeEnd w:id="40"/>
      <w:r w:rsidR="00C17166">
        <w:rPr>
          <w:rStyle w:val="CommentReference"/>
        </w:rPr>
        <w:commentReference w:id="40"/>
      </w:r>
      <w:r w:rsidRPr="009B7C1F">
        <w:rPr>
          <w:lang w:val="en-US"/>
        </w:rPr>
        <w:t>ATO day (each event)</w:t>
      </w:r>
    </w:p>
    <w:p w14:paraId="4586DEDD" w14:textId="77777777" w:rsidR="00353D32" w:rsidRPr="009B7C1F" w:rsidRDefault="00353D32" w:rsidP="00353D32">
      <w:pPr>
        <w:pStyle w:val="NoSpacing"/>
        <w:rPr>
          <w:lang w:val="en-US"/>
        </w:rPr>
      </w:pPr>
    </w:p>
    <w:p w14:paraId="622094FB" w14:textId="3EA9D7AB" w:rsidR="00353D32" w:rsidRDefault="00353D32" w:rsidP="00353D32">
      <w:pPr>
        <w:pStyle w:val="NoSpacing"/>
        <w:rPr>
          <w:lang w:val="en-US"/>
        </w:rPr>
      </w:pPr>
      <w:r w:rsidRPr="009B7C1F">
        <w:rPr>
          <w:lang w:val="en-US"/>
        </w:rPr>
        <w:t xml:space="preserve">The JFACC role is about giving the direction and guidance for air operations. JFACC will publish its guidance before each event in the Air Operations Directive (AOD), and this direction and guidance will </w:t>
      </w:r>
      <w:proofErr w:type="gramStart"/>
      <w:r w:rsidRPr="009B7C1F">
        <w:rPr>
          <w:lang w:val="en-US"/>
        </w:rPr>
        <w:t>be used</w:t>
      </w:r>
      <w:proofErr w:type="gramEnd"/>
      <w:r w:rsidRPr="009B7C1F">
        <w:rPr>
          <w:lang w:val="en-US"/>
        </w:rPr>
        <w:t xml:space="preserve"> by</w:t>
      </w:r>
      <w:del w:id="41" w:author="Martin Collins" w:date="2021-11-30T11:19:00Z">
        <w:r w:rsidRPr="009B7C1F" w:rsidDel="00C17166">
          <w:rPr>
            <w:lang w:val="en-US"/>
          </w:rPr>
          <w:delText xml:space="preserve"> </w:delText>
        </w:r>
      </w:del>
      <w:r w:rsidRPr="009B7C1F">
        <w:rPr>
          <w:lang w:val="en-US"/>
        </w:rPr>
        <w:t xml:space="preserve"> everyone involved, especially AWACS </w:t>
      </w:r>
      <w:proofErr w:type="spellStart"/>
      <w:r w:rsidRPr="009B7C1F">
        <w:rPr>
          <w:lang w:val="en-US"/>
        </w:rPr>
        <w:t>controllers</w:t>
      </w:r>
      <w:ins w:id="42" w:author="Martin Collins" w:date="2021-11-30T11:19:00Z">
        <w:r w:rsidR="00030E46">
          <w:rPr>
            <w:lang w:val="en-US"/>
          </w:rPr>
          <w:t>,</w:t>
        </w:r>
      </w:ins>
      <w:del w:id="43" w:author="Martin Collins" w:date="2021-11-30T11:19:00Z">
        <w:r w:rsidRPr="009B7C1F" w:rsidDel="00030E46">
          <w:rPr>
            <w:lang w:val="en-US"/>
          </w:rPr>
          <w:delText xml:space="preserve"> and </w:delText>
        </w:r>
      </w:del>
      <w:r w:rsidRPr="009B7C1F">
        <w:rPr>
          <w:lang w:val="en-US"/>
        </w:rPr>
        <w:t>mission</w:t>
      </w:r>
      <w:proofErr w:type="spellEnd"/>
      <w:r w:rsidRPr="009B7C1F">
        <w:rPr>
          <w:lang w:val="en-US"/>
        </w:rPr>
        <w:t xml:space="preserve"> commanders</w:t>
      </w:r>
      <w:ins w:id="44" w:author="Martin Collins" w:date="2021-11-30T11:20:00Z">
        <w:r w:rsidR="00030E46">
          <w:rPr>
            <w:lang w:val="en-US"/>
          </w:rPr>
          <w:t xml:space="preserve">, and </w:t>
        </w:r>
      </w:ins>
      <w:del w:id="45" w:author="Martin Collins" w:date="2021-11-30T11:20:00Z">
        <w:r w:rsidRPr="009B7C1F" w:rsidDel="00030E46">
          <w:rPr>
            <w:lang w:val="en-US"/>
          </w:rPr>
          <w:delText>/</w:delText>
        </w:r>
      </w:del>
      <w:r w:rsidRPr="009B7C1F">
        <w:rPr>
          <w:lang w:val="en-US"/>
        </w:rPr>
        <w:t>flight leads for planning packages or flights.</w:t>
      </w:r>
    </w:p>
    <w:p w14:paraId="17005314" w14:textId="77777777" w:rsidR="0014107E" w:rsidRDefault="0014107E" w:rsidP="00353D32">
      <w:pPr>
        <w:pStyle w:val="NoSpacing"/>
        <w:rPr>
          <w:lang w:val="en-US"/>
        </w:rPr>
      </w:pPr>
    </w:p>
    <w:p w14:paraId="027FDD58" w14:textId="77777777" w:rsidR="0014107E" w:rsidRDefault="0014107E" w:rsidP="00353D32">
      <w:pPr>
        <w:pStyle w:val="NoSpacing"/>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E5B197C" w14:textId="77777777" w:rsidR="0021765D" w:rsidRDefault="0021765D" w:rsidP="00353D32">
      <w:pPr>
        <w:pStyle w:val="NoSpacing"/>
        <w:rPr>
          <w:lang w:val="en-US"/>
        </w:rPr>
      </w:pPr>
    </w:p>
    <w:p w14:paraId="07EDA3D0" w14:textId="77777777" w:rsidR="0021765D" w:rsidRPr="009B7C1F" w:rsidRDefault="0021765D" w:rsidP="00353D32">
      <w:pPr>
        <w:pStyle w:val="NoSpacing"/>
        <w:rPr>
          <w:lang w:val="en-US"/>
        </w:rPr>
      </w:pPr>
      <w:r>
        <w:rPr>
          <w:lang w:val="en-US"/>
        </w:rPr>
        <w:t>If needed JFACC may also request support from other component commands (Land, Sea and Special Operations).</w:t>
      </w:r>
    </w:p>
    <w:p w14:paraId="42B20D0C" w14:textId="77777777" w:rsidR="00353D32" w:rsidRPr="009B7C1F" w:rsidRDefault="00353D32" w:rsidP="00353D32">
      <w:pPr>
        <w:pStyle w:val="NoSpacing"/>
        <w:rPr>
          <w:lang w:val="en-US"/>
        </w:rPr>
      </w:pPr>
    </w:p>
    <w:p w14:paraId="43AB5ED3" w14:textId="77777777" w:rsidR="002E6764" w:rsidRPr="009B7C1F" w:rsidRDefault="002E6764" w:rsidP="00353D32">
      <w:pPr>
        <w:pStyle w:val="NoSpacing"/>
        <w:rPr>
          <w:lang w:val="en-US"/>
        </w:rPr>
      </w:pPr>
    </w:p>
    <w:p w14:paraId="206199D9" w14:textId="77777777" w:rsidR="002E6764" w:rsidRPr="009B7C1F" w:rsidRDefault="00963172" w:rsidP="00353D32">
      <w:pPr>
        <w:pStyle w:val="Heading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commentRangeStart w:id="46"/>
      <w:r w:rsidR="00D61816" w:rsidRPr="009B7C1F">
        <w:rPr>
          <w:lang w:val="en-US"/>
        </w:rPr>
        <w:t>)</w:t>
      </w:r>
      <w:commentRangeEnd w:id="46"/>
      <w:r w:rsidR="00030E46">
        <w:rPr>
          <w:rStyle w:val="CommentReference"/>
          <w:rFonts w:asciiTheme="minorHAnsi" w:eastAsiaTheme="minorEastAsia" w:hAnsiTheme="minorHAnsi" w:cstheme="minorBidi"/>
          <w:b w:val="0"/>
          <w:bCs w:val="0"/>
          <w:color w:val="auto"/>
        </w:rPr>
        <w:commentReference w:id="46"/>
      </w:r>
    </w:p>
    <w:p w14:paraId="5B57E176" w14:textId="77777777" w:rsidR="009B7C1F" w:rsidRPr="009B7C1F" w:rsidRDefault="009B7C1F" w:rsidP="00353D32">
      <w:pPr>
        <w:pStyle w:val="NoSpacing"/>
        <w:rPr>
          <w:lang w:val="en-US"/>
        </w:rPr>
      </w:pPr>
      <w:r>
        <w:rPr>
          <w:lang w:val="en-US"/>
        </w:rPr>
        <w:t xml:space="preserve">VID provides intelligence injects into the campaign. This can be considered a broader intelligence agency than VIS. VID is the way the mission designer can inject relevant or irrelevant information into the campaign, </w:t>
      </w:r>
      <w:proofErr w:type="gramStart"/>
      <w:r>
        <w:rPr>
          <w:lang w:val="en-US"/>
        </w:rPr>
        <w:t>that</w:t>
      </w:r>
      <w:proofErr w:type="gramEnd"/>
      <w:r>
        <w:rPr>
          <w:lang w:val="en-US"/>
        </w:rPr>
        <w:t xml:space="preserve"> can be picked up by VIS and JFACC and used for the execution of subsequent events based on the new information.</w:t>
      </w:r>
    </w:p>
    <w:p w14:paraId="55715E95" w14:textId="77777777" w:rsidR="002E6764" w:rsidRPr="009B7C1F" w:rsidRDefault="002E6764" w:rsidP="00353D32">
      <w:pPr>
        <w:pStyle w:val="NoSpacing"/>
        <w:rPr>
          <w:lang w:val="en-US"/>
        </w:rPr>
      </w:pPr>
    </w:p>
    <w:p w14:paraId="7946577D" w14:textId="77777777" w:rsidR="002E6764" w:rsidRPr="009B7C1F" w:rsidRDefault="00963172" w:rsidP="00353D32">
      <w:pPr>
        <w:pStyle w:val="Heading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14:paraId="1A973CB1" w14:textId="77777777" w:rsidR="00353D32" w:rsidRDefault="00353D32" w:rsidP="00353D32">
      <w:pPr>
        <w:pStyle w:val="NoSpacing"/>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14:paraId="37000388" w14:textId="77777777" w:rsidR="009B7C1F" w:rsidRDefault="009B7C1F" w:rsidP="00353D32">
      <w:pPr>
        <w:pStyle w:val="NoSpacing"/>
        <w:rPr>
          <w:lang w:val="en-US"/>
        </w:rPr>
      </w:pPr>
    </w:p>
    <w:p w14:paraId="169438D9" w14:textId="77777777" w:rsidR="009B7C1F" w:rsidRDefault="009B7C1F" w:rsidP="00353D32">
      <w:pPr>
        <w:pStyle w:val="NoSpacing"/>
        <w:rPr>
          <w:lang w:val="en-US"/>
        </w:rPr>
      </w:pPr>
      <w:r>
        <w:rPr>
          <w:lang w:val="en-US"/>
        </w:rPr>
        <w:t xml:space="preserve">VIS </w:t>
      </w:r>
      <w:r w:rsidR="008758E7">
        <w:rPr>
          <w:lang w:val="en-US"/>
        </w:rPr>
        <w:t>has</w:t>
      </w:r>
      <w:r>
        <w:rPr>
          <w:lang w:val="en-US"/>
        </w:rPr>
        <w:t xml:space="preserve"> a dual purpose:</w:t>
      </w:r>
    </w:p>
    <w:p w14:paraId="4F559866" w14:textId="77777777" w:rsidR="009B7C1F" w:rsidRDefault="009B7C1F" w:rsidP="00431111">
      <w:pPr>
        <w:pStyle w:val="NoSpacing"/>
        <w:numPr>
          <w:ilvl w:val="0"/>
          <w:numId w:val="5"/>
        </w:numPr>
        <w:rPr>
          <w:lang w:val="en-US"/>
        </w:rPr>
      </w:pPr>
      <w:r>
        <w:rPr>
          <w:lang w:val="en-US"/>
        </w:rPr>
        <w:t>Support the event planning on a higher level (support to JFACC)</w:t>
      </w:r>
    </w:p>
    <w:p w14:paraId="21C46A68" w14:textId="77777777" w:rsidR="009B7C1F" w:rsidRPr="009B7C1F" w:rsidRDefault="009B7C1F" w:rsidP="00431111">
      <w:pPr>
        <w:pStyle w:val="NoSpacing"/>
        <w:numPr>
          <w:ilvl w:val="0"/>
          <w:numId w:val="5"/>
        </w:numPr>
        <w:rPr>
          <w:lang w:val="en-US"/>
        </w:rPr>
      </w:pPr>
      <w:r>
        <w:rPr>
          <w:lang w:val="en-US"/>
        </w:rPr>
        <w:t>Support the event planning on a tactical execution level (support to pilots)</w:t>
      </w:r>
    </w:p>
    <w:p w14:paraId="0732DA19" w14:textId="77777777" w:rsidR="00353D32" w:rsidRPr="009B7C1F" w:rsidRDefault="00353D32" w:rsidP="00353D32">
      <w:pPr>
        <w:pStyle w:val="NoSpacing"/>
        <w:rPr>
          <w:lang w:val="en-US"/>
        </w:rPr>
      </w:pPr>
    </w:p>
    <w:p w14:paraId="44E59B0B" w14:textId="77777777" w:rsidR="00353D32" w:rsidRPr="009B7C1F" w:rsidRDefault="009B7C1F" w:rsidP="00353D32">
      <w:pPr>
        <w:pStyle w:val="NoSpacing"/>
        <w:rPr>
          <w:lang w:val="en-US"/>
        </w:rPr>
      </w:pPr>
      <w:r>
        <w:rPr>
          <w:lang w:val="en-US"/>
        </w:rPr>
        <w:t xml:space="preserve">VIS may have intelligence gaps, and can request submit </w:t>
      </w:r>
      <w:proofErr w:type="gramStart"/>
      <w:r w:rsidR="008977B7">
        <w:rPr>
          <w:lang w:val="en-US"/>
        </w:rPr>
        <w:t>a</w:t>
      </w:r>
      <w:proofErr w:type="gramEnd"/>
      <w:r w:rsidR="008977B7">
        <w:rPr>
          <w:lang w:val="en-US"/>
        </w:rPr>
        <w:t xml:space="preserve"> IR (Information Requirement)</w:t>
      </w:r>
      <w:r>
        <w:rPr>
          <w:lang w:val="en-US"/>
        </w:rPr>
        <w:t xml:space="preserve"> to JFACC. </w:t>
      </w:r>
      <w:r w:rsidR="008977B7">
        <w:rPr>
          <w:lang w:val="en-US"/>
        </w:rPr>
        <w:t>JFACC may task specific flight with providing the information asked about in the information requirement.</w:t>
      </w:r>
    </w:p>
    <w:p w14:paraId="3779C40C" w14:textId="77777777" w:rsidR="00353D32" w:rsidRPr="009B7C1F" w:rsidRDefault="00353D32" w:rsidP="00353D32">
      <w:pPr>
        <w:pStyle w:val="NoSpacing"/>
        <w:rPr>
          <w:lang w:val="en-US"/>
        </w:rPr>
      </w:pPr>
    </w:p>
    <w:p w14:paraId="5562CC09" w14:textId="77777777" w:rsidR="00353D32" w:rsidRPr="009B7C1F" w:rsidRDefault="00353D32" w:rsidP="00353D32">
      <w:pPr>
        <w:pStyle w:val="NoSpacing"/>
        <w:rPr>
          <w:lang w:val="en-US"/>
        </w:rPr>
      </w:pPr>
    </w:p>
    <w:p w14:paraId="4A3A60A4" w14:textId="77777777" w:rsidR="00353D32" w:rsidRPr="009B7C1F" w:rsidRDefault="00353D32" w:rsidP="00353D32">
      <w:pPr>
        <w:pStyle w:val="NoSpacing"/>
        <w:rPr>
          <w:lang w:val="en-US"/>
        </w:rPr>
      </w:pPr>
    </w:p>
    <w:p w14:paraId="3C9A5895" w14:textId="77777777" w:rsidR="002E6764" w:rsidRPr="009B7C1F" w:rsidRDefault="002E6764" w:rsidP="00353D32">
      <w:pPr>
        <w:pStyle w:val="NoSpacing"/>
        <w:rPr>
          <w:lang w:val="en-US"/>
        </w:rPr>
      </w:pPr>
    </w:p>
    <w:p w14:paraId="08452047" w14:textId="77777777" w:rsidR="002E6764" w:rsidRPr="00963172" w:rsidRDefault="00963172" w:rsidP="00353D32">
      <w:pPr>
        <w:pStyle w:val="Heading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14:paraId="5EF3F698" w14:textId="77777777" w:rsidR="001A7327" w:rsidRPr="009B7C1F" w:rsidRDefault="001A7327" w:rsidP="00353D32">
      <w:pPr>
        <w:pStyle w:val="NoSpacing"/>
        <w:rPr>
          <w:lang w:val="en-US"/>
        </w:rPr>
      </w:pPr>
      <w:r>
        <w:rPr>
          <w:lang w:val="en-US"/>
        </w:rPr>
        <w:t xml:space="preserve">This is the land component of the Joint </w:t>
      </w:r>
      <w:proofErr w:type="gramStart"/>
      <w:r>
        <w:rPr>
          <w:lang w:val="en-US"/>
        </w:rPr>
        <w:t>Force, and</w:t>
      </w:r>
      <w:proofErr w:type="gramEnd"/>
      <w:r>
        <w:rPr>
          <w:lang w:val="en-US"/>
        </w:rPr>
        <w:t xml:space="preserve"> controls the fight taking place on the ground. The land forces are slow to </w:t>
      </w:r>
      <w:proofErr w:type="gramStart"/>
      <w:r>
        <w:rPr>
          <w:lang w:val="en-US"/>
        </w:rPr>
        <w:t>maneuver, but</w:t>
      </w:r>
      <w:proofErr w:type="gramEnd"/>
      <w:r>
        <w:rPr>
          <w:lang w:val="en-US"/>
        </w:rPr>
        <w:t xml:space="preserve"> are often the decisive factor. MCC and JFACC will often have a supporting role to help LCC reach their objectives.</w:t>
      </w:r>
    </w:p>
    <w:p w14:paraId="504804E7" w14:textId="77777777" w:rsidR="002E6764" w:rsidRPr="009B7C1F" w:rsidRDefault="002E6764" w:rsidP="00353D32">
      <w:pPr>
        <w:pStyle w:val="NoSpacing"/>
        <w:rPr>
          <w:lang w:val="en-US"/>
        </w:rPr>
      </w:pPr>
    </w:p>
    <w:p w14:paraId="75F0EA08" w14:textId="77777777" w:rsidR="002E6764" w:rsidRPr="009B7C1F" w:rsidRDefault="00963172" w:rsidP="00353D32">
      <w:pPr>
        <w:pStyle w:val="Heading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14:paraId="364F2620" w14:textId="77777777" w:rsidR="001A7327" w:rsidRPr="009B7C1F" w:rsidRDefault="001A7327" w:rsidP="00353D32">
      <w:pPr>
        <w:pStyle w:val="NoSpacing"/>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w:t>
      </w:r>
      <w:proofErr w:type="gramStart"/>
      <w:r>
        <w:rPr>
          <w:lang w:val="en-US"/>
        </w:rPr>
        <w:t>SAG</w:t>
      </w:r>
      <w:proofErr w:type="gramEnd"/>
      <w:del w:id="47" w:author="Martin Collins" w:date="2021-11-30T11:25:00Z">
        <w:r w:rsidDel="001F558D">
          <w:rPr>
            <w:lang w:val="en-US"/>
          </w:rPr>
          <w:delText>`</w:delText>
        </w:r>
      </w:del>
      <w:r>
        <w:rPr>
          <w:lang w:val="en-US"/>
        </w:rPr>
        <w:t>s. Maritime units are fewer in number than land units, and can easily be task organized in various SAG formations based on the need for the specific mission.</w:t>
      </w:r>
    </w:p>
    <w:p w14:paraId="15765EC9" w14:textId="77777777" w:rsidR="002E6764" w:rsidRPr="009B7C1F" w:rsidRDefault="002E6764" w:rsidP="00353D32">
      <w:pPr>
        <w:pStyle w:val="NoSpacing"/>
        <w:rPr>
          <w:lang w:val="en-US"/>
        </w:rPr>
      </w:pPr>
    </w:p>
    <w:p w14:paraId="791F1198" w14:textId="77777777" w:rsidR="002E6764" w:rsidRPr="009B7C1F" w:rsidRDefault="00963172" w:rsidP="00353D32">
      <w:pPr>
        <w:pStyle w:val="Heading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14:paraId="37F2E67C" w14:textId="105BB165" w:rsidR="00FA4B39" w:rsidRPr="009B7C1F" w:rsidRDefault="00FA4B39" w:rsidP="00353D32">
      <w:pPr>
        <w:pStyle w:val="NoSpacing"/>
        <w:rPr>
          <w:lang w:val="en-US"/>
        </w:rPr>
      </w:pPr>
      <w:r>
        <w:rPr>
          <w:lang w:val="en-US"/>
        </w:rPr>
        <w:t xml:space="preserve">This is the special operations component of the Joint Task Force. Special operations can </w:t>
      </w:r>
      <w:proofErr w:type="gramStart"/>
      <w:r>
        <w:rPr>
          <w:lang w:val="en-US"/>
        </w:rPr>
        <w:t>be used</w:t>
      </w:r>
      <w:proofErr w:type="gramEnd"/>
      <w:r>
        <w:rPr>
          <w:lang w:val="en-US"/>
        </w:rPr>
        <w:t xml:space="preserve"> for sensitive</w:t>
      </w:r>
      <w:del w:id="48" w:author="Martin Collins" w:date="2021-11-30T11:26:00Z">
        <w:r w:rsidDel="001F558D">
          <w:rPr>
            <w:lang w:val="en-US"/>
          </w:rPr>
          <w:delText xml:space="preserve"> missions</w:delText>
        </w:r>
      </w:del>
      <w:r>
        <w:rPr>
          <w:lang w:val="en-US"/>
        </w:rPr>
        <w:t>, or demanding missions that LCC is not suited for. Typical insertions deep behind the enemy line to provide intelligence, or to support attacks by JTACs.</w:t>
      </w:r>
    </w:p>
    <w:p w14:paraId="7C80FD08" w14:textId="77777777" w:rsidR="002E6764" w:rsidRPr="009B7C1F" w:rsidRDefault="002E6764" w:rsidP="00353D32">
      <w:pPr>
        <w:pStyle w:val="NoSpacing"/>
        <w:rPr>
          <w:lang w:val="en-US"/>
        </w:rPr>
      </w:pPr>
    </w:p>
    <w:p w14:paraId="7B7821E0" w14:textId="77777777" w:rsidR="00937F36" w:rsidRPr="009B7C1F" w:rsidRDefault="00937F36" w:rsidP="00353D32">
      <w:pPr>
        <w:pStyle w:val="NoSpacing"/>
        <w:rPr>
          <w:lang w:val="en-US"/>
        </w:rPr>
      </w:pPr>
    </w:p>
    <w:p w14:paraId="4AB885E3" w14:textId="77777777" w:rsidR="00937F36" w:rsidRDefault="00902E1B" w:rsidP="00353D32">
      <w:pPr>
        <w:pStyle w:val="Heading2"/>
        <w:rPr>
          <w:lang w:val="en-US"/>
        </w:rPr>
      </w:pPr>
      <w:commentRangeStart w:id="49"/>
      <w:r w:rsidRPr="009B7C1F">
        <w:rPr>
          <w:lang w:val="en-US"/>
        </w:rPr>
        <w:t>Products</w:t>
      </w:r>
      <w:commentRangeEnd w:id="49"/>
      <w:r w:rsidR="00160A95">
        <w:rPr>
          <w:rStyle w:val="CommentReference"/>
          <w:rFonts w:asciiTheme="minorHAnsi" w:eastAsiaTheme="minorEastAsia" w:hAnsiTheme="minorHAnsi" w:cstheme="minorBidi"/>
          <w:b w:val="0"/>
          <w:bCs w:val="0"/>
          <w:color w:val="auto"/>
        </w:rPr>
        <w:commentReference w:id="49"/>
      </w:r>
    </w:p>
    <w:p w14:paraId="23F52484" w14:textId="77777777" w:rsidR="007F1DC2" w:rsidRDefault="007F1DC2" w:rsidP="00F005DA">
      <w:pPr>
        <w:pStyle w:val="NoSpacing"/>
        <w:rPr>
          <w:lang w:val="en-US"/>
        </w:rPr>
      </w:pPr>
    </w:p>
    <w:p w14:paraId="0E86A7A2" w14:textId="77777777" w:rsidR="007F1DC2" w:rsidRPr="007F1DC2" w:rsidRDefault="007F1DC2" w:rsidP="00F005DA">
      <w:pPr>
        <w:pStyle w:val="NoSpacing"/>
        <w:rPr>
          <w:b/>
          <w:lang w:val="en-US"/>
        </w:rPr>
      </w:pPr>
      <w:r w:rsidRPr="007F1DC2">
        <w:rPr>
          <w:b/>
          <w:lang w:val="en-US"/>
        </w:rPr>
        <w:t>Air Campaign Planning Products:</w:t>
      </w:r>
    </w:p>
    <w:p w14:paraId="5ED9B6DC" w14:textId="2A23CB6F" w:rsidR="00F005DA" w:rsidRPr="00F005DA" w:rsidRDefault="007F1DC2" w:rsidP="00F005DA">
      <w:pPr>
        <w:pStyle w:val="NoSpacing"/>
        <w:rPr>
          <w:lang w:val="en-US"/>
        </w:rPr>
      </w:pPr>
      <w:r>
        <w:rPr>
          <w:lang w:val="en-US"/>
        </w:rPr>
        <w:t xml:space="preserve">Air campaign planning products </w:t>
      </w:r>
      <w:proofErr w:type="gramStart"/>
      <w:r>
        <w:rPr>
          <w:lang w:val="en-US"/>
        </w:rPr>
        <w:t xml:space="preserve">are </w:t>
      </w:r>
      <w:r w:rsidR="00F005DA">
        <w:rPr>
          <w:lang w:val="en-US"/>
        </w:rPr>
        <w:t>provided</w:t>
      </w:r>
      <w:proofErr w:type="gramEnd"/>
      <w:r w:rsidR="00F005DA">
        <w:rPr>
          <w:lang w:val="en-US"/>
        </w:rPr>
        <w:t xml:space="preserve"> or created prior to</w:t>
      </w:r>
      <w:r>
        <w:rPr>
          <w:lang w:val="en-US"/>
        </w:rPr>
        <w:t xml:space="preserve"> the first event in a campaign</w:t>
      </w:r>
      <w:ins w:id="50" w:author="Martin Collins" w:date="2021-11-30T11:26:00Z">
        <w:r w:rsidR="001F558D">
          <w:rPr>
            <w:lang w:val="en-US"/>
          </w:rPr>
          <w:t>.</w:t>
        </w:r>
      </w:ins>
      <w:del w:id="51" w:author="Martin Collins" w:date="2021-11-30T11:26:00Z">
        <w:r w:rsidDel="001F558D">
          <w:rPr>
            <w:lang w:val="en-US"/>
          </w:rPr>
          <w:delText>:</w:delText>
        </w:r>
      </w:del>
    </w:p>
    <w:p w14:paraId="6148FAEC" w14:textId="77777777" w:rsidR="00937F36" w:rsidRDefault="00937F36" w:rsidP="00353D32">
      <w:pPr>
        <w:pStyle w:val="Heading3"/>
        <w:rPr>
          <w:lang w:val="en-US"/>
        </w:rPr>
      </w:pPr>
      <w:r w:rsidRPr="009B7C1F">
        <w:rPr>
          <w:lang w:val="en-US"/>
        </w:rPr>
        <w:t>Operation Order</w:t>
      </w:r>
      <w:r w:rsidR="00F005DA">
        <w:rPr>
          <w:lang w:val="en-US"/>
        </w:rPr>
        <w:t xml:space="preserve"> (Created by mission designer)</w:t>
      </w:r>
    </w:p>
    <w:p w14:paraId="47CF2A3E" w14:textId="34255A06" w:rsidR="00DB3B32" w:rsidRDefault="00DB3B32" w:rsidP="00DB3B32">
      <w:pPr>
        <w:pStyle w:val="NoSpacing"/>
        <w:rPr>
          <w:lang w:val="en-US"/>
        </w:rPr>
      </w:pPr>
      <w:r>
        <w:rPr>
          <w:lang w:val="en-US"/>
        </w:rPr>
        <w:t>The operation order is the overall order from the Joint Force Commander (JFC). It will contain an overall situation</w:t>
      </w:r>
      <w:ins w:id="52" w:author="Martin Collins" w:date="2021-11-30T11:26:00Z">
        <w:r w:rsidR="001F558D">
          <w:rPr>
            <w:lang w:val="en-US"/>
          </w:rPr>
          <w:t xml:space="preserve"> and</w:t>
        </w:r>
      </w:ins>
      <w:del w:id="53" w:author="Martin Collins" w:date="2021-11-30T11:26:00Z">
        <w:r w:rsidDel="001F558D">
          <w:rPr>
            <w:lang w:val="en-US"/>
          </w:rPr>
          <w:delText>,</w:delText>
        </w:r>
      </w:del>
      <w:r>
        <w:rPr>
          <w:lang w:val="en-US"/>
        </w:rPr>
        <w:t xml:space="preserve"> an overview of friendly and enemy forces. It will also contain the mission and the commander’s intent with the operation. </w:t>
      </w:r>
      <w:proofErr w:type="gramStart"/>
      <w:r>
        <w:rPr>
          <w:lang w:val="en-US"/>
        </w:rPr>
        <w:t>Furthermore</w:t>
      </w:r>
      <w:proofErr w:type="gramEnd"/>
      <w:r>
        <w:rPr>
          <w:lang w:val="en-US"/>
        </w:rPr>
        <w:t xml:space="preserve"> the operation order contains a broad concept of operation and objectives to be met. The operation order will also list specific tasks to the component commands (Land, Air, Sea, Special operations)</w:t>
      </w:r>
      <w:r w:rsidR="00855DC7">
        <w:rPr>
          <w:lang w:val="en-US"/>
        </w:rPr>
        <w:t>.</w:t>
      </w:r>
    </w:p>
    <w:p w14:paraId="719465AF" w14:textId="77777777" w:rsidR="00855DC7" w:rsidRDefault="00855DC7" w:rsidP="00DB3B32">
      <w:pPr>
        <w:pStyle w:val="NoSpacing"/>
        <w:rPr>
          <w:lang w:val="en-US"/>
        </w:rPr>
      </w:pPr>
      <w:r>
        <w:rPr>
          <w:lang w:val="en-US"/>
        </w:rPr>
        <w:t>Target audience for the operation order is</w:t>
      </w:r>
      <w:r w:rsidR="0011480B">
        <w:rPr>
          <w:lang w:val="en-US"/>
        </w:rPr>
        <w:t>: JFACC.</w:t>
      </w:r>
    </w:p>
    <w:p w14:paraId="650DF09E" w14:textId="77777777" w:rsidR="00F005DA" w:rsidRDefault="00F005DA" w:rsidP="00DB3B32">
      <w:pPr>
        <w:pStyle w:val="NoSpacing"/>
        <w:rPr>
          <w:lang w:val="en-US"/>
        </w:rPr>
      </w:pPr>
    </w:p>
    <w:p w14:paraId="62D4DBF3" w14:textId="77777777" w:rsidR="00F005DA" w:rsidRDefault="00F005DA" w:rsidP="00F005DA">
      <w:pPr>
        <w:pStyle w:val="Heading3"/>
        <w:rPr>
          <w:lang w:val="en-US"/>
        </w:rPr>
      </w:pPr>
      <w:r>
        <w:rPr>
          <w:lang w:val="en-US"/>
        </w:rPr>
        <w:t>Joint Target List (JTL) (Created by mission designer)</w:t>
      </w:r>
    </w:p>
    <w:p w14:paraId="1B06F177" w14:textId="1E2BB82A" w:rsidR="00F005DA" w:rsidRDefault="00F005DA" w:rsidP="00F005DA">
      <w:pPr>
        <w:pStyle w:val="NoSpacing"/>
        <w:rPr>
          <w:lang w:val="en-US"/>
        </w:rPr>
      </w:pPr>
      <w:r>
        <w:rPr>
          <w:lang w:val="en-US"/>
        </w:rPr>
        <w:t xml:space="preserve">The Joint Target List is </w:t>
      </w:r>
      <w:proofErr w:type="gramStart"/>
      <w:r>
        <w:rPr>
          <w:lang w:val="en-US"/>
        </w:rPr>
        <w:t>a master list</w:t>
      </w:r>
      <w:proofErr w:type="gramEnd"/>
      <w:r>
        <w:rPr>
          <w:lang w:val="en-US"/>
        </w:rPr>
        <w:t xml:space="preserve"> of available targets to be attacked during the air campaign. The effects of </w:t>
      </w:r>
      <w:del w:id="54" w:author="Martin Collins" w:date="2021-11-30T11:27:00Z">
        <w:r w:rsidDel="001F558D">
          <w:rPr>
            <w:lang w:val="en-US"/>
          </w:rPr>
          <w:delText>attaking</w:delText>
        </w:r>
      </w:del>
      <w:ins w:id="55" w:author="Martin Collins" w:date="2021-11-30T11:27:00Z">
        <w:r w:rsidR="001F558D">
          <w:rPr>
            <w:lang w:val="en-US"/>
          </w:rPr>
          <w:t>attacking</w:t>
        </w:r>
      </w:ins>
      <w:r>
        <w:rPr>
          <w:lang w:val="en-US"/>
        </w:rPr>
        <w:t xml:space="preserve"> the various targets varies, but all targets on the Joint Target List </w:t>
      </w:r>
      <w:del w:id="56" w:author="Martin Collins" w:date="2021-11-30T11:27:00Z">
        <w:r w:rsidDel="001F558D">
          <w:rPr>
            <w:lang w:val="en-US"/>
          </w:rPr>
          <w:delText>is a</w:delText>
        </w:r>
      </w:del>
      <w:proofErr w:type="gramStart"/>
      <w:ins w:id="57" w:author="Martin Collins" w:date="2021-11-30T11:27:00Z">
        <w:r w:rsidR="001F558D">
          <w:rPr>
            <w:lang w:val="en-US"/>
          </w:rPr>
          <w:t xml:space="preserve">are </w:t>
        </w:r>
      </w:ins>
      <w:r>
        <w:rPr>
          <w:lang w:val="en-US"/>
        </w:rPr>
        <w:t xml:space="preserve"> valid</w:t>
      </w:r>
      <w:proofErr w:type="gramEnd"/>
      <w:ins w:id="58" w:author="Martin Collins" w:date="2021-11-30T11:28:00Z">
        <w:r w:rsidR="001F558D">
          <w:rPr>
            <w:lang w:val="en-US"/>
          </w:rPr>
          <w:t>,</w:t>
        </w:r>
      </w:ins>
      <w:r>
        <w:rPr>
          <w:lang w:val="en-US"/>
        </w:rPr>
        <w:t xml:space="preserve"> and </w:t>
      </w:r>
      <w:ins w:id="59" w:author="Martin Collins" w:date="2021-11-30T11:27:00Z">
        <w:r w:rsidR="001F558D">
          <w:rPr>
            <w:lang w:val="en-US"/>
          </w:rPr>
          <w:t>pre-</w:t>
        </w:r>
      </w:ins>
      <w:r>
        <w:rPr>
          <w:lang w:val="en-US"/>
        </w:rPr>
        <w:t xml:space="preserve">approved </w:t>
      </w:r>
      <w:del w:id="60" w:author="Martin Collins" w:date="2021-11-30T11:28:00Z">
        <w:r w:rsidDel="001F558D">
          <w:rPr>
            <w:lang w:val="en-US"/>
          </w:rPr>
          <w:delText xml:space="preserve">target </w:delText>
        </w:r>
      </w:del>
      <w:del w:id="61" w:author="Martin Collins" w:date="2021-11-30T11:27:00Z">
        <w:r w:rsidDel="001F558D">
          <w:rPr>
            <w:lang w:val="en-US"/>
          </w:rPr>
          <w:delText xml:space="preserve">that </w:delText>
        </w:r>
      </w:del>
      <w:ins w:id="62" w:author="Martin Collins" w:date="2021-11-30T11:28:00Z">
        <w:r w:rsidR="001F558D">
          <w:rPr>
            <w:lang w:val="en-US"/>
          </w:rPr>
          <w:t xml:space="preserve">and will </w:t>
        </w:r>
      </w:ins>
      <w:r>
        <w:rPr>
          <w:lang w:val="en-US"/>
        </w:rPr>
        <w:t xml:space="preserve">have an effect on the progress </w:t>
      </w:r>
      <w:del w:id="63" w:author="Martin Collins" w:date="2021-11-30T11:28:00Z">
        <w:r w:rsidDel="001F558D">
          <w:rPr>
            <w:lang w:val="en-US"/>
          </w:rPr>
          <w:delText xml:space="preserve">in </w:delText>
        </w:r>
      </w:del>
      <w:ins w:id="64" w:author="Martin Collins" w:date="2021-11-30T11:28:00Z">
        <w:r w:rsidR="001F558D">
          <w:rPr>
            <w:lang w:val="en-US"/>
          </w:rPr>
          <w:t xml:space="preserve">of </w:t>
        </w:r>
      </w:ins>
      <w:r>
        <w:rPr>
          <w:lang w:val="en-US"/>
        </w:rPr>
        <w:t xml:space="preserve">the campaign. The Joint Target List </w:t>
      </w:r>
      <w:proofErr w:type="gramStart"/>
      <w:r>
        <w:rPr>
          <w:lang w:val="en-US"/>
        </w:rPr>
        <w:t>is created</w:t>
      </w:r>
      <w:proofErr w:type="gramEnd"/>
      <w:r>
        <w:rPr>
          <w:lang w:val="en-US"/>
        </w:rPr>
        <w:t xml:space="preserve"> by VID and provided to JFACC when JFACC starts planning the air campaign.</w:t>
      </w:r>
    </w:p>
    <w:p w14:paraId="746A2331" w14:textId="77777777" w:rsidR="0011480B" w:rsidRDefault="0011480B" w:rsidP="0011480B">
      <w:pPr>
        <w:pStyle w:val="NoSpacing"/>
        <w:rPr>
          <w:lang w:val="en-US"/>
        </w:rPr>
      </w:pPr>
      <w:r>
        <w:rPr>
          <w:lang w:val="en-US"/>
        </w:rPr>
        <w:t>Target audience for the JTL is: JFACC.</w:t>
      </w:r>
    </w:p>
    <w:p w14:paraId="26D4FB26" w14:textId="77777777" w:rsidR="0011480B" w:rsidRPr="004502F3" w:rsidRDefault="0011480B" w:rsidP="00F005DA">
      <w:pPr>
        <w:pStyle w:val="NoSpacing"/>
        <w:rPr>
          <w:lang w:val="en-US"/>
        </w:rPr>
      </w:pPr>
    </w:p>
    <w:p w14:paraId="53B3AD75" w14:textId="77777777" w:rsidR="00F005DA" w:rsidRPr="009B7C1F" w:rsidRDefault="00F005DA" w:rsidP="00F005DA">
      <w:pPr>
        <w:pStyle w:val="NoSpacing"/>
        <w:rPr>
          <w:lang w:val="en-US"/>
        </w:rPr>
      </w:pPr>
    </w:p>
    <w:p w14:paraId="2F123460" w14:textId="77777777" w:rsidR="00F005DA" w:rsidRPr="009B7C1F" w:rsidRDefault="00F005DA" w:rsidP="00F005DA">
      <w:pPr>
        <w:pStyle w:val="Heading3"/>
        <w:rPr>
          <w:lang w:val="en-US"/>
        </w:rPr>
      </w:pPr>
      <w:r w:rsidRPr="009B7C1F">
        <w:rPr>
          <w:lang w:val="en-US"/>
        </w:rPr>
        <w:t>S</w:t>
      </w:r>
      <w:r>
        <w:rPr>
          <w:lang w:val="en-US"/>
        </w:rPr>
        <w:t>pecial Instructions (SPINS) (Created by mission designer and JFACC)</w:t>
      </w:r>
    </w:p>
    <w:p w14:paraId="68701CAA" w14:textId="77777777" w:rsidR="00F005DA" w:rsidRDefault="00F005DA" w:rsidP="00F005DA">
      <w:pPr>
        <w:pStyle w:val="NoSpacing"/>
        <w:rPr>
          <w:lang w:val="en-US"/>
        </w:rPr>
      </w:pPr>
      <w:r w:rsidRPr="009B7C1F">
        <w:rPr>
          <w:lang w:val="en-US"/>
        </w:rPr>
        <w:t>This is a document used for mis</w:t>
      </w:r>
      <w:r>
        <w:rPr>
          <w:lang w:val="en-US"/>
        </w:rPr>
        <w:t xml:space="preserve">sion designer and JFACC to provide </w:t>
      </w:r>
      <w:proofErr w:type="gramStart"/>
      <w:r>
        <w:rPr>
          <w:lang w:val="en-US"/>
        </w:rPr>
        <w:t>important</w:t>
      </w:r>
      <w:r w:rsidRPr="009B7C1F">
        <w:rPr>
          <w:lang w:val="en-US"/>
        </w:rPr>
        <w:t xml:space="preserve"> information</w:t>
      </w:r>
      <w:proofErr w:type="gramEnd"/>
      <w:r w:rsidRPr="009B7C1F">
        <w:rPr>
          <w:lang w:val="en-US"/>
        </w:rPr>
        <w:t xml:space="preserve"> for the campaign</w:t>
      </w:r>
      <w:r>
        <w:rPr>
          <w:lang w:val="en-US"/>
        </w:rPr>
        <w:t xml:space="preserve"> and its execution</w:t>
      </w:r>
      <w:r w:rsidRPr="009B7C1F">
        <w:rPr>
          <w:lang w:val="en-US"/>
        </w:rPr>
        <w:t xml:space="preserve">. </w:t>
      </w:r>
      <w:r>
        <w:rPr>
          <w:lang w:val="en-US"/>
        </w:rPr>
        <w:t xml:space="preserve"> SPINS are t</w:t>
      </w:r>
      <w:r w:rsidRPr="009B7C1F">
        <w:rPr>
          <w:lang w:val="en-US"/>
        </w:rPr>
        <w:t xml:space="preserve">o </w:t>
      </w:r>
      <w:proofErr w:type="gramStart"/>
      <w:r w:rsidRPr="009B7C1F">
        <w:rPr>
          <w:lang w:val="en-US"/>
        </w:rPr>
        <w:t>be read</w:t>
      </w:r>
      <w:proofErr w:type="gramEnd"/>
      <w:r w:rsidRPr="009B7C1F">
        <w:rPr>
          <w:lang w:val="en-US"/>
        </w:rPr>
        <w:t xml:space="preserve"> by all pilots and controllers participating on an event.</w:t>
      </w:r>
      <w:r>
        <w:rPr>
          <w:lang w:val="en-US"/>
        </w:rPr>
        <w:t xml:space="preserve"> </w:t>
      </w:r>
    </w:p>
    <w:p w14:paraId="3008A523" w14:textId="77777777" w:rsidR="0011480B" w:rsidRDefault="0011480B" w:rsidP="0011480B">
      <w:pPr>
        <w:pStyle w:val="NoSpacing"/>
        <w:rPr>
          <w:lang w:val="en-US"/>
        </w:rPr>
      </w:pPr>
      <w:r>
        <w:rPr>
          <w:lang w:val="en-US"/>
        </w:rPr>
        <w:t>Target audience for the SPINS is: Everyone involved in the campaign.</w:t>
      </w:r>
    </w:p>
    <w:p w14:paraId="56B40176" w14:textId="77777777" w:rsidR="0011480B" w:rsidRDefault="0011480B" w:rsidP="00F005DA">
      <w:pPr>
        <w:pStyle w:val="NoSpacing"/>
        <w:rPr>
          <w:lang w:val="en-US"/>
        </w:rPr>
      </w:pPr>
    </w:p>
    <w:p w14:paraId="52A8EC39" w14:textId="77777777" w:rsidR="00937F36" w:rsidRPr="009B7C1F" w:rsidRDefault="00937F36" w:rsidP="00353D32">
      <w:pPr>
        <w:pStyle w:val="NoSpacing"/>
        <w:rPr>
          <w:lang w:val="en-US"/>
        </w:rPr>
      </w:pPr>
    </w:p>
    <w:p w14:paraId="357B372D" w14:textId="77777777" w:rsidR="00937F36" w:rsidRDefault="00592A78" w:rsidP="00353D32">
      <w:pPr>
        <w:pStyle w:val="Heading3"/>
        <w:rPr>
          <w:lang w:val="en-US"/>
        </w:rPr>
      </w:pPr>
      <w:r>
        <w:rPr>
          <w:lang w:val="en-US"/>
        </w:rPr>
        <w:t>Joint Air Operations Plan (JAOP)</w:t>
      </w:r>
      <w:r w:rsidR="00F005DA">
        <w:rPr>
          <w:lang w:val="en-US"/>
        </w:rPr>
        <w:t xml:space="preserve"> (Created by JFACC)</w:t>
      </w:r>
    </w:p>
    <w:p w14:paraId="53008579" w14:textId="77777777" w:rsidR="00592A78" w:rsidRDefault="00592A78" w:rsidP="00592A78">
      <w:pPr>
        <w:pStyle w:val="NoSpacing"/>
        <w:rPr>
          <w:lang w:val="en-US"/>
        </w:rPr>
      </w:pPr>
      <w:r>
        <w:rPr>
          <w:lang w:val="en-US"/>
        </w:rPr>
        <w:t>The</w:t>
      </w:r>
      <w:r w:rsidR="00745486">
        <w:rPr>
          <w:lang w:val="en-US"/>
        </w:rPr>
        <w:t xml:space="preserve"> JAOP is JFACC`s overall plan on how to</w:t>
      </w:r>
      <w:r>
        <w:rPr>
          <w:lang w:val="en-US"/>
        </w:rPr>
        <w:t xml:space="preserve"> conduct the campaign. The JAOP will have the mis</w:t>
      </w:r>
      <w:r w:rsidR="00D73000">
        <w:rPr>
          <w:lang w:val="en-US"/>
        </w:rPr>
        <w:t>sion for JFACC together with</w:t>
      </w:r>
      <w:r>
        <w:rPr>
          <w:lang w:val="en-US"/>
        </w:rPr>
        <w:t xml:space="preserve"> </w:t>
      </w:r>
      <w:r w:rsidR="00D73000">
        <w:rPr>
          <w:lang w:val="en-US"/>
        </w:rPr>
        <w:t>JFACC</w:t>
      </w:r>
      <w:r w:rsidR="00894F68">
        <w:rPr>
          <w:lang w:val="en-US"/>
        </w:rPr>
        <w:t>’s</w:t>
      </w:r>
      <w:r>
        <w:rPr>
          <w:lang w:val="en-US"/>
        </w:rPr>
        <w:t xml:space="preserve"> intent and the objectives for JFACC. It will contain on the concept of operation through information of what </w:t>
      </w:r>
      <w:proofErr w:type="gramStart"/>
      <w:r>
        <w:rPr>
          <w:lang w:val="en-US"/>
        </w:rPr>
        <w:t>is planned</w:t>
      </w:r>
      <w:proofErr w:type="gramEnd"/>
      <w:r>
        <w:rPr>
          <w:lang w:val="en-US"/>
        </w:rPr>
        <w:t xml:space="preserve"> to be conducted during the various phases in the operations. The phases </w:t>
      </w:r>
      <w:r w:rsidR="00745486">
        <w:rPr>
          <w:lang w:val="en-US"/>
        </w:rPr>
        <w:t>may</w:t>
      </w:r>
      <w:r>
        <w:rPr>
          <w:lang w:val="en-US"/>
        </w:rPr>
        <w:t xml:space="preserve"> </w:t>
      </w:r>
      <w:proofErr w:type="gramStart"/>
      <w:r>
        <w:rPr>
          <w:lang w:val="en-US"/>
        </w:rPr>
        <w:t>be given</w:t>
      </w:r>
      <w:proofErr w:type="gramEnd"/>
      <w:r>
        <w:rPr>
          <w:lang w:val="en-US"/>
        </w:rPr>
        <w:t xml:space="preserve">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w:t>
      </w:r>
      <w:proofErr w:type="gramStart"/>
      <w:r w:rsidR="0089199E">
        <w:rPr>
          <w:lang w:val="en-US"/>
        </w:rPr>
        <w:t>is created</w:t>
      </w:r>
      <w:proofErr w:type="gramEnd"/>
      <w:r w:rsidR="0089199E">
        <w:rPr>
          <w:lang w:val="en-US"/>
        </w:rPr>
        <w:t xml:space="preserve"> prior to the first event and will be the guiding document for further events.</w:t>
      </w:r>
      <w:r w:rsidR="00894F68">
        <w:rPr>
          <w:lang w:val="en-US"/>
        </w:rPr>
        <w:t xml:space="preserve"> </w:t>
      </w:r>
    </w:p>
    <w:p w14:paraId="560D61C6" w14:textId="77777777" w:rsidR="0011480B" w:rsidRDefault="0011480B" w:rsidP="0011480B">
      <w:pPr>
        <w:pStyle w:val="NoSpacing"/>
        <w:rPr>
          <w:lang w:val="en-US"/>
        </w:rPr>
      </w:pPr>
      <w:r>
        <w:rPr>
          <w:lang w:val="en-US"/>
        </w:rPr>
        <w:t xml:space="preserve">Target audience for the JAOP </w:t>
      </w:r>
      <w:proofErr w:type="gramStart"/>
      <w:r>
        <w:rPr>
          <w:lang w:val="en-US"/>
        </w:rPr>
        <w:t>is:</w:t>
      </w:r>
      <w:proofErr w:type="gramEnd"/>
      <w:r>
        <w:rPr>
          <w:lang w:val="en-US"/>
        </w:rPr>
        <w:t xml:space="preserve"> Mission designer + all pilots and controllers (to get the big picture)</w:t>
      </w:r>
    </w:p>
    <w:p w14:paraId="5A6CDB92" w14:textId="77777777" w:rsidR="0011480B" w:rsidRDefault="0011480B" w:rsidP="00592A78">
      <w:pPr>
        <w:pStyle w:val="NoSpacing"/>
        <w:rPr>
          <w:lang w:val="en-US"/>
        </w:rPr>
      </w:pPr>
    </w:p>
    <w:p w14:paraId="1D30466F" w14:textId="77777777" w:rsidR="00F005DA" w:rsidRDefault="00F005DA" w:rsidP="00592A78">
      <w:pPr>
        <w:pStyle w:val="NoSpacing"/>
        <w:rPr>
          <w:lang w:val="en-US"/>
        </w:rPr>
      </w:pPr>
    </w:p>
    <w:p w14:paraId="600AD45C" w14:textId="77777777" w:rsidR="00F005DA" w:rsidRDefault="00F005DA" w:rsidP="00F005DA">
      <w:pPr>
        <w:pStyle w:val="Heading3"/>
        <w:rPr>
          <w:lang w:val="en-US"/>
        </w:rPr>
      </w:pPr>
      <w:r>
        <w:rPr>
          <w:lang w:val="en-US"/>
        </w:rPr>
        <w:t>Airspace Control Plan (</w:t>
      </w:r>
      <w:r w:rsidRPr="009B7C1F">
        <w:rPr>
          <w:lang w:val="en-US"/>
        </w:rPr>
        <w:t>ACP</w:t>
      </w:r>
      <w:r>
        <w:rPr>
          <w:lang w:val="en-US"/>
        </w:rPr>
        <w:t xml:space="preserve">) </w:t>
      </w:r>
      <w:proofErr w:type="gramStart"/>
      <w:r>
        <w:rPr>
          <w:lang w:val="en-US"/>
        </w:rPr>
        <w:t>( Created</w:t>
      </w:r>
      <w:proofErr w:type="gramEnd"/>
      <w:r>
        <w:rPr>
          <w:lang w:val="en-US"/>
        </w:rPr>
        <w:t xml:space="preserve"> by JFACC)</w:t>
      </w:r>
    </w:p>
    <w:p w14:paraId="1A81A491" w14:textId="77777777" w:rsidR="00F005DA" w:rsidRDefault="00F005DA" w:rsidP="00F005DA">
      <w:pPr>
        <w:pStyle w:val="NoSpacing"/>
        <w:rPr>
          <w:lang w:val="en-US"/>
        </w:rPr>
      </w:pPr>
      <w:r>
        <w:rPr>
          <w:lang w:val="en-US"/>
        </w:rPr>
        <w:t>As part of the air campaign planning, JFACC</w:t>
      </w:r>
      <w:r w:rsidR="0009401F">
        <w:rPr>
          <w:lang w:val="en-US"/>
        </w:rPr>
        <w:t xml:space="preserve"> with its responsibility as Airspace Control Authority (ACA)</w:t>
      </w:r>
      <w:r>
        <w:rPr>
          <w:lang w:val="en-US"/>
        </w:rPr>
        <w:t xml:space="preserve"> create </w:t>
      </w:r>
      <w:r w:rsidR="007F1DC2">
        <w:rPr>
          <w:lang w:val="en-US"/>
        </w:rPr>
        <w:t>an</w:t>
      </w:r>
      <w:r>
        <w:rPr>
          <w:lang w:val="en-US"/>
        </w:rPr>
        <w:t xml:space="preserve"> Airspace Control Plan that contain all necessary regulations for the use of the airspace during the campaign. The ACP includes transit corridors,</w:t>
      </w:r>
      <w:r w:rsidR="0009401F">
        <w:rPr>
          <w:lang w:val="en-US"/>
        </w:rPr>
        <w:t xml:space="preserve"> routes,</w:t>
      </w:r>
      <w:r>
        <w:rPr>
          <w:lang w:val="en-US"/>
        </w:rPr>
        <w:t xml:space="preserve"> navigation points, contact points, initial points, kill boxes, minimum risk routes, </w:t>
      </w:r>
      <w:proofErr w:type="spellStart"/>
      <w:r>
        <w:rPr>
          <w:lang w:val="en-US"/>
        </w:rPr>
        <w:t>fighther</w:t>
      </w:r>
      <w:proofErr w:type="spellEnd"/>
      <w:r>
        <w:rPr>
          <w:lang w:val="en-US"/>
        </w:rPr>
        <w:t xml:space="preserve"> areas of responsibility, missile engagement zones. Points/areas in the ACP </w:t>
      </w:r>
      <w:proofErr w:type="gramStart"/>
      <w:r>
        <w:rPr>
          <w:lang w:val="en-US"/>
        </w:rPr>
        <w:t>are used</w:t>
      </w:r>
      <w:proofErr w:type="gramEnd"/>
      <w:r>
        <w:rPr>
          <w:lang w:val="en-US"/>
        </w:rPr>
        <w:t xml:space="preserve"> as basis for the creation of the Airspace Control Order (ACO) that supports each Air Tasking Order (ATO).</w:t>
      </w:r>
    </w:p>
    <w:p w14:paraId="7A930BAA" w14:textId="77777777" w:rsidR="0011480B" w:rsidRDefault="0011480B" w:rsidP="0011480B">
      <w:pPr>
        <w:pStyle w:val="NoSpacing"/>
        <w:rPr>
          <w:lang w:val="en-US"/>
        </w:rPr>
      </w:pPr>
      <w:r>
        <w:rPr>
          <w:lang w:val="en-US"/>
        </w:rPr>
        <w:t>Target audience for the ACP is: Mission designer + JFACC during execution</w:t>
      </w:r>
      <w:r w:rsidR="0009401F">
        <w:rPr>
          <w:lang w:val="en-US"/>
        </w:rPr>
        <w:t>.</w:t>
      </w:r>
    </w:p>
    <w:p w14:paraId="7633736A" w14:textId="77777777" w:rsidR="0011480B" w:rsidRPr="009F5332" w:rsidRDefault="0011480B" w:rsidP="00F005DA">
      <w:pPr>
        <w:pStyle w:val="NoSpacing"/>
        <w:rPr>
          <w:lang w:val="en-US"/>
        </w:rPr>
      </w:pPr>
    </w:p>
    <w:p w14:paraId="2EDF90AF" w14:textId="77777777" w:rsidR="00F005DA" w:rsidRPr="00592A78" w:rsidRDefault="00F005DA" w:rsidP="00592A78">
      <w:pPr>
        <w:pStyle w:val="NoSpacing"/>
        <w:rPr>
          <w:lang w:val="en-US"/>
        </w:rPr>
      </w:pPr>
    </w:p>
    <w:p w14:paraId="51BE680F" w14:textId="77777777" w:rsidR="00937F36" w:rsidRDefault="00937F36" w:rsidP="00353D32">
      <w:pPr>
        <w:pStyle w:val="NoSpacing"/>
        <w:rPr>
          <w:lang w:val="en-US"/>
        </w:rPr>
      </w:pPr>
    </w:p>
    <w:p w14:paraId="10AAE32A" w14:textId="77777777" w:rsidR="007F1DC2" w:rsidRDefault="007F1DC2" w:rsidP="00353D32">
      <w:pPr>
        <w:pStyle w:val="NoSpacing"/>
        <w:rPr>
          <w:lang w:val="en-US"/>
        </w:rPr>
      </w:pPr>
    </w:p>
    <w:p w14:paraId="06D98253" w14:textId="77777777" w:rsidR="007F1DC2" w:rsidRPr="00B91917" w:rsidRDefault="007F1DC2" w:rsidP="007F1DC2">
      <w:pPr>
        <w:autoSpaceDE w:val="0"/>
        <w:autoSpaceDN w:val="0"/>
        <w:adjustRightInd w:val="0"/>
        <w:spacing w:after="0" w:line="240" w:lineRule="auto"/>
        <w:rPr>
          <w:color w:val="000000" w:themeColor="text1"/>
          <w:lang w:val="en-US"/>
        </w:rPr>
      </w:pPr>
    </w:p>
    <w:p w14:paraId="6169693E" w14:textId="77777777" w:rsidR="007F1DC2" w:rsidRPr="00F005DA" w:rsidRDefault="007F1DC2" w:rsidP="007F1DC2">
      <w:pPr>
        <w:pStyle w:val="NoSpacing"/>
        <w:rPr>
          <w:b/>
          <w:lang w:val="en-US"/>
        </w:rPr>
      </w:pPr>
      <w:r w:rsidRPr="00F005DA">
        <w:rPr>
          <w:b/>
          <w:lang w:val="en-US"/>
        </w:rPr>
        <w:t>Air Tasking Cycle Products:</w:t>
      </w:r>
    </w:p>
    <w:p w14:paraId="23F7471E" w14:textId="60FA7C33" w:rsidR="007F1DC2" w:rsidRDefault="007F1DC2" w:rsidP="00353D32">
      <w:pPr>
        <w:pStyle w:val="NoSpacing"/>
        <w:rPr>
          <w:lang w:val="en-US"/>
        </w:rPr>
      </w:pPr>
      <w:r>
        <w:rPr>
          <w:lang w:val="en-US"/>
        </w:rPr>
        <w:t xml:space="preserve">Air tasking cycle products </w:t>
      </w:r>
      <w:proofErr w:type="gramStart"/>
      <w:r>
        <w:rPr>
          <w:lang w:val="en-US"/>
        </w:rPr>
        <w:t>are provided</w:t>
      </w:r>
      <w:proofErr w:type="gramEnd"/>
      <w:r>
        <w:rPr>
          <w:lang w:val="en-US"/>
        </w:rPr>
        <w:t xml:space="preserve"> </w:t>
      </w:r>
      <w:del w:id="65" w:author="Martin Collins" w:date="2021-11-30T11:45:00Z">
        <w:r w:rsidDel="00A53FF4">
          <w:rPr>
            <w:lang w:val="en-US"/>
          </w:rPr>
          <w:delText xml:space="preserve">or created </w:delText>
        </w:r>
      </w:del>
      <w:r>
        <w:rPr>
          <w:lang w:val="en-US"/>
        </w:rPr>
        <w:t>for each ATO day or event in a campaign</w:t>
      </w:r>
      <w:ins w:id="66" w:author="Martin Collins" w:date="2021-11-30T11:45:00Z">
        <w:r w:rsidR="00A53FF4">
          <w:rPr>
            <w:lang w:val="en-US"/>
          </w:rPr>
          <w:t>.</w:t>
        </w:r>
      </w:ins>
      <w:del w:id="67" w:author="Martin Collins" w:date="2021-11-30T11:45:00Z">
        <w:r w:rsidDel="00A53FF4">
          <w:rPr>
            <w:lang w:val="en-US"/>
          </w:rPr>
          <w:delText>:</w:delText>
        </w:r>
      </w:del>
    </w:p>
    <w:p w14:paraId="60700A56" w14:textId="77777777" w:rsidR="00F005DA" w:rsidRDefault="00F005DA" w:rsidP="00353D32">
      <w:pPr>
        <w:pStyle w:val="NoSpacing"/>
        <w:rPr>
          <w:lang w:val="en-US"/>
        </w:rPr>
      </w:pPr>
    </w:p>
    <w:p w14:paraId="4549672C" w14:textId="77777777" w:rsidR="00F005DA" w:rsidRDefault="00F005DA" w:rsidP="00F005DA">
      <w:pPr>
        <w:pStyle w:val="Heading3"/>
        <w:rPr>
          <w:lang w:val="en-US"/>
        </w:rPr>
      </w:pPr>
      <w:r>
        <w:rPr>
          <w:lang w:val="en-US"/>
        </w:rPr>
        <w:t>Joint Force Commander Direction &amp; Guidance (JFC D&amp;G)</w:t>
      </w:r>
      <w:r w:rsidR="007F1DC2">
        <w:rPr>
          <w:lang w:val="en-US"/>
        </w:rPr>
        <w:t xml:space="preserve"> (Created by mission designer)</w:t>
      </w:r>
    </w:p>
    <w:p w14:paraId="2C07EC56" w14:textId="77777777" w:rsidR="00F005DA" w:rsidRDefault="00F005DA" w:rsidP="00F005DA">
      <w:pPr>
        <w:pStyle w:val="NoSpacing"/>
        <w:rPr>
          <w:lang w:val="en-US"/>
        </w:rPr>
      </w:pPr>
      <w:r>
        <w:rPr>
          <w:lang w:val="en-US"/>
        </w:rPr>
        <w:t xml:space="preserve">When necessary (before an event or a new phase), JFC may see it necessary to provide additional direction and guidance for the overall campaign. This will </w:t>
      </w:r>
      <w:proofErr w:type="gramStart"/>
      <w:r>
        <w:rPr>
          <w:lang w:val="en-US"/>
        </w:rPr>
        <w:t>be published</w:t>
      </w:r>
      <w:proofErr w:type="gramEnd"/>
      <w:r>
        <w:rPr>
          <w:lang w:val="en-US"/>
        </w:rPr>
        <w:t xml:space="preserve"> in the JFC D&amp;G document. </w:t>
      </w:r>
    </w:p>
    <w:p w14:paraId="4702618E" w14:textId="77777777" w:rsidR="0011480B" w:rsidRDefault="0011480B" w:rsidP="0011480B">
      <w:pPr>
        <w:pStyle w:val="NoSpacing"/>
        <w:rPr>
          <w:lang w:val="en-US"/>
        </w:rPr>
      </w:pPr>
      <w:r>
        <w:rPr>
          <w:lang w:val="en-US"/>
        </w:rPr>
        <w:t>Target audience for the JFC D&amp;G is: JFACC.</w:t>
      </w:r>
    </w:p>
    <w:p w14:paraId="416554E9" w14:textId="77777777" w:rsidR="0011480B" w:rsidRPr="00DB3B32" w:rsidRDefault="0011480B" w:rsidP="00F005DA">
      <w:pPr>
        <w:pStyle w:val="NoSpacing"/>
        <w:rPr>
          <w:lang w:val="en-US"/>
        </w:rPr>
      </w:pPr>
    </w:p>
    <w:p w14:paraId="67773DB1" w14:textId="77777777" w:rsidR="00F005DA" w:rsidRPr="009B7C1F" w:rsidRDefault="00F005DA" w:rsidP="00353D32">
      <w:pPr>
        <w:pStyle w:val="NoSpacing"/>
        <w:rPr>
          <w:lang w:val="en-US"/>
        </w:rPr>
      </w:pPr>
    </w:p>
    <w:p w14:paraId="6486A157" w14:textId="77777777" w:rsidR="00937F36" w:rsidRDefault="0089199E" w:rsidP="00353D32">
      <w:pPr>
        <w:pStyle w:val="Heading3"/>
        <w:rPr>
          <w:lang w:val="en-US"/>
        </w:rPr>
      </w:pPr>
      <w:r>
        <w:rPr>
          <w:lang w:val="en-US"/>
        </w:rPr>
        <w:t xml:space="preserve">Air </w:t>
      </w:r>
      <w:commentRangeStart w:id="68"/>
      <w:r>
        <w:rPr>
          <w:lang w:val="en-US"/>
        </w:rPr>
        <w:t xml:space="preserve">Directions </w:t>
      </w:r>
      <w:commentRangeEnd w:id="68"/>
      <w:r w:rsidR="00823B24">
        <w:rPr>
          <w:rStyle w:val="CommentReference"/>
          <w:rFonts w:asciiTheme="minorHAnsi" w:eastAsiaTheme="minorEastAsia" w:hAnsiTheme="minorHAnsi" w:cstheme="minorBidi"/>
          <w:b w:val="0"/>
          <w:bCs w:val="0"/>
          <w:color w:val="auto"/>
        </w:rPr>
        <w:commentReference w:id="68"/>
      </w:r>
      <w:r>
        <w:rPr>
          <w:lang w:val="en-US"/>
        </w:rPr>
        <w:t>Directive (AOD)</w:t>
      </w:r>
      <w:r w:rsidR="007F1DC2">
        <w:rPr>
          <w:lang w:val="en-US"/>
        </w:rPr>
        <w:t xml:space="preserve"> (Created by JFACC)</w:t>
      </w:r>
    </w:p>
    <w:p w14:paraId="1BE871FB" w14:textId="77777777" w:rsidR="0020669A" w:rsidRDefault="0020669A" w:rsidP="0020669A">
      <w:pPr>
        <w:pStyle w:val="NoSpacing"/>
        <w:rPr>
          <w:lang w:val="en-US"/>
        </w:rPr>
      </w:pPr>
      <w:r>
        <w:rPr>
          <w:lang w:val="en-US"/>
        </w:rPr>
        <w:t xml:space="preserve">During the execution of the air campaign JFACC uses the AOD to guide and influence operations and taskings. The AOD is JFACC’s plan </w:t>
      </w:r>
      <w:r w:rsidR="00B670F3">
        <w:rPr>
          <w:lang w:val="en-US"/>
        </w:rPr>
        <w:t xml:space="preserve">broad plan and guidance </w:t>
      </w:r>
      <w:r>
        <w:rPr>
          <w:lang w:val="en-US"/>
        </w:rPr>
        <w:t xml:space="preserve">for the execution of </w:t>
      </w:r>
      <w:r w:rsidR="00B670F3">
        <w:rPr>
          <w:lang w:val="en-US"/>
        </w:rPr>
        <w:t>an</w:t>
      </w:r>
      <w:r>
        <w:rPr>
          <w:lang w:val="en-US"/>
        </w:rPr>
        <w:t xml:space="preserve"> ATO day. The AOD is </w:t>
      </w:r>
      <w:r w:rsidR="00B670F3">
        <w:rPr>
          <w:lang w:val="en-US"/>
        </w:rPr>
        <w:t>an</w:t>
      </w:r>
      <w:r>
        <w:rPr>
          <w:lang w:val="en-US"/>
        </w:rPr>
        <w:t xml:space="preserve"> important document as it contains the necessary directions and guidance for AWACS controllers to act in </w:t>
      </w:r>
      <w:r w:rsidR="00B670F3">
        <w:rPr>
          <w:lang w:val="en-US"/>
        </w:rPr>
        <w:t>accordance</w:t>
      </w:r>
      <w:r>
        <w:rPr>
          <w:lang w:val="en-US"/>
        </w:rPr>
        <w:t xml:space="preserve"> with JFACC intent.</w:t>
      </w:r>
      <w:r w:rsidR="007F1DC2">
        <w:rPr>
          <w:lang w:val="en-US"/>
        </w:rPr>
        <w:t xml:space="preserve"> </w:t>
      </w:r>
    </w:p>
    <w:p w14:paraId="3F6968D3" w14:textId="5D32398B" w:rsidR="0011480B" w:rsidRDefault="0011480B" w:rsidP="0011480B">
      <w:pPr>
        <w:pStyle w:val="NoSpacing"/>
        <w:rPr>
          <w:lang w:val="en-US"/>
        </w:rPr>
      </w:pPr>
      <w:r>
        <w:rPr>
          <w:lang w:val="en-US"/>
        </w:rPr>
        <w:t>Target audience for the AOD is: Mission designer</w:t>
      </w:r>
      <w:del w:id="69" w:author="Martin Collins" w:date="2021-11-30T11:49:00Z">
        <w:r w:rsidDel="00DF349E">
          <w:rPr>
            <w:lang w:val="en-US"/>
          </w:rPr>
          <w:delText xml:space="preserve"> </w:delText>
        </w:r>
      </w:del>
      <w:r>
        <w:rPr>
          <w:lang w:val="en-US"/>
        </w:rPr>
        <w:t>, AWACS controllers,</w:t>
      </w:r>
      <w:ins w:id="70" w:author="Martin Collins" w:date="2021-11-30T11:49:00Z">
        <w:r w:rsidR="00DF349E">
          <w:rPr>
            <w:lang w:val="en-US"/>
          </w:rPr>
          <w:t xml:space="preserve"> </w:t>
        </w:r>
      </w:ins>
      <w:proofErr w:type="gramStart"/>
      <w:r>
        <w:rPr>
          <w:lang w:val="en-US"/>
        </w:rPr>
        <w:t>JFACC(</w:t>
      </w:r>
      <w:proofErr w:type="gramEnd"/>
      <w:r>
        <w:rPr>
          <w:lang w:val="en-US"/>
        </w:rPr>
        <w:t>for breaking it down into the ATO) and all pilots flying on that ATO day to get the situational awareness of the situation for that ATO day.</w:t>
      </w:r>
    </w:p>
    <w:p w14:paraId="49E73ACC" w14:textId="77777777" w:rsidR="0011480B" w:rsidRDefault="0011480B" w:rsidP="0020669A">
      <w:pPr>
        <w:pStyle w:val="NoSpacing"/>
        <w:rPr>
          <w:lang w:val="en-US"/>
        </w:rPr>
      </w:pPr>
    </w:p>
    <w:p w14:paraId="46C77D46" w14:textId="77777777" w:rsidR="0020669A" w:rsidRDefault="0020669A" w:rsidP="0020669A">
      <w:pPr>
        <w:autoSpaceDE w:val="0"/>
        <w:autoSpaceDN w:val="0"/>
        <w:adjustRightInd w:val="0"/>
        <w:spacing w:after="0" w:line="240" w:lineRule="auto"/>
        <w:rPr>
          <w:color w:val="000000" w:themeColor="text1"/>
          <w:lang w:val="en-US"/>
        </w:rPr>
      </w:pPr>
    </w:p>
    <w:p w14:paraId="6E1DC61C" w14:textId="77777777" w:rsidR="00937F36" w:rsidRDefault="009F5332" w:rsidP="00353D32">
      <w:pPr>
        <w:pStyle w:val="Heading3"/>
        <w:rPr>
          <w:lang w:val="en-US"/>
        </w:rPr>
      </w:pPr>
      <w:r>
        <w:rPr>
          <w:lang w:val="en-US"/>
        </w:rPr>
        <w:lastRenderedPageBreak/>
        <w:t>Air Tasking Order (ATO)</w:t>
      </w:r>
      <w:r w:rsidR="007F1DC2">
        <w:rPr>
          <w:lang w:val="en-US"/>
        </w:rPr>
        <w:t xml:space="preserve"> (Created by JFACC)</w:t>
      </w:r>
    </w:p>
    <w:p w14:paraId="07461EA8" w14:textId="77777777" w:rsidR="00B670F3" w:rsidRDefault="00B670F3" w:rsidP="00B670F3">
      <w:pPr>
        <w:pStyle w:val="NoSpacing"/>
        <w:rPr>
          <w:lang w:val="en-US"/>
        </w:rPr>
      </w:pPr>
      <w:r>
        <w:rPr>
          <w:lang w:val="en-US"/>
        </w:rPr>
        <w:t xml:space="preserve">During the execution of the air campaign, the ATO </w:t>
      </w:r>
      <w:proofErr w:type="gramStart"/>
      <w:r>
        <w:rPr>
          <w:lang w:val="en-US"/>
        </w:rPr>
        <w:t>is used</w:t>
      </w:r>
      <w:proofErr w:type="gramEnd"/>
      <w:r>
        <w:rPr>
          <w:lang w:val="en-US"/>
        </w:rPr>
        <w:t xml:space="preserve"> daily by JFACC to give detailed taskings to flights and squadrons. </w:t>
      </w:r>
      <w:r w:rsidR="004502F3">
        <w:rPr>
          <w:lang w:val="en-US"/>
        </w:rPr>
        <w:t xml:space="preserve">The ATO gives information about the mission for each flight that are to </w:t>
      </w:r>
      <w:proofErr w:type="gramStart"/>
      <w:r w:rsidR="004502F3">
        <w:rPr>
          <w:lang w:val="en-US"/>
        </w:rPr>
        <w:t>be flown</w:t>
      </w:r>
      <w:proofErr w:type="gramEnd"/>
      <w:r w:rsidR="004502F3">
        <w:rPr>
          <w:lang w:val="en-US"/>
        </w:rPr>
        <w:t xml:space="preserve"> that ATO day.</w:t>
      </w:r>
    </w:p>
    <w:p w14:paraId="2812B786" w14:textId="77777777" w:rsidR="0011480B" w:rsidRDefault="0011480B" w:rsidP="0011480B">
      <w:pPr>
        <w:pStyle w:val="NoSpacing"/>
        <w:rPr>
          <w:lang w:val="en-US"/>
        </w:rPr>
      </w:pPr>
      <w:r>
        <w:rPr>
          <w:lang w:val="en-US"/>
        </w:rPr>
        <w:t>Target audience for the ATO</w:t>
      </w:r>
      <w:del w:id="71" w:author="Martin Collins" w:date="2021-11-30T11:50:00Z">
        <w:r w:rsidDel="00DF349E">
          <w:rPr>
            <w:lang w:val="en-US"/>
          </w:rPr>
          <w:delText xml:space="preserve"> is</w:delText>
        </w:r>
      </w:del>
      <w:r>
        <w:rPr>
          <w:lang w:val="en-US"/>
        </w:rPr>
        <w:t>: Pilots and controllers that are participating on the event for that ATO.</w:t>
      </w:r>
    </w:p>
    <w:p w14:paraId="711754C3" w14:textId="77777777" w:rsidR="0011480B" w:rsidRPr="00B670F3" w:rsidRDefault="0011480B" w:rsidP="00B670F3">
      <w:pPr>
        <w:pStyle w:val="NoSpacing"/>
        <w:rPr>
          <w:lang w:val="en-US"/>
        </w:rPr>
      </w:pPr>
    </w:p>
    <w:p w14:paraId="271BA8D0" w14:textId="77777777" w:rsidR="00937F36" w:rsidRPr="009B7C1F" w:rsidRDefault="00937F36" w:rsidP="00353D32">
      <w:pPr>
        <w:pStyle w:val="NoSpacing"/>
        <w:rPr>
          <w:lang w:val="en-US"/>
        </w:rPr>
      </w:pPr>
    </w:p>
    <w:p w14:paraId="6B2803A9" w14:textId="77777777" w:rsidR="00937F36" w:rsidRDefault="00937F36" w:rsidP="00353D32">
      <w:pPr>
        <w:pStyle w:val="Heading3"/>
        <w:rPr>
          <w:lang w:val="en-US"/>
        </w:rPr>
      </w:pPr>
      <w:r w:rsidRPr="009B7C1F">
        <w:rPr>
          <w:lang w:val="en-US"/>
        </w:rPr>
        <w:t>A</w:t>
      </w:r>
      <w:r w:rsidR="009F5332">
        <w:rPr>
          <w:lang w:val="en-US"/>
        </w:rPr>
        <w:t>irspace Control Order (A</w:t>
      </w:r>
      <w:r w:rsidRPr="009B7C1F">
        <w:rPr>
          <w:lang w:val="en-US"/>
        </w:rPr>
        <w:t>CO</w:t>
      </w:r>
      <w:r w:rsidR="009F5332">
        <w:rPr>
          <w:lang w:val="en-US"/>
        </w:rPr>
        <w:t>)</w:t>
      </w:r>
      <w:r w:rsidR="007F1DC2">
        <w:rPr>
          <w:lang w:val="en-US"/>
        </w:rPr>
        <w:t xml:space="preserve"> (Created by JFACC)</w:t>
      </w:r>
    </w:p>
    <w:p w14:paraId="79214AE6" w14:textId="77777777" w:rsidR="009F5332" w:rsidRDefault="00B33F36" w:rsidP="009F5332">
      <w:pPr>
        <w:pStyle w:val="NoSpacing"/>
        <w:rPr>
          <w:lang w:val="en-US"/>
        </w:rPr>
      </w:pPr>
      <w:r>
        <w:rPr>
          <w:lang w:val="en-US"/>
        </w:rPr>
        <w:t xml:space="preserve">The ATO </w:t>
      </w:r>
      <w:proofErr w:type="gramStart"/>
      <w:r>
        <w:rPr>
          <w:lang w:val="en-US"/>
        </w:rPr>
        <w:t>is supported</w:t>
      </w:r>
      <w:proofErr w:type="gramEnd"/>
      <w:r>
        <w:rPr>
          <w:lang w:val="en-US"/>
        </w:rPr>
        <w:t xml:space="preserve"> by the ACO which provide the detailed information regarding the planned use of the airspace for the specific ATO day. </w:t>
      </w:r>
      <w:r w:rsidR="00084DF0">
        <w:rPr>
          <w:lang w:val="en-US"/>
        </w:rPr>
        <w:t>The ACO activates already planned points/areas on the Airspace Control Plan (ACP)</w:t>
      </w:r>
      <w:r w:rsidR="004502F3">
        <w:rPr>
          <w:lang w:val="en-US"/>
        </w:rPr>
        <w:t>.</w:t>
      </w:r>
    </w:p>
    <w:p w14:paraId="0D4357F6" w14:textId="00A7BDA8" w:rsidR="0011480B" w:rsidRDefault="0011480B" w:rsidP="0011480B">
      <w:pPr>
        <w:pStyle w:val="NoSpacing"/>
        <w:rPr>
          <w:lang w:val="en-US"/>
        </w:rPr>
      </w:pPr>
      <w:r>
        <w:rPr>
          <w:lang w:val="en-US"/>
        </w:rPr>
        <w:t>Target audience for the ACO</w:t>
      </w:r>
      <w:del w:id="72" w:author="Martin Collins" w:date="2021-11-30T11:50:00Z">
        <w:r w:rsidDel="00DF349E">
          <w:rPr>
            <w:lang w:val="en-US"/>
          </w:rPr>
          <w:delText xml:space="preserve"> is</w:delText>
        </w:r>
      </w:del>
      <w:r>
        <w:rPr>
          <w:lang w:val="en-US"/>
        </w:rPr>
        <w:t xml:space="preserve">: AWACS controllers and pilots (for flight planning and </w:t>
      </w:r>
      <w:del w:id="73" w:author="Martin Collins" w:date="2021-11-30T11:50:00Z">
        <w:r w:rsidDel="00DF349E">
          <w:rPr>
            <w:lang w:val="en-US"/>
          </w:rPr>
          <w:delText>prepearation</w:delText>
        </w:r>
      </w:del>
      <w:ins w:id="74" w:author="Martin Collins" w:date="2021-11-30T11:50:00Z">
        <w:r w:rsidR="00DF349E">
          <w:rPr>
            <w:lang w:val="en-US"/>
          </w:rPr>
          <w:t>preparation</w:t>
        </w:r>
      </w:ins>
      <w:r>
        <w:rPr>
          <w:lang w:val="en-US"/>
        </w:rPr>
        <w:t>)</w:t>
      </w:r>
    </w:p>
    <w:p w14:paraId="6B923C53" w14:textId="77777777" w:rsidR="0011480B" w:rsidRPr="009F5332" w:rsidRDefault="0011480B" w:rsidP="009F5332">
      <w:pPr>
        <w:pStyle w:val="NoSpacing"/>
        <w:rPr>
          <w:lang w:val="en-US"/>
        </w:rPr>
      </w:pPr>
    </w:p>
    <w:p w14:paraId="642132B0" w14:textId="77777777" w:rsidR="00C7271E" w:rsidRDefault="00C7271E" w:rsidP="00353D32">
      <w:pPr>
        <w:pStyle w:val="NoSpacing"/>
        <w:rPr>
          <w:lang w:val="en-US"/>
        </w:rPr>
      </w:pPr>
    </w:p>
    <w:p w14:paraId="68A27190" w14:textId="77777777" w:rsidR="00C7271E" w:rsidRDefault="009F5332" w:rsidP="00C7271E">
      <w:pPr>
        <w:pStyle w:val="Heading3"/>
        <w:rPr>
          <w:lang w:val="en-US"/>
        </w:rPr>
      </w:pPr>
      <w:r>
        <w:rPr>
          <w:lang w:val="en-US"/>
        </w:rPr>
        <w:t>Joint Prioritized Target List (</w:t>
      </w:r>
      <w:r w:rsidR="00C7271E">
        <w:rPr>
          <w:lang w:val="en-US"/>
        </w:rPr>
        <w:t>JPTL</w:t>
      </w:r>
      <w:r>
        <w:rPr>
          <w:lang w:val="en-US"/>
        </w:rPr>
        <w:t>)</w:t>
      </w:r>
      <w:r w:rsidR="007F1DC2">
        <w:rPr>
          <w:lang w:val="en-US"/>
        </w:rPr>
        <w:t xml:space="preserve"> (Created by JFACC)</w:t>
      </w:r>
    </w:p>
    <w:p w14:paraId="3AEB832B" w14:textId="0ACFB7BA" w:rsidR="00C7271E" w:rsidRDefault="0020669A" w:rsidP="00353D32">
      <w:pPr>
        <w:pStyle w:val="NoSpacing"/>
        <w:rPr>
          <w:lang w:val="en-US"/>
        </w:rPr>
      </w:pPr>
      <w:r>
        <w:rPr>
          <w:lang w:val="en-US"/>
        </w:rPr>
        <w:t>The Joint Prioritized Target List (JPTL)</w:t>
      </w:r>
      <w:r w:rsidR="007F1DC2">
        <w:rPr>
          <w:lang w:val="en-US"/>
        </w:rPr>
        <w:t xml:space="preserve"> is a list of planned targets to </w:t>
      </w:r>
      <w:proofErr w:type="gramStart"/>
      <w:r w:rsidR="007F1DC2">
        <w:rPr>
          <w:lang w:val="en-US"/>
        </w:rPr>
        <w:t>be attacke</w:t>
      </w:r>
      <w:r w:rsidR="00387B17">
        <w:rPr>
          <w:lang w:val="en-US"/>
        </w:rPr>
        <w:t>d</w:t>
      </w:r>
      <w:proofErr w:type="gramEnd"/>
      <w:r w:rsidR="00387B17">
        <w:rPr>
          <w:lang w:val="en-US"/>
        </w:rPr>
        <w:t xml:space="preserve"> for a specific ATO day. JPTL </w:t>
      </w:r>
      <w:proofErr w:type="gramStart"/>
      <w:r w:rsidR="00387B17">
        <w:rPr>
          <w:lang w:val="en-US"/>
        </w:rPr>
        <w:t>are</w:t>
      </w:r>
      <w:r w:rsidR="007F1DC2">
        <w:rPr>
          <w:lang w:val="en-US"/>
        </w:rPr>
        <w:t xml:space="preserve"> added</w:t>
      </w:r>
      <w:proofErr w:type="gramEnd"/>
      <w:r w:rsidR="007F1DC2">
        <w:rPr>
          <w:lang w:val="en-US"/>
        </w:rPr>
        <w:t xml:space="preserve"> as a</w:t>
      </w:r>
      <w:ins w:id="75" w:author="Martin Collins" w:date="2021-11-30T11:51:00Z">
        <w:r w:rsidR="003F0C03">
          <w:rPr>
            <w:lang w:val="en-US"/>
          </w:rPr>
          <w:t>n</w:t>
        </w:r>
      </w:ins>
      <w:r w:rsidR="007F1DC2">
        <w:rPr>
          <w:lang w:val="en-US"/>
        </w:rPr>
        <w:t xml:space="preserve"> annex to the AOD.</w:t>
      </w:r>
    </w:p>
    <w:p w14:paraId="7813EB00" w14:textId="7F9FB862" w:rsidR="0011480B" w:rsidRDefault="0011480B" w:rsidP="0011480B">
      <w:pPr>
        <w:pStyle w:val="NoSpacing"/>
        <w:rPr>
          <w:lang w:val="en-US"/>
        </w:rPr>
      </w:pPr>
      <w:r>
        <w:rPr>
          <w:lang w:val="en-US"/>
        </w:rPr>
        <w:t>Target audience for the JPTL</w:t>
      </w:r>
      <w:del w:id="76" w:author="Martin Collins" w:date="2021-11-30T11:51:00Z">
        <w:r w:rsidDel="003F0C03">
          <w:rPr>
            <w:lang w:val="en-US"/>
          </w:rPr>
          <w:delText xml:space="preserve"> is</w:delText>
        </w:r>
      </w:del>
      <w:r>
        <w:rPr>
          <w:lang w:val="en-US"/>
        </w:rPr>
        <w:t xml:space="preserve">: AWACS controllers </w:t>
      </w:r>
      <w:ins w:id="77" w:author="Martin Collins" w:date="2021-11-30T11:51:00Z">
        <w:r w:rsidR="003F0C03">
          <w:rPr>
            <w:lang w:val="en-US"/>
          </w:rPr>
          <w:t>and</w:t>
        </w:r>
      </w:ins>
      <w:del w:id="78" w:author="Martin Collins" w:date="2021-11-30T11:51:00Z">
        <w:r w:rsidDel="003F0C03">
          <w:rPr>
            <w:lang w:val="en-US"/>
          </w:rPr>
          <w:delText>+</w:delText>
        </w:r>
      </w:del>
      <w:r>
        <w:rPr>
          <w:lang w:val="en-US"/>
        </w:rPr>
        <w:t xml:space="preserve"> pilots flying that event </w:t>
      </w:r>
      <w:del w:id="79" w:author="Martin Collins" w:date="2021-11-30T11:51:00Z">
        <w:r w:rsidDel="003F0C03">
          <w:rPr>
            <w:lang w:val="en-US"/>
          </w:rPr>
          <w:delText>to get a</w:delText>
        </w:r>
      </w:del>
      <w:ins w:id="80" w:author="Martin Collins" w:date="2021-11-30T11:51:00Z">
        <w:r w:rsidR="003F0C03">
          <w:rPr>
            <w:lang w:val="en-US"/>
          </w:rPr>
          <w:t>for</w:t>
        </w:r>
      </w:ins>
      <w:r>
        <w:rPr>
          <w:lang w:val="en-US"/>
        </w:rPr>
        <w:t xml:space="preserve"> better situational awareness.</w:t>
      </w:r>
    </w:p>
    <w:p w14:paraId="2F2B4BCC" w14:textId="77777777" w:rsidR="0011480B" w:rsidRDefault="0011480B" w:rsidP="00353D32">
      <w:pPr>
        <w:pStyle w:val="NoSpacing"/>
        <w:rPr>
          <w:lang w:val="en-US"/>
        </w:rPr>
      </w:pPr>
    </w:p>
    <w:p w14:paraId="2B07A10F" w14:textId="77777777" w:rsidR="007F1DC2" w:rsidRDefault="007F1DC2" w:rsidP="00353D32">
      <w:pPr>
        <w:pStyle w:val="NoSpacing"/>
        <w:rPr>
          <w:lang w:val="en-US"/>
        </w:rPr>
      </w:pPr>
    </w:p>
    <w:p w14:paraId="5EBA8F05" w14:textId="77777777" w:rsidR="007F1DC2" w:rsidRDefault="007F1DC2" w:rsidP="00353D32">
      <w:pPr>
        <w:pStyle w:val="NoSpacing"/>
        <w:rPr>
          <w:lang w:val="en-US"/>
        </w:rPr>
      </w:pPr>
    </w:p>
    <w:p w14:paraId="360D931A" w14:textId="77777777" w:rsidR="007F1DC2" w:rsidRDefault="007F1DC2" w:rsidP="007F1DC2">
      <w:pPr>
        <w:pStyle w:val="Heading2"/>
        <w:rPr>
          <w:lang w:val="en-US"/>
        </w:rPr>
      </w:pPr>
      <w:r>
        <w:rPr>
          <w:lang w:val="en-US"/>
        </w:rPr>
        <w:t>Other products</w:t>
      </w:r>
    </w:p>
    <w:p w14:paraId="41D10F95" w14:textId="77777777" w:rsidR="007F1DC2" w:rsidRDefault="007F1DC2" w:rsidP="007F1DC2">
      <w:pPr>
        <w:pStyle w:val="NoSpacing"/>
        <w:rPr>
          <w:lang w:val="en-US"/>
        </w:rPr>
      </w:pPr>
      <w:r>
        <w:rPr>
          <w:lang w:val="en-US"/>
        </w:rPr>
        <w:t xml:space="preserve">In addition to the products mentioned in the previous section, other products may also </w:t>
      </w:r>
      <w:proofErr w:type="gramStart"/>
      <w:r>
        <w:rPr>
          <w:lang w:val="en-US"/>
        </w:rPr>
        <w:t>be encountered</w:t>
      </w:r>
      <w:proofErr w:type="gramEnd"/>
      <w:r w:rsidR="00A6709C">
        <w:rPr>
          <w:lang w:val="en-US"/>
        </w:rPr>
        <w:t xml:space="preserve"> during a campaign</w:t>
      </w:r>
      <w:r>
        <w:rPr>
          <w:lang w:val="en-US"/>
        </w:rPr>
        <w:t>:</w:t>
      </w:r>
    </w:p>
    <w:p w14:paraId="0C4F9761" w14:textId="77777777" w:rsidR="007F1DC2" w:rsidRDefault="007F1DC2" w:rsidP="007F1DC2">
      <w:pPr>
        <w:pStyle w:val="Heading3"/>
        <w:rPr>
          <w:lang w:val="en-US"/>
        </w:rPr>
      </w:pPr>
      <w:r>
        <w:rPr>
          <w:lang w:val="en-US"/>
        </w:rPr>
        <w:t>Intelligence reports</w:t>
      </w:r>
      <w:r w:rsidR="00A6709C">
        <w:rPr>
          <w:lang w:val="en-US"/>
        </w:rPr>
        <w:t xml:space="preserve"> (Created by mission designer or VIS)</w:t>
      </w:r>
    </w:p>
    <w:p w14:paraId="646F2C51" w14:textId="32D02230" w:rsidR="00FA6964" w:rsidRPr="00FA6964" w:rsidRDefault="00FA6964" w:rsidP="00FA6964">
      <w:pPr>
        <w:pStyle w:val="NoSpacing"/>
        <w:rPr>
          <w:lang w:val="en-US"/>
        </w:rPr>
      </w:pPr>
      <w:r>
        <w:rPr>
          <w:lang w:val="en-US"/>
        </w:rPr>
        <w:t xml:space="preserve">VID and VIS (if participating in the campaign) will publish intelligence reports which gives updates </w:t>
      </w:r>
      <w:del w:id="81" w:author="Martin Collins" w:date="2021-11-30T11:52:00Z">
        <w:r w:rsidDel="003F0C03">
          <w:rPr>
            <w:lang w:val="en-US"/>
          </w:rPr>
          <w:delText xml:space="preserve">to </w:delText>
        </w:r>
      </w:del>
      <w:ins w:id="82" w:author="Martin Collins" w:date="2021-11-30T11:52:00Z">
        <w:r w:rsidR="003F0C03">
          <w:rPr>
            <w:lang w:val="en-US"/>
          </w:rPr>
          <w:t>about</w:t>
        </w:r>
        <w:r w:rsidR="003F0C03">
          <w:rPr>
            <w:lang w:val="en-US"/>
          </w:rPr>
          <w:t xml:space="preserve"> </w:t>
        </w:r>
      </w:ins>
      <w:r>
        <w:rPr>
          <w:lang w:val="en-US"/>
        </w:rPr>
        <w:t xml:space="preserve">the enemy situation. This is something JFACC need to </w:t>
      </w:r>
      <w:del w:id="83" w:author="Martin Collins" w:date="2021-11-30T11:52:00Z">
        <w:r w:rsidDel="003F0C03">
          <w:rPr>
            <w:lang w:val="en-US"/>
          </w:rPr>
          <w:delText>bring into its</w:delText>
        </w:r>
      </w:del>
      <w:ins w:id="84" w:author="Martin Collins" w:date="2021-11-30T11:52:00Z">
        <w:r w:rsidR="003F0C03">
          <w:rPr>
            <w:lang w:val="en-US"/>
          </w:rPr>
          <w:t>consider during</w:t>
        </w:r>
      </w:ins>
      <w:r>
        <w:rPr>
          <w:lang w:val="en-US"/>
        </w:rPr>
        <w:t xml:space="preserve"> planning and decide if they need to change their plans</w:t>
      </w:r>
      <w:ins w:id="85" w:author="Martin Collins" w:date="2021-11-30T11:52:00Z">
        <w:r w:rsidR="003F0C03">
          <w:rPr>
            <w:lang w:val="en-US"/>
          </w:rPr>
          <w:t xml:space="preserve"> and/</w:t>
        </w:r>
      </w:ins>
      <w:del w:id="86" w:author="Martin Collins" w:date="2021-11-30T11:52:00Z">
        <w:r w:rsidDel="003F0C03">
          <w:rPr>
            <w:lang w:val="en-US"/>
          </w:rPr>
          <w:delText xml:space="preserve">, </w:delText>
        </w:r>
      </w:del>
      <w:r>
        <w:rPr>
          <w:lang w:val="en-US"/>
        </w:rPr>
        <w:t xml:space="preserve">or </w:t>
      </w:r>
      <w:del w:id="87" w:author="Martin Collins" w:date="2021-11-30T11:52:00Z">
        <w:r w:rsidDel="003F0C03">
          <w:rPr>
            <w:lang w:val="en-US"/>
          </w:rPr>
          <w:delText xml:space="preserve">change their </w:delText>
        </w:r>
      </w:del>
      <w:r>
        <w:rPr>
          <w:lang w:val="en-US"/>
        </w:rPr>
        <w:t>priorities.</w:t>
      </w:r>
    </w:p>
    <w:p w14:paraId="18041597" w14:textId="77777777" w:rsidR="007F1DC2" w:rsidRDefault="007F1DC2" w:rsidP="007F1DC2">
      <w:pPr>
        <w:pStyle w:val="NoSpacing"/>
        <w:rPr>
          <w:lang w:val="en-US"/>
        </w:rPr>
      </w:pPr>
    </w:p>
    <w:p w14:paraId="6FBD067D" w14:textId="77777777" w:rsidR="007F1DC2" w:rsidRDefault="007F1DC2" w:rsidP="007F1DC2">
      <w:pPr>
        <w:pStyle w:val="Heading3"/>
        <w:rPr>
          <w:lang w:val="en-US"/>
        </w:rPr>
      </w:pPr>
      <w:r>
        <w:rPr>
          <w:lang w:val="en-US"/>
        </w:rPr>
        <w:t>Concept of operations</w:t>
      </w:r>
      <w:r w:rsidR="00A6709C">
        <w:rPr>
          <w:lang w:val="en-US"/>
        </w:rPr>
        <w:t xml:space="preserve"> (CONOP) (Created by mission designer)</w:t>
      </w:r>
    </w:p>
    <w:p w14:paraId="41AED1EF" w14:textId="77777777" w:rsidR="00A6709C" w:rsidRPr="00A6709C" w:rsidRDefault="00A6709C" w:rsidP="00A6709C">
      <w:pPr>
        <w:pStyle w:val="NoSpacing"/>
        <w:rPr>
          <w:lang w:val="en-US"/>
        </w:rPr>
      </w:pPr>
      <w:r>
        <w:rPr>
          <w:lang w:val="en-US"/>
        </w:rPr>
        <w:t xml:space="preserve">From time to time the other components (Ground, Sea, SOF) may provide a concept of their operations. This </w:t>
      </w:r>
      <w:proofErr w:type="gramStart"/>
      <w:r>
        <w:rPr>
          <w:lang w:val="en-US"/>
        </w:rPr>
        <w:t>is provided</w:t>
      </w:r>
      <w:proofErr w:type="gramEnd"/>
      <w:r>
        <w:rPr>
          <w:lang w:val="en-US"/>
        </w:rPr>
        <w:t xml:space="preserve"> so JFACC gets a better understanding of the other friendly operations are planned. JFACC can then better figure out they can support the other components. A Concept of operation can also </w:t>
      </w:r>
      <w:proofErr w:type="gramStart"/>
      <w:r>
        <w:rPr>
          <w:lang w:val="en-US"/>
        </w:rPr>
        <w:t>be provided</w:t>
      </w:r>
      <w:proofErr w:type="gramEnd"/>
      <w:r>
        <w:rPr>
          <w:lang w:val="en-US"/>
        </w:rPr>
        <w:t xml:space="preserve"> for a specific sensitive operation as ordered by Joint Force Commander (JFC).</w:t>
      </w:r>
    </w:p>
    <w:p w14:paraId="6AB8A6A6" w14:textId="77777777" w:rsidR="005A3483" w:rsidRPr="009B7C1F" w:rsidRDefault="005A3483" w:rsidP="00353D32">
      <w:pPr>
        <w:pStyle w:val="NoSpacing"/>
        <w:rPr>
          <w:lang w:val="en-US"/>
        </w:rPr>
      </w:pPr>
    </w:p>
    <w:p w14:paraId="48DE0C90" w14:textId="77777777" w:rsidR="005A3483" w:rsidRPr="009B7C1F" w:rsidRDefault="008758E7" w:rsidP="00353D32">
      <w:pPr>
        <w:pStyle w:val="Heading1"/>
        <w:rPr>
          <w:lang w:val="en-US"/>
        </w:rPr>
      </w:pPr>
      <w:bookmarkStart w:id="88" w:name="_oq0k50lt9oqp" w:colFirst="0" w:colLast="0"/>
      <w:bookmarkEnd w:id="88"/>
      <w:r w:rsidRPr="009B7C1F">
        <w:rPr>
          <w:lang w:val="en-US"/>
        </w:rPr>
        <w:t>Chapter 2: Theory</w:t>
      </w:r>
    </w:p>
    <w:p w14:paraId="0994DD7D" w14:textId="77777777" w:rsidR="005A3483" w:rsidRPr="009B7C1F" w:rsidRDefault="008758E7" w:rsidP="00353D32">
      <w:pPr>
        <w:pStyle w:val="Heading2"/>
        <w:rPr>
          <w:lang w:val="en-US"/>
        </w:rPr>
      </w:pPr>
      <w:r w:rsidRPr="009B7C1F">
        <w:rPr>
          <w:lang w:val="en-US"/>
        </w:rPr>
        <w:t>Air Campaign planning</w:t>
      </w:r>
    </w:p>
    <w:p w14:paraId="2F01AA7A" w14:textId="77777777" w:rsidR="005A3483" w:rsidRDefault="009F0A4F" w:rsidP="00353D32">
      <w:pPr>
        <w:pStyle w:val="NoSpacing"/>
        <w:rPr>
          <w:lang w:val="en-US"/>
        </w:rPr>
      </w:pPr>
      <w:proofErr w:type="gramStart"/>
      <w:r>
        <w:rPr>
          <w:lang w:val="en-US"/>
        </w:rPr>
        <w:t>5</w:t>
      </w:r>
      <w:proofErr w:type="gramEnd"/>
      <w:r>
        <w:rPr>
          <w:lang w:val="en-US"/>
        </w:rPr>
        <w:t xml:space="preserve"> </w:t>
      </w:r>
      <w:r w:rsidRPr="009B7C1F">
        <w:rPr>
          <w:lang w:val="en-US"/>
        </w:rPr>
        <w:t>steps</w:t>
      </w:r>
      <w:r w:rsidR="008758E7" w:rsidRPr="009B7C1F">
        <w:rPr>
          <w:lang w:val="en-US"/>
        </w:rPr>
        <w:t xml:space="preserve"> JAOP plan development</w:t>
      </w:r>
    </w:p>
    <w:p w14:paraId="6DF5C849" w14:textId="77777777" w:rsidR="008758E7" w:rsidRDefault="008758E7" w:rsidP="00353D32">
      <w:pPr>
        <w:pStyle w:val="NoSpacing"/>
        <w:rPr>
          <w:lang w:val="en-US"/>
        </w:rPr>
      </w:pPr>
    </w:p>
    <w:p w14:paraId="09117AAE" w14:textId="77777777" w:rsidR="008758E7" w:rsidRDefault="008758E7" w:rsidP="008758E7">
      <w:pPr>
        <w:pStyle w:val="Heading3"/>
        <w:rPr>
          <w:lang w:val="en-US"/>
        </w:rPr>
      </w:pPr>
      <w:r>
        <w:rPr>
          <w:lang w:val="en-US"/>
        </w:rPr>
        <w:lastRenderedPageBreak/>
        <w:t xml:space="preserve">Step 1: </w:t>
      </w:r>
      <w:r w:rsidRPr="009B7C1F">
        <w:rPr>
          <w:lang w:val="en-US"/>
        </w:rPr>
        <w:t>Operational Environment Research.</w:t>
      </w:r>
    </w:p>
    <w:p w14:paraId="7E9C16E3" w14:textId="77777777" w:rsidR="008758E7" w:rsidRPr="009B7C1F" w:rsidRDefault="008758E7" w:rsidP="008758E7">
      <w:pPr>
        <w:pStyle w:val="NoSpacing"/>
        <w:rPr>
          <w:lang w:val="en-US"/>
        </w:rPr>
      </w:pPr>
      <w:r>
        <w:rPr>
          <w:lang w:val="en-US"/>
        </w:rPr>
        <w:t>This step</w:t>
      </w:r>
      <w:r w:rsidRPr="009B7C1F">
        <w:rPr>
          <w:lang w:val="en-US"/>
        </w:rPr>
        <w:t xml:space="preserve"> </w:t>
      </w:r>
      <w:proofErr w:type="gramStart"/>
      <w:r w:rsidRPr="009B7C1F">
        <w:rPr>
          <w:lang w:val="en-US"/>
        </w:rPr>
        <w:t>is focused</w:t>
      </w:r>
      <w:proofErr w:type="gramEnd"/>
      <w:r w:rsidRPr="009B7C1F">
        <w:rPr>
          <w:lang w:val="en-US"/>
        </w:rPr>
        <w:t xml:space="preserve">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14:paraId="4526ECB7" w14:textId="77777777" w:rsidR="008758E7" w:rsidRPr="009B7C1F" w:rsidRDefault="008758E7" w:rsidP="008758E7">
      <w:pPr>
        <w:pStyle w:val="NoSpacing"/>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 xml:space="preserve">attacked </w:t>
      </w:r>
      <w:proofErr w:type="gramStart"/>
      <w:r w:rsidRPr="009B7C1F">
        <w:rPr>
          <w:lang w:val="en-US"/>
        </w:rPr>
        <w:t>in a given</w:t>
      </w:r>
      <w:proofErr w:type="gramEnd"/>
      <w:r w:rsidRPr="009B7C1F">
        <w:rPr>
          <w:lang w:val="en-US"/>
        </w:rPr>
        <w:t xml:space="preserve"> period. Such airfields may be at lower risk to enemy air and missile attack,</w:t>
      </w:r>
    </w:p>
    <w:p w14:paraId="0153F1D7" w14:textId="77777777" w:rsidR="008758E7" w:rsidRDefault="008758E7" w:rsidP="008758E7">
      <w:pPr>
        <w:pStyle w:val="NoSpacing"/>
        <w:rPr>
          <w:lang w:val="en-US"/>
        </w:rPr>
      </w:pPr>
      <w:r w:rsidRPr="009B7C1F">
        <w:rPr>
          <w:lang w:val="en-US"/>
        </w:rPr>
        <w:t>however, providing a tradeoff between efficiency and survivability.</w:t>
      </w:r>
    </w:p>
    <w:p w14:paraId="0C7171EB" w14:textId="77777777" w:rsidR="00167BDA" w:rsidRDefault="00167BDA" w:rsidP="008758E7">
      <w:pPr>
        <w:pStyle w:val="NoSpacing"/>
        <w:rPr>
          <w:lang w:val="en-US"/>
        </w:rPr>
      </w:pPr>
    </w:p>
    <w:p w14:paraId="772BE94F" w14:textId="77777777" w:rsidR="00167BDA" w:rsidRDefault="00167BDA" w:rsidP="008758E7">
      <w:pPr>
        <w:pStyle w:val="NoSpacing"/>
        <w:rPr>
          <w:lang w:val="en-US"/>
        </w:rPr>
      </w:pPr>
    </w:p>
    <w:p w14:paraId="6AA27618" w14:textId="77777777" w:rsidR="00167BDA" w:rsidRDefault="00167BDA" w:rsidP="00167BDA">
      <w:pPr>
        <w:pStyle w:val="Heading3"/>
        <w:rPr>
          <w:lang w:val="en-US"/>
        </w:rPr>
      </w:pPr>
      <w:r>
        <w:rPr>
          <w:lang w:val="en-US"/>
        </w:rPr>
        <w:t xml:space="preserve">Step 2: </w:t>
      </w:r>
      <w:r w:rsidRPr="009B7C1F">
        <w:rPr>
          <w:lang w:val="en-US"/>
        </w:rPr>
        <w:t>Centers of Gravity Identification.</w:t>
      </w:r>
    </w:p>
    <w:p w14:paraId="759958A6" w14:textId="26889343" w:rsidR="00167BDA" w:rsidRDefault="00167BDA" w:rsidP="00167BDA">
      <w:pPr>
        <w:autoSpaceDE w:val="0"/>
        <w:autoSpaceDN w:val="0"/>
        <w:adjustRightInd w:val="0"/>
        <w:spacing w:after="0" w:line="240" w:lineRule="auto"/>
        <w:rPr>
          <w:rFonts w:ascii="TimesNewRomanPSMT" w:hAnsi="TimesNewRomanPSMT" w:cs="TimesNewRomanPSMT"/>
          <w:lang w:val="en-US"/>
        </w:rPr>
      </w:pPr>
      <w:commentRangeStart w:id="89"/>
      <w:r>
        <w:rPr>
          <w:rFonts w:ascii="TimesNewRomanPSMT" w:hAnsi="TimesNewRomanPSMT" w:cs="TimesNewRomanPSMT"/>
          <w:lang w:val="en-US"/>
        </w:rPr>
        <w:t xml:space="preserve">Within </w:t>
      </w:r>
      <w:commentRangeEnd w:id="89"/>
      <w:r w:rsidR="008B36C0">
        <w:rPr>
          <w:rStyle w:val="CommentReference"/>
        </w:rPr>
        <w:commentReference w:id="89"/>
      </w:r>
      <w:r>
        <w:rPr>
          <w:rFonts w:ascii="TimesNewRomanPSMT" w:hAnsi="TimesNewRomanPSMT" w:cs="TimesNewRomanPSMT"/>
          <w:lang w:val="en-US"/>
        </w:rPr>
        <w:t>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erational Environment Research</w:t>
      </w:r>
      <w:ins w:id="90" w:author="Martin Collins" w:date="2021-11-30T12:03:00Z">
        <w:r w:rsidR="008B36C0">
          <w:rPr>
            <w:rFonts w:ascii="TimesNewRomanPSMT" w:hAnsi="TimesNewRomanPSMT" w:cs="TimesNewRomanPSMT"/>
            <w:lang w:val="en-US"/>
          </w:rPr>
          <w:t>, one</w:t>
        </w:r>
      </w:ins>
      <w:del w:id="91" w:author="Martin Collins" w:date="2021-11-30T12:03:00Z">
        <w:r w:rsidDel="008B36C0">
          <w:rPr>
            <w:rFonts w:ascii="TimesNewRomanPSMT" w:hAnsi="TimesNewRomanPSMT" w:cs="TimesNewRomanPSMT"/>
            <w:lang w:val="en-US"/>
          </w:rPr>
          <w:delText>,</w:delText>
        </w:r>
      </w:del>
      <w:r>
        <w:rPr>
          <w:rFonts w:ascii="TimesNewRomanPSMT" w:hAnsi="TimesNewRomanPSMT" w:cs="TimesNewRomanPSMT"/>
          <w:lang w:val="en-US"/>
        </w:rPr>
        <w:t xml:space="preserve">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proofErr w:type="gramStart"/>
      <w:r w:rsidRPr="00E26CE5">
        <w:rPr>
          <w:rFonts w:ascii="TimesNewRomanPSMT" w:hAnsi="TimesNewRomanPSMT" w:cs="TimesNewRomanPSMT"/>
          <w:lang w:val="en-US"/>
        </w:rPr>
        <w:t>adversary functions</w:t>
      </w:r>
      <w:proofErr w:type="gramEnd"/>
      <w:ins w:id="92" w:author="Martin Collins" w:date="2021-11-30T12:02:00Z">
        <w:r w:rsidR="008B36C0">
          <w:rPr>
            <w:rFonts w:ascii="TimesNewRomanPSMT" w:hAnsi="TimesNewRomanPSMT" w:cs="TimesNewRomanPSMT"/>
            <w:lang w:val="en-US"/>
          </w:rPr>
          <w:t>,</w:t>
        </w:r>
      </w:ins>
      <w:del w:id="93" w:author="Martin Collins" w:date="2021-11-30T12:02:00Z">
        <w:r w:rsidRPr="00E26CE5" w:rsidDel="008B36C0">
          <w:rPr>
            <w:rFonts w:ascii="TimesNewRomanPSMT" w:hAnsi="TimesNewRomanPSMT" w:cs="TimesNewRomanPSMT"/>
            <w:lang w:val="en-US"/>
          </w:rPr>
          <w:delText>;</w:delText>
        </w:r>
      </w:del>
      <w:r w:rsidRPr="00E26CE5">
        <w:rPr>
          <w:rFonts w:ascii="TimesNewRomanPSMT" w:hAnsi="TimesNewRomanPSMT" w:cs="TimesNewRomanPSMT"/>
          <w:lang w:val="en-US"/>
        </w:rPr>
        <w:t xml:space="preserve"> </w:t>
      </w:r>
      <w:del w:id="94" w:author="Martin Collins" w:date="2021-11-30T12:02:00Z">
        <w:r w:rsidRPr="00E26CE5" w:rsidDel="008B36C0">
          <w:rPr>
            <w:rFonts w:ascii="TimesNewRomanPSMT" w:hAnsi="TimesNewRomanPSMT" w:cs="TimesNewRomanPSMT"/>
            <w:lang w:val="en-US"/>
          </w:rPr>
          <w:delText xml:space="preserve">of his </w:delText>
        </w:r>
      </w:del>
      <w:ins w:id="95" w:author="Martin Collins" w:date="2021-11-30T12:02:00Z">
        <w:r w:rsidR="008B36C0">
          <w:rPr>
            <w:rFonts w:ascii="TimesNewRomanPSMT" w:hAnsi="TimesNewRomanPSMT" w:cs="TimesNewRomanPSMT"/>
            <w:lang w:val="en-US"/>
          </w:rPr>
          <w:t xml:space="preserve">their </w:t>
        </w:r>
      </w:ins>
      <w:r w:rsidRPr="00E26CE5">
        <w:rPr>
          <w:rFonts w:ascii="TimesNewRomanPSMT" w:hAnsi="TimesNewRomanPSMT" w:cs="TimesNewRomanPSMT"/>
          <w:lang w:val="en-US"/>
        </w:rPr>
        <w:t xml:space="preserve">strengths, and </w:t>
      </w:r>
      <w:del w:id="96" w:author="Martin Collins" w:date="2021-11-30T12:02:00Z">
        <w:r w:rsidRPr="00E26CE5" w:rsidDel="008B36C0">
          <w:rPr>
            <w:rFonts w:ascii="TimesNewRomanPSMT" w:hAnsi="TimesNewRomanPSMT" w:cs="TimesNewRomanPSMT"/>
            <w:lang w:val="en-US"/>
          </w:rPr>
          <w:delText xml:space="preserve">of his </w:delText>
        </w:r>
      </w:del>
      <w:ins w:id="97" w:author="Martin Collins" w:date="2021-11-30T12:04:00Z">
        <w:r w:rsidR="008B36C0">
          <w:rPr>
            <w:rFonts w:ascii="TimesNewRomanPSMT" w:hAnsi="TimesNewRomanPSMT" w:cs="TimesNewRomanPSMT"/>
            <w:lang w:val="en-US"/>
          </w:rPr>
          <w:t xml:space="preserve">their </w:t>
        </w:r>
      </w:ins>
      <w:r w:rsidRPr="00E26CE5">
        <w:rPr>
          <w:rFonts w:ascii="TimesNewRomanPSMT" w:hAnsi="TimesNewRomanPSMT" w:cs="TimesNewRomanPSMT"/>
          <w:lang w:val="en-US"/>
        </w:rPr>
        <w:t>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14:paraId="16EAC1A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7140C7E" w14:textId="49E4616C"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w:t>
      </w:r>
      <w:ins w:id="98" w:author="Martin Collins" w:date="2021-11-30T12:10:00Z">
        <w:r w:rsidR="00405337">
          <w:rPr>
            <w:rFonts w:ascii="TimesNewRomanPSMT" w:hAnsi="TimesNewRomanPSMT" w:cs="TimesNewRomanPSMT"/>
            <w:lang w:val="en-US"/>
          </w:rPr>
          <w:t xml:space="preserve"> in 1832</w:t>
        </w:r>
      </w:ins>
      <w:r w:rsidRPr="00E26CE5">
        <w:rPr>
          <w:rFonts w:ascii="TimesNewRomanPSMT" w:hAnsi="TimesNewRomanPSMT" w:cs="TimesNewRomanPSMT"/>
          <w:lang w:val="en-US"/>
        </w:rPr>
        <w:t>.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 xml:space="preserve">description by stating that “the ultimate substance of enemy strength must be </w:t>
      </w:r>
      <w:del w:id="99" w:author="Martin Collins" w:date="2021-11-30T12:09:00Z">
        <w:r w:rsidRPr="00E26CE5" w:rsidDel="00405337">
          <w:rPr>
            <w:rFonts w:ascii="TimesNewRomanPSMT" w:hAnsi="TimesNewRomanPSMT" w:cs="TimesNewRomanPSMT"/>
            <w:lang w:val="en-US"/>
          </w:rPr>
          <w:delText>[</w:delText>
        </w:r>
      </w:del>
      <w:r w:rsidRPr="00E26CE5">
        <w:rPr>
          <w:rFonts w:ascii="TimesNewRomanPSMT" w:hAnsi="TimesNewRomanPSMT" w:cs="TimesNewRomanPSMT"/>
          <w:lang w:val="en-US"/>
        </w:rPr>
        <w:t>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among them critical 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w:t>
      </w:r>
      <w:proofErr w:type="gramStart"/>
      <w:r>
        <w:rPr>
          <w:rFonts w:ascii="TimesNewRomanPSMT" w:hAnsi="TimesNewRomanPSMT" w:cs="TimesNewRomanPSMT"/>
          <w:lang w:val="en-US"/>
        </w:rPr>
        <w:t>be identified</w:t>
      </w:r>
      <w:proofErr w:type="gramEnd"/>
      <w:r>
        <w:rPr>
          <w:rFonts w:ascii="TimesNewRomanPSMT" w:hAnsi="TimesNewRomanPSMT" w:cs="TimesNewRomanPSMT"/>
          <w:lang w:val="en-US"/>
        </w:rPr>
        <w:t xml:space="preserve">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14:paraId="67301C0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BB04C14"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756367B1"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018DD5A2" w14:textId="39431968" w:rsidR="00686CF1" w:rsidRPr="00FD4A62" w:rsidRDefault="00686CF1" w:rsidP="00167BDA">
      <w:pPr>
        <w:autoSpaceDE w:val="0"/>
        <w:autoSpaceDN w:val="0"/>
        <w:adjustRightInd w:val="0"/>
        <w:spacing w:after="0" w:line="240" w:lineRule="auto"/>
        <w:rPr>
          <w:lang w:val="en-US"/>
        </w:rPr>
      </w:pPr>
      <w:r w:rsidRPr="005D5C7D">
        <w:rPr>
          <w:rFonts w:ascii="TimesNewRomanPSMT" w:hAnsi="TimesNewRomanPSMT" w:cs="TimesNewRomanPSMT"/>
          <w:b/>
          <w:lang w:val="en-US"/>
        </w:rPr>
        <w:t>COG Analysis.</w:t>
      </w:r>
      <w:r w:rsidRPr="005D5C7D">
        <w:rPr>
          <w:rFonts w:ascii="TimesNewRomanPSMT" w:hAnsi="TimesNewRomanPSMT" w:cs="TimesNewRomanPSMT"/>
          <w:lang w:val="en-US"/>
        </w:rPr>
        <w:t xml:space="preserve"> COG analysis </w:t>
      </w:r>
      <w:commentRangeStart w:id="100"/>
      <w:r w:rsidRPr="005D5C7D">
        <w:rPr>
          <w:rFonts w:ascii="TimesNewRomanPSMT" w:hAnsi="TimesNewRomanPSMT" w:cs="TimesNewRomanPSMT"/>
          <w:lang w:val="en-US"/>
        </w:rPr>
        <w:t xml:space="preserve">is important to targeting efforts because it identifies the </w:t>
      </w:r>
      <w:r w:rsidRPr="00FD4A62">
        <w:rPr>
          <w:lang w:val="en-US"/>
        </w:rPr>
        <w:t xml:space="preserve">adversary’s </w:t>
      </w:r>
      <w:proofErr w:type="spellStart"/>
      <w:r w:rsidRPr="00FD4A62">
        <w:rPr>
          <w:lang w:val="en-US"/>
        </w:rPr>
        <w:t>strengths</w:t>
      </w:r>
      <w:ins w:id="101" w:author="Martin Collins" w:date="2021-11-30T12:11:00Z">
        <w:r w:rsidR="003F5DFF">
          <w:rPr>
            <w:lang w:val="en-US"/>
          </w:rPr>
          <w:t>,</w:t>
        </w:r>
      </w:ins>
      <w:del w:id="102" w:author="Martin Collins" w:date="2021-11-30T12:11:00Z">
        <w:r w:rsidRPr="00FD4A62" w:rsidDel="003F5DFF">
          <w:rPr>
            <w:lang w:val="en-US"/>
          </w:rPr>
          <w:delText xml:space="preserve"> and </w:delText>
        </w:r>
      </w:del>
      <w:r w:rsidRPr="00FD4A62">
        <w:rPr>
          <w:lang w:val="en-US"/>
        </w:rPr>
        <w:t>weaknesses</w:t>
      </w:r>
      <w:proofErr w:type="spellEnd"/>
      <w:r w:rsidRPr="00FD4A62">
        <w:rPr>
          <w:lang w:val="en-US"/>
        </w:rPr>
        <w:t>, and how t</w:t>
      </w:r>
      <w:commentRangeEnd w:id="100"/>
      <w:r w:rsidR="003F5DFF">
        <w:rPr>
          <w:rStyle w:val="CommentReference"/>
        </w:rPr>
        <w:commentReference w:id="100"/>
      </w:r>
      <w:proofErr w:type="gramStart"/>
      <w:r w:rsidRPr="00FD4A62">
        <w:rPr>
          <w:lang w:val="en-US"/>
        </w:rPr>
        <w:t>he</w:t>
      </w:r>
      <w:proofErr w:type="gramEnd"/>
      <w:r w:rsidRPr="00FD4A62">
        <w:rPr>
          <w:lang w:val="en-US"/>
        </w:rPr>
        <w:t xml:space="preserve"> adversary organizes, fights, and makes decisions. This analysis helps identify where those sources of power are vulnerable, where critical nodes within them are, and how they can </w:t>
      </w:r>
      <w:proofErr w:type="gramStart"/>
      <w:r w:rsidRPr="00FD4A62">
        <w:rPr>
          <w:lang w:val="en-US"/>
        </w:rPr>
        <w:t>be exploited</w:t>
      </w:r>
      <w:proofErr w:type="gramEnd"/>
      <w:r w:rsidRPr="00FD4A62">
        <w:rPr>
          <w:lang w:val="en-US"/>
        </w:rPr>
        <w:t>.</w:t>
      </w:r>
    </w:p>
    <w:p w14:paraId="394963B8" w14:textId="77777777" w:rsidR="00686CF1" w:rsidRPr="00FD4A62" w:rsidRDefault="00686CF1" w:rsidP="00167BDA">
      <w:pPr>
        <w:autoSpaceDE w:val="0"/>
        <w:autoSpaceDN w:val="0"/>
        <w:adjustRightInd w:val="0"/>
        <w:spacing w:after="0" w:line="240" w:lineRule="auto"/>
        <w:rPr>
          <w:lang w:val="en-US"/>
        </w:rPr>
      </w:pPr>
    </w:p>
    <w:p w14:paraId="4F8368B4" w14:textId="77777777" w:rsidR="009C468A" w:rsidRPr="00FD4A62" w:rsidRDefault="00686CF1" w:rsidP="00167BDA">
      <w:pPr>
        <w:autoSpaceDE w:val="0"/>
        <w:autoSpaceDN w:val="0"/>
        <w:adjustRightInd w:val="0"/>
        <w:spacing w:after="0" w:line="240" w:lineRule="auto"/>
        <w:rPr>
          <w:lang w:val="en-US"/>
        </w:rPr>
      </w:pPr>
      <w:r w:rsidRPr="00FD4A62">
        <w:rPr>
          <w:lang w:val="en-US"/>
        </w:rPr>
        <w:t>Analysis begins with the COG as a source of power. The analysis identifies the inherent abilities that allows the COG to act</w:t>
      </w:r>
      <w:del w:id="103" w:author="Martin Collins" w:date="2021-11-30T12:12:00Z">
        <w:r w:rsidRPr="00FD4A62" w:rsidDel="003F5DFF">
          <w:rPr>
            <w:lang w:val="en-US"/>
          </w:rPr>
          <w:delText xml:space="preserve"> </w:delText>
        </w:r>
      </w:del>
      <w:r w:rsidRPr="00FD4A62">
        <w:rPr>
          <w:lang w:val="en-US"/>
        </w:rPr>
        <w:t xml:space="preserve"> as such (critical capabilities); identifies the essential conditions, resources, or means (critical requirements) that allow the COG to operate; and then determines where those critical requirements are vulnerable (critical vulnerabilities [CVs]). Collectively, these </w:t>
      </w:r>
      <w:proofErr w:type="gramStart"/>
      <w:r w:rsidRPr="00FD4A62">
        <w:rPr>
          <w:lang w:val="en-US"/>
        </w:rPr>
        <w:t>are called</w:t>
      </w:r>
      <w:proofErr w:type="gramEnd"/>
      <w:r w:rsidRPr="00FD4A62">
        <w:rPr>
          <w:lang w:val="en-US"/>
        </w:rPr>
        <w:t xml:space="preserve"> critical factors. While it can sometimes be difficult to pick CVs from critical requirements or translate the former into explicit target sets, analysis performed during target development can help “operationalize” this technique’s insights.</w:t>
      </w:r>
      <w:r w:rsidR="009C468A" w:rsidRPr="00FD4A62">
        <w:rPr>
          <w:lang w:val="en-US"/>
        </w:rPr>
        <w:t xml:space="preserve"> </w:t>
      </w:r>
    </w:p>
    <w:p w14:paraId="7F54A50B" w14:textId="77777777" w:rsidR="009C468A" w:rsidRPr="00FD4A62" w:rsidRDefault="009C468A" w:rsidP="00167BDA">
      <w:pPr>
        <w:autoSpaceDE w:val="0"/>
        <w:autoSpaceDN w:val="0"/>
        <w:adjustRightInd w:val="0"/>
        <w:spacing w:after="0" w:line="240" w:lineRule="auto"/>
        <w:rPr>
          <w:lang w:val="en-US"/>
        </w:rPr>
      </w:pPr>
    </w:p>
    <w:p w14:paraId="6D4C8729" w14:textId="285F30FF" w:rsidR="00686CF1" w:rsidRPr="00FD4A62" w:rsidRDefault="009C468A" w:rsidP="00167BDA">
      <w:pPr>
        <w:autoSpaceDE w:val="0"/>
        <w:autoSpaceDN w:val="0"/>
        <w:adjustRightInd w:val="0"/>
        <w:spacing w:after="0" w:line="240" w:lineRule="auto"/>
        <w:rPr>
          <w:lang w:val="en-US"/>
        </w:rPr>
      </w:pPr>
      <w:r w:rsidRPr="00FD4A62">
        <w:rPr>
          <w:lang w:val="en-US"/>
        </w:rPr>
        <w:t xml:space="preserve">COGs are nouns—tangible or intangible sources of power. CC can </w:t>
      </w:r>
      <w:proofErr w:type="gramStart"/>
      <w:r w:rsidRPr="00FD4A62">
        <w:rPr>
          <w:lang w:val="en-US"/>
        </w:rPr>
        <w:t>be thought</w:t>
      </w:r>
      <w:proofErr w:type="gramEnd"/>
      <w:r w:rsidRPr="00FD4A62">
        <w:rPr>
          <w:lang w:val="en-US"/>
        </w:rPr>
        <w:t xml:space="preserve"> of as verbs</w:t>
      </w:r>
      <w:del w:id="104" w:author="Martin Collins" w:date="2021-11-30T12:13:00Z">
        <w:r w:rsidRPr="00FD4A62" w:rsidDel="003F5DFF">
          <w:rPr>
            <w:lang w:val="en-US"/>
          </w:rPr>
          <w:delText>—</w:delText>
        </w:r>
      </w:del>
      <w:ins w:id="105" w:author="Martin Collins" w:date="2021-11-30T12:13:00Z">
        <w:r w:rsidR="003F5DFF">
          <w:rPr>
            <w:lang w:val="en-US"/>
          </w:rPr>
          <w:t xml:space="preserve">, </w:t>
        </w:r>
      </w:ins>
      <w:r w:rsidRPr="00FD4A62">
        <w:rPr>
          <w:lang w:val="en-US"/>
        </w:rPr>
        <w:t>things a COG does. CRs are nouns—those things a critical capability needs to function as such. CVs are those critical requirements that are vulnerable.</w:t>
      </w:r>
    </w:p>
    <w:p w14:paraId="2BEA2CF4" w14:textId="77777777" w:rsidR="009C468A" w:rsidRPr="00FD4A62" w:rsidRDefault="009C468A" w:rsidP="00167BDA">
      <w:pPr>
        <w:autoSpaceDE w:val="0"/>
        <w:autoSpaceDN w:val="0"/>
        <w:adjustRightInd w:val="0"/>
        <w:spacing w:after="0" w:line="240" w:lineRule="auto"/>
        <w:rPr>
          <w:lang w:val="en-US"/>
        </w:rPr>
      </w:pPr>
    </w:p>
    <w:p w14:paraId="51CB4642" w14:textId="77777777" w:rsidR="009C468A" w:rsidRPr="00FD4A62" w:rsidRDefault="009C468A" w:rsidP="00167BDA">
      <w:pPr>
        <w:autoSpaceDE w:val="0"/>
        <w:autoSpaceDN w:val="0"/>
        <w:adjustRightInd w:val="0"/>
        <w:spacing w:after="0" w:line="240" w:lineRule="auto"/>
        <w:rPr>
          <w:lang w:val="en-US"/>
        </w:rPr>
      </w:pPr>
      <w:r w:rsidRPr="00FD4A62">
        <w:rPr>
          <w:lang w:val="en-US"/>
        </w:rPr>
        <w:t>Example:</w:t>
      </w:r>
    </w:p>
    <w:p w14:paraId="7E5345F6" w14:textId="77777777"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14:anchorId="0CD8FBAA" wp14:editId="7B3B53D7">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14:paraId="5BAFF576"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08689CE4"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30579552"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2B083100" w14:textId="77777777"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proofErr w:type="gramStart"/>
      <w:r>
        <w:rPr>
          <w:rFonts w:ascii="TimesNewRomanPSMT" w:hAnsi="TimesNewRomanPSMT" w:cs="TimesNewRomanPSMT"/>
          <w:lang w:val="en-US"/>
        </w:rPr>
        <w:t>In order to</w:t>
      </w:r>
      <w:proofErr w:type="gramEnd"/>
      <w:r>
        <w:rPr>
          <w:rFonts w:ascii="TimesNewRomanPSMT" w:hAnsi="TimesNewRomanPSMT" w:cs="TimesNewRomanPSMT"/>
          <w:lang w:val="en-US"/>
        </w:rPr>
        <w:t xml:space="preserve">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14:paraId="744C880A" w14:textId="77777777" w:rsidR="00167BDA" w:rsidRPr="00E26CE5" w:rsidRDefault="00167BDA" w:rsidP="00431111">
      <w:pPr>
        <w:pStyle w:val="ListParagraph"/>
        <w:numPr>
          <w:ilvl w:val="0"/>
          <w:numId w:val="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which COGs do I try to affect?</w:t>
      </w:r>
    </w:p>
    <w:p w14:paraId="370BECEE" w14:textId="77777777" w:rsidR="00167BDA" w:rsidRPr="00E26CE5" w:rsidRDefault="00167BDA" w:rsidP="00431111">
      <w:pPr>
        <w:pStyle w:val="ListParagraph"/>
        <w:numPr>
          <w:ilvl w:val="0"/>
          <w:numId w:val="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how do I affect them?</w:t>
      </w:r>
    </w:p>
    <w:p w14:paraId="5F8D45B1" w14:textId="77777777" w:rsidR="00167BDA" w:rsidRPr="00E26CE5" w:rsidRDefault="00167BDA" w:rsidP="00431111">
      <w:pPr>
        <w:pStyle w:val="ListParagraph"/>
        <w:numPr>
          <w:ilvl w:val="0"/>
          <w:numId w:val="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to what extent do I affect them?</w:t>
      </w:r>
    </w:p>
    <w:p w14:paraId="49B79255" w14:textId="77777777" w:rsidR="00167BDA" w:rsidRPr="00E26CE5" w:rsidRDefault="00167BDA" w:rsidP="00431111">
      <w:pPr>
        <w:pStyle w:val="ListParagraph"/>
        <w:numPr>
          <w:ilvl w:val="0"/>
          <w:numId w:val="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14:paraId="2275AA76"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14:paraId="171933B5"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CE15B21"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2C71D98E" w14:textId="77777777"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Types of attack.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w:t>
      </w:r>
      <w:proofErr w:type="gramStart"/>
      <w:r w:rsidRPr="00F61F72">
        <w:rPr>
          <w:rFonts w:ascii="TimesNewRomanPSMT" w:hAnsi="TimesNewRomanPSMT" w:cs="TimesNewRomanPSMT"/>
          <w:lang w:val="en-US"/>
        </w:rPr>
        <w:t>be attacked</w:t>
      </w:r>
      <w:proofErr w:type="gramEnd"/>
      <w:r w:rsidRPr="00F61F72">
        <w:rPr>
          <w:rFonts w:ascii="TimesNewRomanPSMT" w:hAnsi="TimesNewRomanPSMT" w:cs="TimesNewRomanPSMT"/>
          <w:lang w:val="en-US"/>
        </w:rPr>
        <w:t xml:space="preserve">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14:paraId="26B3EAE3" w14:textId="77777777" w:rsidR="00167BDA" w:rsidRPr="00F61F72" w:rsidRDefault="00167BDA" w:rsidP="00431111">
      <w:pPr>
        <w:pStyle w:val="ListParagraph"/>
        <w:numPr>
          <w:ilvl w:val="0"/>
          <w:numId w:val="11"/>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14:paraId="5F46D92F" w14:textId="77777777" w:rsidR="00167BDA" w:rsidRPr="00F61F72" w:rsidRDefault="00167BDA" w:rsidP="00431111">
      <w:pPr>
        <w:pStyle w:val="ListParagraph"/>
        <w:numPr>
          <w:ilvl w:val="0"/>
          <w:numId w:val="11"/>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w:t>
      </w:r>
      <w:proofErr w:type="gramStart"/>
      <w:r w:rsidRPr="00F61F72">
        <w:rPr>
          <w:rFonts w:ascii="TimesNewRomanPSMT" w:hAnsi="TimesNewRomanPSMT" w:cs="TimesNewRomanPSMT"/>
          <w:lang w:val="en-US"/>
        </w:rPr>
        <w:t>is identified</w:t>
      </w:r>
      <w:proofErr w:type="gramEnd"/>
      <w:r w:rsidRPr="00F61F72">
        <w:rPr>
          <w:rFonts w:ascii="TimesNewRomanPSMT" w:hAnsi="TimesNewRomanPSMT" w:cs="TimesNewRomanPSMT"/>
          <w:lang w:val="en-US"/>
        </w:rPr>
        <w:t xml:space="preserve"> as a COG, direct attack on his/her person might accomplish the objective of ending the war. If, however, such an attack </w:t>
      </w:r>
      <w:proofErr w:type="gramStart"/>
      <w:r w:rsidRPr="00F61F72">
        <w:rPr>
          <w:rFonts w:ascii="TimesNewRomanPSMT" w:hAnsi="TimesNewRomanPSMT" w:cs="TimesNewRomanPSMT"/>
          <w:lang w:val="en-US"/>
        </w:rPr>
        <w:t>is not allowed</w:t>
      </w:r>
      <w:proofErr w:type="gramEnd"/>
      <w:r w:rsidRPr="00F61F72">
        <w:rPr>
          <w:rFonts w:ascii="TimesNewRomanPSMT" w:hAnsi="TimesNewRomanPSMT" w:cs="TimesNewRomanPSMT"/>
          <w:lang w:val="en-US"/>
        </w:rPr>
        <w:t xml:space="preserve">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14:paraId="3C06CE4B"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6C24F480"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60C4C9DC"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lastRenderedPageBreak/>
        <w:t xml:space="preserve">Parallel Attack. </w:t>
      </w:r>
      <w:r w:rsidRPr="00F61F72">
        <w:rPr>
          <w:rFonts w:ascii="TimesNewRomanPSMT" w:hAnsi="TimesNewRomanPSMT" w:cs="TimesNewRomanPSMT"/>
          <w:lang w:val="en-US"/>
        </w:rPr>
        <w:t xml:space="preserve">Centers of gravity should </w:t>
      </w:r>
      <w:proofErr w:type="gramStart"/>
      <w:r w:rsidRPr="00F61F72">
        <w:rPr>
          <w:rFonts w:ascii="TimesNewRomanPSMT" w:hAnsi="TimesNewRomanPSMT" w:cs="TimesNewRomanPSMT"/>
          <w:lang w:val="en-US"/>
        </w:rPr>
        <w:t>be attacked</w:t>
      </w:r>
      <w:proofErr w:type="gramEnd"/>
      <w:r w:rsidRPr="00F61F72">
        <w:rPr>
          <w:rFonts w:ascii="TimesNewRomanPSMT" w:hAnsi="TimesNewRomanPSMT" w:cs="TimesNewRomanPSMT"/>
          <w:lang w:val="en-US"/>
        </w:rPr>
        <w:t xml:space="preserve">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 xml:space="preserve">affect every facet of a COG. If </w:t>
      </w:r>
      <w:commentRangeStart w:id="106"/>
      <w:r w:rsidRPr="00F61F72">
        <w:rPr>
          <w:rFonts w:ascii="TimesNewRomanPSMT" w:hAnsi="TimesNewRomanPSMT" w:cs="TimesNewRomanPSMT"/>
          <w:lang w:val="en-US"/>
        </w:rPr>
        <w:t xml:space="preserve">POL </w:t>
      </w:r>
      <w:commentRangeEnd w:id="106"/>
      <w:r w:rsidR="00FC0CB7">
        <w:rPr>
          <w:rStyle w:val="CommentReference"/>
        </w:rPr>
        <w:commentReference w:id="106"/>
      </w:r>
      <w:r w:rsidRPr="00F61F72">
        <w:rPr>
          <w:rFonts w:ascii="TimesNewRomanPSMT" w:hAnsi="TimesNewRomanPSMT" w:cs="TimesNewRomanPSMT"/>
          <w:lang w:val="en-US"/>
        </w:rPr>
        <w:t xml:space="preserve">is the COG, it can </w:t>
      </w:r>
      <w:proofErr w:type="gramStart"/>
      <w:r w:rsidRPr="00F61F72">
        <w:rPr>
          <w:rFonts w:ascii="TimesNewRomanPSMT" w:hAnsi="TimesNewRomanPSMT" w:cs="TimesNewRomanPSMT"/>
          <w:lang w:val="en-US"/>
        </w:rPr>
        <w:t>be attacked</w:t>
      </w:r>
      <w:proofErr w:type="gramEnd"/>
      <w:r w:rsidRPr="00F61F72">
        <w:rPr>
          <w:rFonts w:ascii="TimesNewRomanPSMT" w:hAnsi="TimesNewRomanPSMT" w:cs="TimesNewRomanPSMT"/>
          <w:lang w:val="en-US"/>
        </w:rPr>
        <w:t xml:space="preserve">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 xml:space="preserve">permitting) </w:t>
      </w:r>
      <w:proofErr w:type="gramStart"/>
      <w:r w:rsidRPr="00F61F72">
        <w:rPr>
          <w:rFonts w:ascii="TimesNewRomanPSMT" w:hAnsi="TimesNewRomanPSMT" w:cs="TimesNewRomanPSMT"/>
          <w:lang w:val="en-US"/>
        </w:rPr>
        <w:t>in order to</w:t>
      </w:r>
      <w:proofErr w:type="gramEnd"/>
      <w:r w:rsidRPr="00F61F72">
        <w:rPr>
          <w:rFonts w:ascii="TimesNewRomanPSMT" w:hAnsi="TimesNewRomanPSMT" w:cs="TimesNewRomanPSMT"/>
          <w:lang w:val="en-US"/>
        </w:rPr>
        <w:t xml:space="preserve">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14:paraId="7880E465"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03C6F0FA"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02176B16" w14:textId="68484886"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COGs and targets.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proofErr w:type="gramStart"/>
      <w:r w:rsidRPr="00F61F72">
        <w:rPr>
          <w:rFonts w:ascii="TimesNewRomanPSMT" w:hAnsi="TimesNewRomanPSMT" w:cs="TimesNewRomanPSMT"/>
          <w:lang w:val="en-US"/>
        </w:rPr>
        <w:t>some</w:t>
      </w:r>
      <w:proofErr w:type="gramEnd"/>
      <w:r w:rsidRPr="00F61F72">
        <w:rPr>
          <w:rFonts w:ascii="TimesNewRomanPSMT" w:hAnsi="TimesNewRomanPSMT" w:cs="TimesNewRomanPSMT"/>
          <w:lang w:val="en-US"/>
        </w:rPr>
        <w:t xml:space="preserve"> targets, often unrelated to enemy COGs and their critical vulnerabilities,</w:t>
      </w:r>
      <w:r>
        <w:rPr>
          <w:rFonts w:ascii="TimesNewRomanPSMT" w:hAnsi="TimesNewRomanPSMT" w:cs="TimesNewRomanPSMT"/>
          <w:lang w:val="en-US"/>
        </w:rPr>
        <w:t xml:space="preserve"> </w:t>
      </w:r>
      <w:del w:id="107" w:author="Martin Collins" w:date="2021-11-30T15:31:00Z">
        <w:r w:rsidDel="00B43475">
          <w:rPr>
            <w:rFonts w:ascii="TimesNewRomanPSMT" w:hAnsi="TimesNewRomanPSMT" w:cs="TimesNewRomanPSMT"/>
            <w:lang w:val="en-US"/>
          </w:rPr>
          <w:delText xml:space="preserve">that </w:delText>
        </w:r>
      </w:del>
      <w:ins w:id="108" w:author="Martin Collins" w:date="2021-11-30T15:31:00Z">
        <w:r w:rsidR="00B43475">
          <w:rPr>
            <w:rFonts w:ascii="TimesNewRomanPSMT" w:hAnsi="TimesNewRomanPSMT" w:cs="TimesNewRomanPSMT"/>
            <w:lang w:val="en-US"/>
          </w:rPr>
          <w:t>which</w:t>
        </w:r>
        <w:r w:rsidR="00B43475">
          <w:rPr>
            <w:rFonts w:ascii="TimesNewRomanPSMT" w:hAnsi="TimesNewRomanPSMT" w:cs="TimesNewRomanPSMT"/>
            <w:lang w:val="en-US"/>
          </w:rPr>
          <w:t xml:space="preserve"> </w:t>
        </w:r>
      </w:ins>
      <w:r>
        <w:rPr>
          <w:rFonts w:ascii="TimesNewRomanPSMT" w:hAnsi="TimesNewRomanPSMT" w:cs="TimesNewRomanPSMT"/>
          <w:lang w:val="en-US"/>
        </w:rPr>
        <w:t xml:space="preserve">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 xml:space="preserve">an enabling attack might be </w:t>
      </w:r>
      <w:ins w:id="109" w:author="Martin Collins" w:date="2021-11-30T15:31:00Z">
        <w:r w:rsidR="00B43475">
          <w:rPr>
            <w:rFonts w:ascii="TimesNewRomanPSMT" w:hAnsi="TimesNewRomanPSMT" w:cs="TimesNewRomanPSMT"/>
            <w:lang w:val="en-US"/>
          </w:rPr>
          <w:t xml:space="preserve">the </w:t>
        </w:r>
      </w:ins>
      <w:r w:rsidRPr="00F61F72">
        <w:rPr>
          <w:rFonts w:ascii="TimesNewRomanPSMT" w:hAnsi="TimesNewRomanPSMT" w:cs="TimesNewRomanPSMT"/>
          <w:lang w:val="en-US"/>
        </w:rPr>
        <w:t>suppressi</w:t>
      </w:r>
      <w:ins w:id="110" w:author="Martin Collins" w:date="2021-11-30T15:31:00Z">
        <w:r w:rsidR="00B43475">
          <w:rPr>
            <w:rFonts w:ascii="TimesNewRomanPSMT" w:hAnsi="TimesNewRomanPSMT" w:cs="TimesNewRomanPSMT"/>
            <w:lang w:val="en-US"/>
          </w:rPr>
          <w:t>on</w:t>
        </w:r>
      </w:ins>
      <w:del w:id="111" w:author="Martin Collins" w:date="2021-11-30T15:31:00Z">
        <w:r w:rsidRPr="00F61F72" w:rsidDel="00B43475">
          <w:rPr>
            <w:rFonts w:ascii="TimesNewRomanPSMT" w:hAnsi="TimesNewRomanPSMT" w:cs="TimesNewRomanPSMT"/>
            <w:lang w:val="en-US"/>
          </w:rPr>
          <w:delText>ng</w:delText>
        </w:r>
      </w:del>
      <w:r w:rsidRPr="00F61F72">
        <w:rPr>
          <w:rFonts w:ascii="TimesNewRomanPSMT" w:hAnsi="TimesNewRomanPSMT" w:cs="TimesNewRomanPSMT"/>
          <w:lang w:val="en-US"/>
        </w:rPr>
        <w:t xml:space="preserve"> </w:t>
      </w:r>
      <w:ins w:id="112" w:author="Martin Collins" w:date="2021-11-30T15:31:00Z">
        <w:r w:rsidR="00B43475">
          <w:rPr>
            <w:rFonts w:ascii="TimesNewRomanPSMT" w:hAnsi="TimesNewRomanPSMT" w:cs="TimesNewRomanPSMT"/>
            <w:lang w:val="en-US"/>
          </w:rPr>
          <w:t xml:space="preserve">of </w:t>
        </w:r>
      </w:ins>
      <w:r w:rsidRPr="00F61F72">
        <w:rPr>
          <w:rFonts w:ascii="TimesNewRomanPSMT" w:hAnsi="TimesNewRomanPSMT" w:cs="TimesNewRomanPSMT"/>
          <w:lang w:val="en-US"/>
        </w:rPr>
        <w:t>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 xml:space="preserve">themselves identified as a COG) </w:t>
      </w:r>
      <w:proofErr w:type="gramStart"/>
      <w:r w:rsidRPr="00F61F72">
        <w:rPr>
          <w:rFonts w:ascii="TimesNewRomanPSMT" w:hAnsi="TimesNewRomanPSMT" w:cs="TimesNewRomanPSMT"/>
          <w:lang w:val="en-US"/>
        </w:rPr>
        <w:t>in order to</w:t>
      </w:r>
      <w:proofErr w:type="gramEnd"/>
      <w:r w:rsidRPr="00F61F72">
        <w:rPr>
          <w:rFonts w:ascii="TimesNewRomanPSMT" w:hAnsi="TimesNewRomanPSMT" w:cs="TimesNewRomanPSMT"/>
          <w:lang w:val="en-US"/>
        </w:rPr>
        <w:t xml:space="preserve"> strike a COG-associated target set deep in the enemy’s </w:t>
      </w:r>
      <w:del w:id="113" w:author="Martin Collins" w:date="2021-11-30T15:31:00Z">
        <w:r w:rsidRPr="00F61F72" w:rsidDel="00B43475">
          <w:rPr>
            <w:rFonts w:ascii="TimesNewRomanPSMT" w:hAnsi="TimesNewRomanPSMT" w:cs="TimesNewRomanPSMT"/>
            <w:lang w:val="en-US"/>
          </w:rPr>
          <w:delText>country</w:delText>
        </w:r>
      </w:del>
      <w:ins w:id="114" w:author="Martin Collins" w:date="2021-11-30T15:31:00Z">
        <w:r w:rsidR="00B43475">
          <w:rPr>
            <w:rFonts w:ascii="TimesNewRomanPSMT" w:hAnsi="TimesNewRomanPSMT" w:cs="TimesNewRomanPSMT"/>
            <w:lang w:val="en-US"/>
          </w:rPr>
          <w:t>territory</w:t>
        </w:r>
      </w:ins>
      <w:r w:rsidRPr="00F61F72">
        <w:rPr>
          <w:rFonts w:ascii="TimesNewRomanPSMT" w:hAnsi="TimesNewRomanPSMT" w:cs="TimesNewRomanPSMT"/>
          <w:lang w:val="en-US"/>
        </w:rPr>
        <w:t>.</w:t>
      </w:r>
      <w:r>
        <w:rPr>
          <w:rFonts w:ascii="TimesNewRomanPSMT" w:hAnsi="TimesNewRomanPSMT" w:cs="TimesNewRomanPSMT"/>
          <w:lang w:val="en-US"/>
        </w:rPr>
        <w:t xml:space="preserve"> </w:t>
      </w:r>
    </w:p>
    <w:p w14:paraId="5773CA50"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1025360F" w14:textId="77777777"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What really matters:</w:t>
      </w:r>
    </w:p>
    <w:p w14:paraId="7E97A381" w14:textId="77777777"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14:paraId="1A6885B3" w14:textId="00F61D24" w:rsidR="003D5AC6" w:rsidRPr="003D5AC6" w:rsidRDefault="003D5AC6" w:rsidP="00431111">
      <w:pPr>
        <w:numPr>
          <w:ilvl w:val="0"/>
          <w:numId w:val="17"/>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w:t>
      </w:r>
      <w:ins w:id="115" w:author="Martin Collins" w:date="2021-11-30T15:32:00Z">
        <w:r w:rsidR="00B43475">
          <w:rPr>
            <w:rFonts w:ascii="TimesNewRomanPSMT" w:hAnsi="TimesNewRomanPSMT" w:cs="TimesNewRomanPSMT"/>
            <w:lang w:val="en-US"/>
          </w:rPr>
          <w:t>,</w:t>
        </w:r>
      </w:ins>
      <w:r w:rsidRPr="003D5AC6">
        <w:rPr>
          <w:rFonts w:ascii="TimesNewRomanPSMT" w:hAnsi="TimesNewRomanPSMT" w:cs="TimesNewRomanPSMT"/>
          <w:lang w:val="en-US"/>
        </w:rPr>
        <w:t xml:space="preserve"> and linked to</w:t>
      </w:r>
      <w:ins w:id="116" w:author="Martin Collins" w:date="2021-11-30T15:32:00Z">
        <w:r w:rsidR="00B43475">
          <w:rPr>
            <w:rFonts w:ascii="TimesNewRomanPSMT" w:hAnsi="TimesNewRomanPSMT" w:cs="TimesNewRomanPSMT"/>
            <w:lang w:val="en-US"/>
          </w:rPr>
          <w:t>,</w:t>
        </w:r>
      </w:ins>
      <w:r w:rsidRPr="003D5AC6">
        <w:rPr>
          <w:rFonts w:ascii="TimesNewRomanPSMT" w:hAnsi="TimesNewRomanPSMT" w:cs="TimesNewRomanPSMT"/>
          <w:lang w:val="en-US"/>
        </w:rPr>
        <w:t xml:space="preserve"> an objective; indeed, it is what accomplishes an objective.</w:t>
      </w:r>
    </w:p>
    <w:p w14:paraId="36DDE4FE" w14:textId="77777777" w:rsidR="003D5AC6" w:rsidRPr="003D5AC6" w:rsidRDefault="003D5AC6" w:rsidP="00431111">
      <w:pPr>
        <w:numPr>
          <w:ilvl w:val="0"/>
          <w:numId w:val="17"/>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14:paraId="79A6AA41" w14:textId="77777777" w:rsidR="003D5AC6" w:rsidRPr="003D5AC6" w:rsidRDefault="003D5AC6" w:rsidP="00431111">
      <w:pPr>
        <w:numPr>
          <w:ilvl w:val="0"/>
          <w:numId w:val="17"/>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14:paraId="09DE727B" w14:textId="77777777" w:rsidR="003D5AC6" w:rsidRPr="003D5AC6" w:rsidRDefault="003D5AC6" w:rsidP="00431111">
      <w:pPr>
        <w:numPr>
          <w:ilvl w:val="0"/>
          <w:numId w:val="17"/>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great part of the value of COG analysis to planners are the discussion and debate that arise from conducting the analysis.</w:t>
      </w:r>
    </w:p>
    <w:p w14:paraId="35DA9DB2" w14:textId="77777777" w:rsidR="003D5AC6" w:rsidRPr="003D5AC6" w:rsidRDefault="003D5AC6" w:rsidP="00431111">
      <w:pPr>
        <w:numPr>
          <w:ilvl w:val="0"/>
          <w:numId w:val="17"/>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 xml:space="preserve">Identification and analysis of COGs must </w:t>
      </w:r>
      <w:proofErr w:type="gramStart"/>
      <w:r w:rsidRPr="003D5AC6">
        <w:rPr>
          <w:rFonts w:ascii="TimesNewRomanPSMT" w:hAnsi="TimesNewRomanPSMT" w:cs="TimesNewRomanPSMT"/>
          <w:lang w:val="en-US"/>
        </w:rPr>
        <w:t>be done</w:t>
      </w:r>
      <w:proofErr w:type="gramEnd"/>
      <w:r w:rsidRPr="003D5AC6">
        <w:rPr>
          <w:rFonts w:ascii="TimesNewRomanPSMT" w:hAnsi="TimesNewRomanPSMT" w:cs="TimesNewRomanPSMT"/>
          <w:lang w:val="en-US"/>
        </w:rPr>
        <w:t xml:space="preserve"> as discretely as possible for focus and clarity in COA development.</w:t>
      </w:r>
    </w:p>
    <w:p w14:paraId="1EE0744E" w14:textId="77777777" w:rsidR="003D5AC6" w:rsidRPr="003D5AC6" w:rsidRDefault="003D5AC6" w:rsidP="00431111">
      <w:pPr>
        <w:numPr>
          <w:ilvl w:val="0"/>
          <w:numId w:val="17"/>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14:paraId="23DAA87C"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167E4FDA"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06CA1785"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11F4FB12"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7E50AC64"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 xml:space="preserve">freedom of action. We analyze them </w:t>
      </w:r>
      <w:proofErr w:type="gramStart"/>
      <w:r w:rsidRPr="00F61F72">
        <w:rPr>
          <w:rFonts w:ascii="TimesNewRomanPSMT" w:hAnsi="TimesNewRomanPSMT" w:cs="TimesNewRomanPSMT"/>
          <w:lang w:val="en-US"/>
        </w:rPr>
        <w:t>in order to</w:t>
      </w:r>
      <w:proofErr w:type="gramEnd"/>
      <w:r w:rsidRPr="00F61F72">
        <w:rPr>
          <w:rFonts w:ascii="TimesNewRomanPSMT" w:hAnsi="TimesNewRomanPSMT" w:cs="TimesNewRomanPSMT"/>
          <w:lang w:val="en-US"/>
        </w:rPr>
        <w:t xml:space="preserve">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14:paraId="77F263C6" w14:textId="77777777" w:rsidR="00CB1DFA" w:rsidRDefault="00CB1DFA" w:rsidP="00167BDA">
      <w:pPr>
        <w:autoSpaceDE w:val="0"/>
        <w:autoSpaceDN w:val="0"/>
        <w:adjustRightInd w:val="0"/>
        <w:spacing w:after="0" w:line="240" w:lineRule="auto"/>
        <w:rPr>
          <w:rFonts w:ascii="TimesNewRomanPSMT" w:hAnsi="TimesNewRomanPSMT" w:cs="TimesNewRomanPSMT"/>
          <w:lang w:val="en-US"/>
        </w:rPr>
      </w:pPr>
    </w:p>
    <w:p w14:paraId="28EA8F0E" w14:textId="2E065303"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w:t>
      </w:r>
      <w:ins w:id="117" w:author="Martin Collins" w:date="2021-11-30T15:33:00Z">
        <w:r w:rsidR="00B43475">
          <w:rPr>
            <w:rFonts w:ascii="TimesNewRomanPSMT" w:hAnsi="TimesNewRomanPSMT" w:cs="TimesNewRomanPSMT"/>
            <w:lang w:val="en-US"/>
          </w:rPr>
          <w:t>,</w:t>
        </w:r>
      </w:ins>
      <w:r>
        <w:rPr>
          <w:rFonts w:ascii="TimesNewRomanPSMT" w:hAnsi="TimesNewRomanPSMT" w:cs="TimesNewRomanPSMT"/>
          <w:lang w:val="en-US"/>
        </w:rPr>
        <w:t xml:space="preserve"> and critical vulnerabilities:</w:t>
      </w:r>
    </w:p>
    <w:p w14:paraId="497EC3C2" w14:textId="77777777"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lastRenderedPageBreak/>
        <w:drawing>
          <wp:inline distT="114300" distB="114300" distL="114300" distR="114300" wp14:anchorId="2E0C49F4" wp14:editId="287DF061">
            <wp:extent cx="3595418" cy="2208363"/>
            <wp:effectExtent l="19050" t="0" r="5032"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l="3284" t="14815" r="4128" b="8642"/>
                    <a:stretch>
                      <a:fillRect/>
                    </a:stretch>
                  </pic:blipFill>
                  <pic:spPr>
                    <a:xfrm>
                      <a:off x="0" y="0"/>
                      <a:ext cx="3596518" cy="2209039"/>
                    </a:xfrm>
                    <a:prstGeom prst="rect">
                      <a:avLst/>
                    </a:prstGeom>
                    <a:ln/>
                  </pic:spPr>
                </pic:pic>
              </a:graphicData>
            </a:graphic>
          </wp:inline>
        </w:drawing>
      </w:r>
    </w:p>
    <w:p w14:paraId="1F28C1BF" w14:textId="77777777" w:rsidR="00CB1DFA" w:rsidRPr="003D5AC6" w:rsidRDefault="003D5AC6" w:rsidP="003D5AC6">
      <w:pPr>
        <w:pStyle w:val="Caption"/>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1</w:t>
      </w:r>
      <w:r w:rsidR="0017729C">
        <w:rPr>
          <w:lang w:val="en-US"/>
        </w:rPr>
        <w:fldChar w:fldCharType="end"/>
      </w:r>
      <w:r w:rsidRPr="003D5AC6">
        <w:rPr>
          <w:lang w:val="en-US"/>
        </w:rPr>
        <w:t xml:space="preserve"> :https://www.doctrine.af.mil/Portals/61/documents/AFDP_3-0/3-0-D30-Appendix-1-COG-Analysis.pdf</w:t>
      </w:r>
    </w:p>
    <w:p w14:paraId="799D6ECF"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p>
    <w:p w14:paraId="27B104C5"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D10BFEC"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69FB015"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0732C5F6"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1E127E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75C502A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2204189D"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2310565"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7DA8BCAB"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D5AE92D"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3B04355"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0C13E182"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71BEF298"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56D9E2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9598F4C"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BDB0884"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CE26261"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53E50671"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43509C6"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51C4B9E9"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Example COG analysis:</w:t>
      </w:r>
    </w:p>
    <w:p w14:paraId="031CF657" w14:textId="77777777" w:rsidR="003D5AC6" w:rsidRDefault="009C468A" w:rsidP="003D5AC6">
      <w:pPr>
        <w:keepNext/>
        <w:autoSpaceDE w:val="0"/>
        <w:autoSpaceDN w:val="0"/>
        <w:adjustRightInd w:val="0"/>
        <w:spacing w:after="0" w:line="240" w:lineRule="auto"/>
      </w:pPr>
      <w:commentRangeStart w:id="118"/>
      <w:r w:rsidRPr="009C468A">
        <w:rPr>
          <w:rFonts w:ascii="TimesNewRomanPSMT" w:hAnsi="TimesNewRomanPSMT" w:cs="TimesNewRomanPSMT"/>
          <w:noProof/>
        </w:rPr>
        <w:lastRenderedPageBreak/>
        <w:drawing>
          <wp:inline distT="0" distB="0" distL="0" distR="0" wp14:anchorId="027B91CF" wp14:editId="59955A23">
            <wp:extent cx="1602716" cy="2756075"/>
            <wp:effectExtent l="1905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605035" cy="2760062"/>
                    </a:xfrm>
                    <a:prstGeom prst="rect">
                      <a:avLst/>
                    </a:prstGeom>
                    <a:noFill/>
                    <a:ln w="9525">
                      <a:noFill/>
                      <a:miter lim="800000"/>
                      <a:headEnd/>
                      <a:tailEnd/>
                    </a:ln>
                  </pic:spPr>
                </pic:pic>
              </a:graphicData>
            </a:graphic>
          </wp:inline>
        </w:drawing>
      </w:r>
      <w:commentRangeEnd w:id="118"/>
      <w:r w:rsidR="00B43475">
        <w:rPr>
          <w:rStyle w:val="CommentReference"/>
        </w:rPr>
        <w:commentReference w:id="118"/>
      </w:r>
    </w:p>
    <w:p w14:paraId="09232127" w14:textId="77777777" w:rsidR="009C468A" w:rsidRPr="003D5AC6" w:rsidRDefault="003D5AC6" w:rsidP="003D5AC6">
      <w:pPr>
        <w:pStyle w:val="Caption"/>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2</w:t>
      </w:r>
      <w:r w:rsidR="0017729C">
        <w:rPr>
          <w:lang w:val="en-US"/>
        </w:rPr>
        <w:fldChar w:fldCharType="end"/>
      </w:r>
      <w:r w:rsidRPr="003D5AC6">
        <w:rPr>
          <w:lang w:val="en-US"/>
        </w:rPr>
        <w:t xml:space="preserve"> : https://ndupress.ndu.edu/media/news/article/969689/lets-fix-or-kill-the-center-of-gravity-concept/</w:t>
      </w:r>
    </w:p>
    <w:p w14:paraId="23BB9BD4" w14:textId="77777777" w:rsidR="00167BDA" w:rsidRDefault="00167BDA" w:rsidP="008758E7">
      <w:pPr>
        <w:pStyle w:val="NoSpacing"/>
        <w:rPr>
          <w:lang w:val="en-US"/>
        </w:rPr>
      </w:pPr>
    </w:p>
    <w:p w14:paraId="6F55E97F" w14:textId="77777777" w:rsidR="003D5AC6" w:rsidRDefault="003D5AC6" w:rsidP="003D5AC6">
      <w:pPr>
        <w:pStyle w:val="NoSpacing"/>
        <w:keepNext/>
      </w:pPr>
      <w:r>
        <w:rPr>
          <w:noProof/>
        </w:rPr>
        <w:drawing>
          <wp:inline distT="0" distB="0" distL="0" distR="0" wp14:anchorId="51AFC370" wp14:editId="5EE97E8C">
            <wp:extent cx="3621297" cy="3031311"/>
            <wp:effectExtent l="1905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623089" cy="3032811"/>
                    </a:xfrm>
                    <a:prstGeom prst="rect">
                      <a:avLst/>
                    </a:prstGeom>
                    <a:noFill/>
                    <a:ln w="9525">
                      <a:noFill/>
                      <a:miter lim="800000"/>
                      <a:headEnd/>
                      <a:tailEnd/>
                    </a:ln>
                  </pic:spPr>
                </pic:pic>
              </a:graphicData>
            </a:graphic>
          </wp:inline>
        </w:drawing>
      </w:r>
    </w:p>
    <w:p w14:paraId="4DEBA7C2" w14:textId="77777777" w:rsidR="003D5AC6" w:rsidRPr="003D5AC6" w:rsidRDefault="003D5AC6" w:rsidP="003D5AC6">
      <w:pPr>
        <w:pStyle w:val="Caption"/>
        <w:rPr>
          <w:lang w:val="en-US"/>
        </w:rPr>
      </w:pPr>
      <w:proofErr w:type="spellStart"/>
      <w:r w:rsidRPr="003D5AC6">
        <w:rPr>
          <w:lang w:val="en-US"/>
        </w:rPr>
        <w:t>Figur</w:t>
      </w:r>
      <w:proofErr w:type="spellEnd"/>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3</w:t>
      </w:r>
      <w:r w:rsidR="0017729C">
        <w:rPr>
          <w:lang w:val="en-US"/>
        </w:rPr>
        <w:fldChar w:fldCharType="end"/>
      </w:r>
      <w:r w:rsidRPr="003D5AC6">
        <w:rPr>
          <w:lang w:val="en-US"/>
        </w:rPr>
        <w:t xml:space="preserve"> https://ndupress.ndu.edu/JFQ/Joint-Force-Quarterly-82/Article/793278/the-primacy-of-cog-planning-getting-back-to-basics/</w:t>
      </w:r>
    </w:p>
    <w:p w14:paraId="648F8E06" w14:textId="77777777" w:rsidR="008758E7" w:rsidRDefault="008758E7" w:rsidP="008758E7">
      <w:pPr>
        <w:pStyle w:val="NoSpacing"/>
        <w:rPr>
          <w:lang w:val="en-US"/>
        </w:rPr>
      </w:pPr>
    </w:p>
    <w:p w14:paraId="72486022" w14:textId="77777777" w:rsidR="008758E7" w:rsidRDefault="00167BDA" w:rsidP="008758E7">
      <w:pPr>
        <w:pStyle w:val="Heading3"/>
        <w:rPr>
          <w:lang w:val="en-US"/>
        </w:rPr>
      </w:pPr>
      <w:r>
        <w:rPr>
          <w:lang w:val="en-US"/>
        </w:rPr>
        <w:t>Step 3</w:t>
      </w:r>
      <w:r w:rsidR="008758E7">
        <w:rPr>
          <w:lang w:val="en-US"/>
        </w:rPr>
        <w:t xml:space="preserve">: </w:t>
      </w:r>
      <w:r w:rsidR="008758E7" w:rsidRPr="009B7C1F">
        <w:rPr>
          <w:lang w:val="en-US"/>
        </w:rPr>
        <w:t>Objective Determination.</w:t>
      </w:r>
    </w:p>
    <w:p w14:paraId="5D9CDE07" w14:textId="47A9881D" w:rsidR="008758E7" w:rsidRPr="001532C7" w:rsidRDefault="008758E7" w:rsidP="008758E7">
      <w:pPr>
        <w:pStyle w:val="NoSpacing"/>
        <w:rPr>
          <w:lang w:val="en-US"/>
        </w:rPr>
      </w:pPr>
      <w:r>
        <w:rPr>
          <w:lang w:val="en-US"/>
        </w:rPr>
        <w:t xml:space="preserve">The </w:t>
      </w:r>
      <w:r w:rsidR="00D91CF9">
        <w:rPr>
          <w:lang w:val="en-US"/>
        </w:rPr>
        <w:t>output</w:t>
      </w:r>
      <w:ins w:id="119" w:author="Martin Collins" w:date="2021-11-30T15:35:00Z">
        <w:r w:rsidR="00B43475">
          <w:rPr>
            <w:lang w:val="en-US"/>
          </w:rPr>
          <w:t>s</w:t>
        </w:r>
      </w:ins>
      <w:r w:rsidR="00D91CF9">
        <w:rPr>
          <w:lang w:val="en-US"/>
        </w:rPr>
        <w:t xml:space="preserve"> of this step </w:t>
      </w:r>
      <w:del w:id="120" w:author="Martin Collins" w:date="2021-11-30T15:35:00Z">
        <w:r w:rsidR="00D91CF9" w:rsidDel="00B43475">
          <w:rPr>
            <w:lang w:val="en-US"/>
          </w:rPr>
          <w:delText>is</w:delText>
        </w:r>
      </w:del>
      <w:proofErr w:type="gramStart"/>
      <w:ins w:id="121" w:author="Martin Collins" w:date="2021-11-30T15:35:00Z">
        <w:r w:rsidR="00B43475">
          <w:rPr>
            <w:lang w:val="en-US"/>
          </w:rPr>
          <w:t>are</w:t>
        </w:r>
      </w:ins>
      <w:r w:rsidRPr="009B7C1F">
        <w:rPr>
          <w:lang w:val="en-US"/>
        </w:rPr>
        <w:t xml:space="preserve"> clearly defined</w:t>
      </w:r>
      <w:proofErr w:type="gramEnd"/>
      <w:ins w:id="122" w:author="Martin Collins" w:date="2021-11-30T15:35:00Z">
        <w:r w:rsidR="00B43475">
          <w:rPr>
            <w:lang w:val="en-US"/>
          </w:rPr>
          <w:t>,</w:t>
        </w:r>
      </w:ins>
      <w:r w:rsidRPr="009B7C1F">
        <w:rPr>
          <w:lang w:val="en-US"/>
        </w:rPr>
        <w:t xml:space="preserve"> </w:t>
      </w:r>
      <w:del w:id="123" w:author="Martin Collins" w:date="2021-11-30T15:35:00Z">
        <w:r w:rsidRPr="009B7C1F" w:rsidDel="00B43475">
          <w:rPr>
            <w:lang w:val="en-US"/>
          </w:rPr>
          <w:delText xml:space="preserve">and </w:delText>
        </w:r>
      </w:del>
      <w:r w:rsidRPr="009B7C1F">
        <w:rPr>
          <w:lang w:val="en-US"/>
        </w:rPr>
        <w:t xml:space="preserve">quantifiable </w:t>
      </w:r>
      <w:r>
        <w:rPr>
          <w:lang w:val="en-US"/>
        </w:rPr>
        <w:t xml:space="preserve">JFACC </w:t>
      </w:r>
      <w:r w:rsidRPr="009B7C1F">
        <w:rPr>
          <w:lang w:val="en-US"/>
        </w:rPr>
        <w:t>objectives that will contribute to the accomplishment of the JFC’s overall objectives.</w:t>
      </w:r>
    </w:p>
    <w:p w14:paraId="65FE9F1D" w14:textId="77777777"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 xml:space="preserve">you believe an objective has </w:t>
      </w:r>
      <w:proofErr w:type="gramStart"/>
      <w:r w:rsidRPr="001532C7">
        <w:rPr>
          <w:rFonts w:ascii="TimesNewRomanPSMT" w:hAnsi="TimesNewRomanPSMT" w:cs="TimesNewRomanPSMT"/>
          <w:lang w:val="en-US"/>
        </w:rPr>
        <w:t>been</w:t>
      </w:r>
      <w:r>
        <w:rPr>
          <w:rFonts w:ascii="TimesNewRomanPSMT" w:hAnsi="TimesNewRomanPSMT" w:cs="TimesNewRomanPSMT"/>
          <w:lang w:val="en-US"/>
        </w:rPr>
        <w:t xml:space="preserve"> </w:t>
      </w:r>
      <w:r w:rsidRPr="001532C7">
        <w:rPr>
          <w:rFonts w:ascii="TimesNewRomanPSMT" w:hAnsi="TimesNewRomanPSMT" w:cs="TimesNewRomanPSMT"/>
          <w:lang w:val="en-US"/>
        </w:rPr>
        <w:t>overlooked</w:t>
      </w:r>
      <w:proofErr w:type="gramEnd"/>
      <w:r w:rsidRPr="001532C7">
        <w:rPr>
          <w:rFonts w:ascii="TimesNewRomanPSMT" w:hAnsi="TimesNewRomanPSMT" w:cs="TimesNewRomanPSMT"/>
          <w:lang w:val="en-US"/>
        </w:rPr>
        <w:t>.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 xml:space="preserve">may not appear to be </w:t>
      </w:r>
      <w:proofErr w:type="gramStart"/>
      <w:r w:rsidRPr="001532C7">
        <w:rPr>
          <w:rFonts w:ascii="TimesNewRomanPSMT" w:hAnsi="TimesNewRomanPSMT" w:cs="TimesNewRomanPSMT"/>
          <w:lang w:val="en-US"/>
        </w:rPr>
        <w:t>directly related</w:t>
      </w:r>
      <w:proofErr w:type="gramEnd"/>
      <w:r w:rsidRPr="001532C7">
        <w:rPr>
          <w:rFonts w:ascii="TimesNewRomanPSMT" w:hAnsi="TimesNewRomanPSMT" w:cs="TimesNewRomanPSMT"/>
          <w:lang w:val="en-US"/>
        </w:rPr>
        <w:t xml:space="preserve">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 xml:space="preserve">should </w:t>
      </w:r>
      <w:proofErr w:type="gramStart"/>
      <w:r w:rsidRPr="001532C7">
        <w:rPr>
          <w:rFonts w:ascii="TimesNewRomanPSMT" w:hAnsi="TimesNewRomanPSMT" w:cs="TimesNewRomanPSMT"/>
          <w:lang w:val="en-US"/>
        </w:rPr>
        <w:t>be included</w:t>
      </w:r>
      <w:proofErr w:type="gramEnd"/>
      <w:r w:rsidRPr="001532C7">
        <w:rPr>
          <w:rFonts w:ascii="TimesNewRomanPSMT" w:hAnsi="TimesNewRomanPSMT" w:cs="TimesNewRomanPSMT"/>
          <w:lang w:val="en-US"/>
        </w:rPr>
        <w:t xml:space="preserve">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 xml:space="preserve">example, some </w:t>
      </w:r>
      <w:r w:rsidR="00387B17">
        <w:rPr>
          <w:rFonts w:ascii="TimesNewRomanPSMT" w:hAnsi="TimesNewRomanPSMT" w:cs="TimesNewRomanPSMT"/>
          <w:lang w:val="en-US"/>
        </w:rPr>
        <w:t xml:space="preserve">level of air </w:t>
      </w:r>
      <w:r w:rsidRPr="001532C7">
        <w:rPr>
          <w:rFonts w:ascii="TimesNewRomanPSMT" w:hAnsi="TimesNewRomanPSMT" w:cs="TimesNewRomanPSMT"/>
          <w:lang w:val="en-US"/>
        </w:rPr>
        <w:t xml:space="preserve">control gained through counterair </w:t>
      </w:r>
      <w:r w:rsidRPr="001532C7">
        <w:rPr>
          <w:rFonts w:ascii="TimesNewRomanPSMT" w:hAnsi="TimesNewRomanPSMT" w:cs="TimesNewRomanPSMT"/>
          <w:lang w:val="en-US"/>
        </w:rPr>
        <w:lastRenderedPageBreak/>
        <w:t xml:space="preserve">operations will </w:t>
      </w:r>
      <w:proofErr w:type="gramStart"/>
      <w:r w:rsidRPr="001532C7">
        <w:rPr>
          <w:rFonts w:ascii="TimesNewRomanPSMT" w:hAnsi="TimesNewRomanPSMT" w:cs="TimesNewRomanPSMT"/>
          <w:lang w:val="en-US"/>
        </w:rPr>
        <w:t>probably</w:t>
      </w:r>
      <w:r>
        <w:rPr>
          <w:rFonts w:ascii="TimesNewRomanPSMT" w:hAnsi="TimesNewRomanPSMT" w:cs="TimesNewRomanPSMT"/>
          <w:lang w:val="en-US"/>
        </w:rPr>
        <w:t xml:space="preserve"> </w:t>
      </w:r>
      <w:r w:rsidRPr="001532C7">
        <w:rPr>
          <w:rFonts w:ascii="TimesNewRomanPSMT" w:hAnsi="TimesNewRomanPSMT" w:cs="TimesNewRomanPSMT"/>
          <w:lang w:val="en-US"/>
        </w:rPr>
        <w:t>be</w:t>
      </w:r>
      <w:proofErr w:type="gramEnd"/>
      <w:r w:rsidRPr="001532C7">
        <w:rPr>
          <w:rFonts w:ascii="TimesNewRomanPSMT" w:hAnsi="TimesNewRomanPSMT" w:cs="TimesNewRomanPSMT"/>
          <w:lang w:val="en-US"/>
        </w:rPr>
        <w:t xml:space="preserv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14:paraId="742AFCF0" w14:textId="77777777" w:rsidR="0032543F" w:rsidRDefault="0032543F" w:rsidP="008758E7">
      <w:pPr>
        <w:autoSpaceDE w:val="0"/>
        <w:autoSpaceDN w:val="0"/>
        <w:adjustRightInd w:val="0"/>
        <w:spacing w:after="0" w:line="240" w:lineRule="auto"/>
        <w:rPr>
          <w:rFonts w:ascii="TimesNewRomanPSMT" w:hAnsi="TimesNewRomanPSMT" w:cs="TimesNewRomanPSMT"/>
          <w:lang w:val="en-US"/>
        </w:rPr>
      </w:pPr>
    </w:p>
    <w:p w14:paraId="3036887C"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w:t>
      </w:r>
      <w:proofErr w:type="gramStart"/>
      <w:r>
        <w:rPr>
          <w:rFonts w:ascii="TimesNewRomanPSMT" w:hAnsi="TimesNewRomanPSMT" w:cs="TimesNewRomanPSMT"/>
          <w:lang w:val="en-US"/>
        </w:rPr>
        <w:t>be achieved</w:t>
      </w:r>
      <w:proofErr w:type="gramEnd"/>
      <w:r>
        <w:rPr>
          <w:rFonts w:ascii="TimesNewRomanPSMT" w:hAnsi="TimesNewRomanPSMT" w:cs="TimesNewRomanPSMT"/>
          <w:lang w:val="en-US"/>
        </w:rPr>
        <w:t xml:space="preserve">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r w:rsidR="00387B17">
        <w:rPr>
          <w:rFonts w:ascii="TimesNewRomanPSMT" w:hAnsi="TimesNewRomanPSMT" w:cs="TimesNewRomanPSMT"/>
          <w:lang w:val="en-US"/>
        </w:rPr>
        <w:t xml:space="preserve"> </w:t>
      </w:r>
      <w:r w:rsidRPr="0032543F">
        <w:rPr>
          <w:rFonts w:ascii="TimesNewRomanPSMT" w:hAnsi="TimesNewRomanPSMT" w:cs="TimesNewRomanPSMT"/>
          <w:lang w:val="en-US"/>
        </w:rPr>
        <w:t xml:space="preserve">An objective defines the specific targeting problems to </w:t>
      </w:r>
      <w:proofErr w:type="gramStart"/>
      <w:r w:rsidRPr="0032543F">
        <w:rPr>
          <w:rFonts w:ascii="TimesNewRomanPSMT" w:hAnsi="TimesNewRomanPSMT" w:cs="TimesNewRomanPSMT"/>
          <w:lang w:val="en-US"/>
        </w:rPr>
        <w:t>be solved</w:t>
      </w:r>
      <w:proofErr w:type="gramEnd"/>
      <w:r w:rsidRPr="0032543F">
        <w:rPr>
          <w:rFonts w:ascii="TimesNewRomanPSMT" w:hAnsi="TimesNewRomanPSMT" w:cs="TimesNewRomanPSMT"/>
          <w:lang w:val="en-US"/>
        </w:rPr>
        <w:t>.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 xml:space="preserve">objectives must </w:t>
      </w:r>
      <w:proofErr w:type="gramStart"/>
      <w:r w:rsidRPr="0032543F">
        <w:rPr>
          <w:rFonts w:ascii="TimesNewRomanPSMT" w:hAnsi="TimesNewRomanPSMT" w:cs="TimesNewRomanPSMT"/>
          <w:lang w:val="en-US"/>
        </w:rPr>
        <w:t>be given</w:t>
      </w:r>
      <w:proofErr w:type="gramEnd"/>
      <w:r w:rsidRPr="0032543F">
        <w:rPr>
          <w:rFonts w:ascii="TimesNewRomanPSMT" w:hAnsi="TimesNewRomanPSMT" w:cs="TimesNewRomanPSMT"/>
          <w:lang w:val="en-US"/>
        </w:rPr>
        <w:t xml:space="preserve"> or derived from the guidance provided.</w:t>
      </w:r>
      <w:del w:id="124" w:author="Martin Collins" w:date="2021-11-30T15:36:00Z">
        <w:r w:rsidRPr="0032543F" w:rsidDel="00B43475">
          <w:rPr>
            <w:rFonts w:ascii="TimesNewRomanPSMT" w:hAnsi="TimesNewRomanPSMT" w:cs="TimesNewRomanPSMT"/>
            <w:lang w:val="en-US"/>
          </w:rPr>
          <w:delText>.</w:delText>
        </w:r>
      </w:del>
    </w:p>
    <w:p w14:paraId="371EDC48"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p>
    <w:p w14:paraId="35F58AD3" w14:textId="77777777"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14:paraId="27DBA43C" w14:textId="77777777"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 xml:space="preserve">Eight questions should </w:t>
      </w:r>
      <w:proofErr w:type="gramStart"/>
      <w:r w:rsidRPr="0032543F">
        <w:rPr>
          <w:rFonts w:ascii="TimesNewRomanPSMT" w:hAnsi="TimesNewRomanPSMT" w:cs="TimesNewRomanPSMT"/>
          <w:lang w:val="en-US"/>
        </w:rPr>
        <w:t>be answ</w:t>
      </w:r>
      <w:r w:rsidR="00185B48">
        <w:rPr>
          <w:rFonts w:ascii="TimesNewRomanPSMT" w:hAnsi="TimesNewRomanPSMT" w:cs="TimesNewRomanPSMT"/>
          <w:lang w:val="en-US"/>
        </w:rPr>
        <w:t>ered</w:t>
      </w:r>
      <w:proofErr w:type="gramEnd"/>
      <w:r w:rsidR="00185B48">
        <w:rPr>
          <w:rFonts w:ascii="TimesNewRomanPSMT" w:hAnsi="TimesNewRomanPSMT" w:cs="TimesNewRomanPSMT"/>
          <w:lang w:val="en-US"/>
        </w:rPr>
        <w:t xml:space="preserve"> when defining an objective. </w:t>
      </w:r>
      <w:hyperlink w:anchor="_Annex_1:_Worksheet" w:history="1">
        <w:r w:rsidR="00185B48" w:rsidRPr="00185B48">
          <w:rPr>
            <w:rStyle w:val="Hyperlink"/>
            <w:rFonts w:ascii="TimesNewRomanPSMT" w:hAnsi="TimesNewRomanPSMT" w:cs="TimesNewRomanPSMT"/>
            <w:lang w:val="en-US"/>
          </w:rPr>
          <w:t>See Annex 1</w:t>
        </w:r>
      </w:hyperlink>
      <w:r w:rsidR="00185B48">
        <w:rPr>
          <w:rFonts w:ascii="TimesNewRomanPSMT" w:hAnsi="TimesNewRomanPSMT" w:cs="TimesNewRomanPSMT"/>
          <w:lang w:val="en-US"/>
        </w:rPr>
        <w:t>.</w:t>
      </w:r>
    </w:p>
    <w:p w14:paraId="303854A2" w14:textId="77777777" w:rsidR="0032543F" w:rsidRPr="000C0954" w:rsidRDefault="0032543F" w:rsidP="00CF7563">
      <w:pPr>
        <w:pStyle w:val="Heading4"/>
        <w:rPr>
          <w:lang w:val="en-US"/>
        </w:rPr>
      </w:pPr>
      <w:r w:rsidRPr="000C0954">
        <w:rPr>
          <w:szCs w:val="24"/>
          <w:lang w:val="en-US"/>
        </w:rPr>
        <w:t>What do we want to make the enemy do?</w:t>
      </w:r>
    </w:p>
    <w:p w14:paraId="7C13A596" w14:textId="77777777"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Identify the enemy activity to </w:t>
      </w:r>
      <w:proofErr w:type="gramStart"/>
      <w:r w:rsidRPr="00CF7563">
        <w:rPr>
          <w:rFonts w:ascii="TimesNewRomanPSMT" w:hAnsi="TimesNewRomanPSMT" w:cs="TimesNewRomanPSMT"/>
          <w:lang w:val="en-US"/>
        </w:rPr>
        <w:t>be affected</w:t>
      </w:r>
      <w:proofErr w:type="gramEnd"/>
      <w:r w:rsidRPr="00CF7563">
        <w:rPr>
          <w:rFonts w:ascii="TimesNewRomanPSMT" w:hAnsi="TimesNewRomanPSMT" w:cs="TimesNewRomanPSMT"/>
          <w:lang w:val="en-US"/>
        </w:rPr>
        <w:t>,</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changed, or modified. Normally, only </w:t>
      </w:r>
      <w:proofErr w:type="gramStart"/>
      <w:r w:rsidRPr="00CF7563">
        <w:rPr>
          <w:rFonts w:ascii="TimesNewRomanPSMT" w:hAnsi="TimesNewRomanPSMT" w:cs="TimesNewRomanPSMT"/>
          <w:lang w:val="en-US"/>
        </w:rPr>
        <w:t>a few</w:t>
      </w:r>
      <w:proofErr w:type="gramEnd"/>
      <w:r w:rsidRPr="00CF7563">
        <w:rPr>
          <w:rFonts w:ascii="TimesNewRomanPSMT" w:hAnsi="TimesNewRomanPSMT" w:cs="TimesNewRomanPSMT"/>
          <w:lang w:val="en-US"/>
        </w:rPr>
        <w:t xml:space="preserve">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14:paraId="18C46A6C" w14:textId="77777777" w:rsidR="0032543F" w:rsidRPr="00CF7563" w:rsidRDefault="00CF7563" w:rsidP="00CF7563">
      <w:pPr>
        <w:pStyle w:val="Heading4"/>
      </w:pPr>
      <w:r w:rsidRPr="00CF7563">
        <w:t>A</w:t>
      </w:r>
      <w:r w:rsidR="0032543F" w:rsidRPr="00CF7563">
        <w:rPr>
          <w:szCs w:val="24"/>
        </w:rPr>
        <w:t>gainst whom?</w:t>
      </w:r>
    </w:p>
    <w:p w14:paraId="42337FAF" w14:textId="77777777"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The specific goal (rather than a generalized or national goal) must </w:t>
      </w:r>
      <w:proofErr w:type="gramStart"/>
      <w:r w:rsidRPr="00CF7563">
        <w:rPr>
          <w:rFonts w:ascii="TimesNewRomanPSMT" w:hAnsi="TimesNewRomanPSMT" w:cs="TimesNewRomanPSMT"/>
          <w:lang w:val="en-US"/>
        </w:rPr>
        <w:t>be identified</w:t>
      </w:r>
      <w:proofErr w:type="gramEnd"/>
      <w:r w:rsidRPr="00CF7563">
        <w:rPr>
          <w:rFonts w:ascii="TimesNewRomanPSMT" w:hAnsi="TimesNewRomanPSMT" w:cs="TimesNewRomanPSMT"/>
          <w:lang w:val="en-US"/>
        </w:rPr>
        <w:t>.</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14:paraId="4CB63D3B" w14:textId="77777777" w:rsidR="00265088" w:rsidRDefault="00265088" w:rsidP="00CF7563">
      <w:pPr>
        <w:autoSpaceDE w:val="0"/>
        <w:autoSpaceDN w:val="0"/>
        <w:adjustRightInd w:val="0"/>
        <w:spacing w:after="0" w:line="240" w:lineRule="auto"/>
        <w:rPr>
          <w:rFonts w:ascii="TimesNewRomanPSMT" w:hAnsi="TimesNewRomanPSMT" w:cs="TimesNewRomanPSMT"/>
          <w:lang w:val="en-US"/>
        </w:rPr>
      </w:pPr>
    </w:p>
    <w:p w14:paraId="0657E66A" w14:textId="77777777" w:rsidR="00265088" w:rsidRPr="00265088" w:rsidRDefault="00265088" w:rsidP="00265088">
      <w:pPr>
        <w:pStyle w:val="Heading4"/>
        <w:rPr>
          <w:lang w:val="en-US"/>
        </w:rPr>
      </w:pPr>
      <w:r w:rsidRPr="00265088">
        <w:rPr>
          <w:szCs w:val="24"/>
          <w:lang w:val="en-US"/>
        </w:rPr>
        <w:t>Where do we want to affect enemy activity?</w:t>
      </w:r>
    </w:p>
    <w:p w14:paraId="752F2C26"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 xml:space="preserve">should </w:t>
      </w:r>
      <w:proofErr w:type="gramStart"/>
      <w:r w:rsidRPr="00CF7563">
        <w:rPr>
          <w:rFonts w:ascii="TimesNewRomanPSMT" w:hAnsi="TimesNewRomanPSMT" w:cs="TimesNewRomanPSMT"/>
          <w:lang w:val="en-US"/>
        </w:rPr>
        <w:t>be modified</w:t>
      </w:r>
      <w:proofErr w:type="gramEnd"/>
      <w:r w:rsidRPr="00CF7563">
        <w:rPr>
          <w:rFonts w:ascii="TimesNewRomanPSMT" w:hAnsi="TimesNewRomanPSMT" w:cs="TimesNewRomanPSMT"/>
          <w:lang w:val="en-US"/>
        </w:rPr>
        <w:t xml:space="preserve">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 xml:space="preserve">analyst can be </w:t>
      </w:r>
      <w:proofErr w:type="gramStart"/>
      <w:r w:rsidRPr="00CF7563">
        <w:rPr>
          <w:rFonts w:ascii="TimesNewRomanPSMT" w:hAnsi="TimesNewRomanPSMT" w:cs="TimesNewRomanPSMT"/>
          <w:lang w:val="en-US"/>
        </w:rPr>
        <w:t>greatly simplified</w:t>
      </w:r>
      <w:proofErr w:type="gramEnd"/>
      <w:r w:rsidRPr="00CF7563">
        <w:rPr>
          <w:rFonts w:ascii="TimesNewRomanPSMT" w:hAnsi="TimesNewRomanPSMT" w:cs="TimesNewRomanPSMT"/>
          <w:lang w:val="en-US"/>
        </w:rPr>
        <w:t xml:space="preserve">. For example, if only local air superiority </w:t>
      </w:r>
      <w:proofErr w:type="gramStart"/>
      <w:r w:rsidRPr="00CF7563">
        <w:rPr>
          <w:rFonts w:ascii="TimesNewRomanPSMT" w:hAnsi="TimesNewRomanPSMT" w:cs="TimesNewRomanPSMT"/>
          <w:lang w:val="en-US"/>
        </w:rPr>
        <w:t>is required</w:t>
      </w:r>
      <w:proofErr w:type="gramEnd"/>
      <w:r w:rsidRPr="00CF7563">
        <w:rPr>
          <w:rFonts w:ascii="TimesNewRomanPSMT" w:hAnsi="TimesNewRomanPSMT" w:cs="TimesNewRomanPSMT"/>
          <w:lang w:val="en-US"/>
        </w:rPr>
        <w:t>,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14:paraId="2DBD9E20"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p>
    <w:p w14:paraId="5E67EFE4" w14:textId="77777777" w:rsidR="00265088" w:rsidRPr="00265088" w:rsidRDefault="00265088" w:rsidP="00265088">
      <w:pPr>
        <w:pStyle w:val="Heading4"/>
        <w:rPr>
          <w:lang w:val="en-US"/>
        </w:rPr>
      </w:pPr>
      <w:r w:rsidRPr="00265088">
        <w:rPr>
          <w:szCs w:val="24"/>
          <w:lang w:val="en-US"/>
        </w:rPr>
        <w:t>When and for how long do we want to reach the objective?</w:t>
      </w:r>
    </w:p>
    <w:p w14:paraId="546AD57E"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Four </w:t>
      </w:r>
      <w:proofErr w:type="gramStart"/>
      <w:r w:rsidRPr="00CF7563">
        <w:rPr>
          <w:rFonts w:ascii="TimesNewRomanPSMT" w:hAnsi="TimesNewRomanPSMT" w:cs="TimesNewRomanPSMT"/>
          <w:lang w:val="en-US"/>
        </w:rPr>
        <w:t>principle</w:t>
      </w:r>
      <w:proofErr w:type="gramEnd"/>
      <w:r w:rsidRPr="00CF7563">
        <w:rPr>
          <w:rFonts w:ascii="TimesNewRomanPSMT" w:hAnsi="TimesNewRomanPSMT" w:cs="TimesNewRomanPSMT"/>
          <w:lang w:val="en-US"/>
        </w:rPr>
        <w:t xml:space="preserv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14:paraId="218D308C"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14:paraId="408C224E"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the Attack</w:t>
      </w:r>
      <w:r w:rsidRPr="00CF7563">
        <w:rPr>
          <w:rFonts w:ascii="TimesNewRomanPSMT" w:hAnsi="TimesNewRomanPSMT" w:cs="TimesNewRomanPSMT"/>
          <w:lang w:val="en-US"/>
        </w:rPr>
        <w:t>. Determining the most opportune time to attack to gain maximum</w:t>
      </w:r>
    </w:p>
    <w:p w14:paraId="5B0CF40F"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benefit while minimizing cost is a key to targeting. The inherent speed and flexibility of airpower</w:t>
      </w:r>
    </w:p>
    <w:p w14:paraId="1AFBC89B" w14:textId="50F16742"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can </w:t>
      </w:r>
      <w:del w:id="125" w:author="Martin Collins" w:date="2021-11-30T15:37:00Z">
        <w:r w:rsidRPr="00CF7563" w:rsidDel="00A93B01">
          <w:rPr>
            <w:rFonts w:ascii="TimesNewRomanPSMT" w:hAnsi="TimesNewRomanPSMT" w:cs="TimesNewRomanPSMT"/>
            <w:lang w:val="en-US"/>
          </w:rPr>
          <w:delText xml:space="preserve">best be </w:delText>
        </w:r>
      </w:del>
      <w:r w:rsidRPr="00CF7563">
        <w:rPr>
          <w:rFonts w:ascii="TimesNewRomanPSMT" w:hAnsi="TimesNewRomanPSMT" w:cs="TimesNewRomanPSMT"/>
          <w:lang w:val="en-US"/>
        </w:rPr>
        <w:t xml:space="preserve">exploited </w:t>
      </w:r>
      <w:ins w:id="126" w:author="Martin Collins" w:date="2021-11-30T15:37:00Z">
        <w:r w:rsidR="00A93B01">
          <w:rPr>
            <w:rFonts w:ascii="TimesNewRomanPSMT" w:hAnsi="TimesNewRomanPSMT" w:cs="TimesNewRomanPSMT"/>
            <w:lang w:val="en-US"/>
          </w:rPr>
          <w:t xml:space="preserve">most </w:t>
        </w:r>
      </w:ins>
      <w:r w:rsidRPr="00CF7563">
        <w:rPr>
          <w:rFonts w:ascii="TimesNewRomanPSMT" w:hAnsi="TimesNewRomanPSMT" w:cs="TimesNewRomanPSMT"/>
          <w:lang w:val="en-US"/>
        </w:rPr>
        <w:t>through synchronized, parallel attacks on the enemy’s centers of</w:t>
      </w:r>
    </w:p>
    <w:p w14:paraId="484B9E07"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gravity. When properly timed, parallel attacks can overwhelm the enemy’s command and control</w:t>
      </w:r>
    </w:p>
    <w:p w14:paraId="17FA4378"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and defensive systems, creating strategic paralysis. This principle </w:t>
      </w:r>
      <w:proofErr w:type="gramStart"/>
      <w:r w:rsidRPr="00CF7563">
        <w:rPr>
          <w:rFonts w:ascii="TimesNewRomanPSMT" w:hAnsi="TimesNewRomanPSMT" w:cs="TimesNewRomanPSMT"/>
          <w:lang w:val="en-US"/>
        </w:rPr>
        <w:t>was brilliantly applied</w:t>
      </w:r>
      <w:proofErr w:type="gramEnd"/>
      <w:r w:rsidRPr="00CF7563">
        <w:rPr>
          <w:rFonts w:ascii="TimesNewRomanPSMT" w:hAnsi="TimesNewRomanPSMT" w:cs="TimesNewRomanPSMT"/>
          <w:lang w:val="en-US"/>
        </w:rPr>
        <w:t xml:space="preserve"> on the</w:t>
      </w:r>
    </w:p>
    <w:p w14:paraId="76FB0CA9"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opening night of Desert Storm, as the Iraqi air defense network </w:t>
      </w:r>
      <w:proofErr w:type="gramStart"/>
      <w:r w:rsidRPr="00CF7563">
        <w:rPr>
          <w:rFonts w:ascii="TimesNewRomanPSMT" w:hAnsi="TimesNewRomanPSMT" w:cs="TimesNewRomanPSMT"/>
          <w:lang w:val="en-US"/>
        </w:rPr>
        <w:t>was struck</w:t>
      </w:r>
      <w:proofErr w:type="gramEnd"/>
      <w:r w:rsidRPr="00CF7563">
        <w:rPr>
          <w:rFonts w:ascii="TimesNewRomanPSMT" w:hAnsi="TimesNewRomanPSMT" w:cs="TimesNewRomanPSMT"/>
          <w:lang w:val="en-US"/>
        </w:rPr>
        <w:t xml:space="preserve"> with precisely timed</w:t>
      </w:r>
    </w:p>
    <w:p w14:paraId="1821A6D5"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parallel attacks and quickly rendered ineffective. The Iraqi defenses </w:t>
      </w:r>
      <w:proofErr w:type="gramStart"/>
      <w:r w:rsidRPr="00CF7563">
        <w:rPr>
          <w:rFonts w:ascii="TimesNewRomanPSMT" w:hAnsi="TimesNewRomanPSMT" w:cs="TimesNewRomanPSMT"/>
          <w:lang w:val="en-US"/>
        </w:rPr>
        <w:t>were first blinded</w:t>
      </w:r>
      <w:proofErr w:type="gramEnd"/>
      <w:r w:rsidRPr="00CF7563">
        <w:rPr>
          <w:rFonts w:ascii="TimesNewRomanPSMT" w:hAnsi="TimesNewRomanPSMT" w:cs="TimesNewRomanPSMT"/>
          <w:lang w:val="en-US"/>
        </w:rPr>
        <w:t xml:space="preserve"> by nearly</w:t>
      </w:r>
    </w:p>
    <w:p w14:paraId="5E0A0189"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simultaneous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14:paraId="40E9BB89"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14:paraId="61CC5DA5"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r w:rsidRPr="00CF7563">
        <w:rPr>
          <w:rFonts w:ascii="TimesNewRomanPSMT" w:hAnsi="TimesNewRomanPSMT" w:cs="TimesNewRomanPSMT"/>
          <w:lang w:val="en-US"/>
        </w:rPr>
        <w:t xml:space="preserve"> The timing of attacks should be</w:t>
      </w:r>
    </w:p>
    <w:p w14:paraId="78316BD7" w14:textId="3826B148"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based on enemy </w:t>
      </w:r>
      <w:proofErr w:type="gramStart"/>
      <w:r w:rsidRPr="00CF7563">
        <w:rPr>
          <w:rFonts w:ascii="TimesNewRomanPSMT" w:hAnsi="TimesNewRomanPSMT" w:cs="TimesNewRomanPSMT"/>
          <w:lang w:val="en-US"/>
        </w:rPr>
        <w:t>time-table</w:t>
      </w:r>
      <w:proofErr w:type="gramEnd"/>
      <w:r w:rsidRPr="00CF7563">
        <w:rPr>
          <w:rFonts w:ascii="TimesNewRomanPSMT" w:hAnsi="TimesNewRomanPSMT" w:cs="TimesNewRomanPSMT"/>
          <w:lang w:val="en-US"/>
        </w:rPr>
        <w:t xml:space="preserv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 xml:space="preserve">tasks or activities that must </w:t>
      </w:r>
      <w:proofErr w:type="gramStart"/>
      <w:r w:rsidRPr="00CF7563">
        <w:rPr>
          <w:rFonts w:ascii="TimesNewRomanPSMT" w:hAnsi="TimesNewRomanPSMT" w:cs="TimesNewRomanPSMT"/>
          <w:lang w:val="en-US"/>
        </w:rPr>
        <w:t>be effectively and efficiently performed</w:t>
      </w:r>
      <w:proofErr w:type="gramEnd"/>
      <w:r w:rsidRPr="00CF7563">
        <w:rPr>
          <w:rFonts w:ascii="TimesNewRomanPSMT" w:hAnsi="TimesNewRomanPSMT" w:cs="TimesNewRomanPSMT"/>
          <w:lang w:val="en-US"/>
        </w:rPr>
        <w:t xml:space="preserve">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 xml:space="preserve">plans to succeed. To target the enemy effectively, </w:t>
      </w:r>
      <w:del w:id="127" w:author="Martin Collins" w:date="2021-11-30T15:38:00Z">
        <w:r w:rsidRPr="00CF7563" w:rsidDel="00A93B01">
          <w:rPr>
            <w:rFonts w:ascii="TimesNewRomanPSMT" w:hAnsi="TimesNewRomanPSMT" w:cs="TimesNewRomanPSMT"/>
            <w:lang w:val="en-US"/>
          </w:rPr>
          <w:delText xml:space="preserve">his </w:delText>
        </w:r>
      </w:del>
      <w:ins w:id="128" w:author="Martin Collins" w:date="2021-11-30T15:38:00Z">
        <w:r w:rsidR="00A93B01">
          <w:rPr>
            <w:rFonts w:ascii="TimesNewRomanPSMT" w:hAnsi="TimesNewRomanPSMT" w:cs="TimesNewRomanPSMT"/>
            <w:lang w:val="en-US"/>
          </w:rPr>
          <w:t>their</w:t>
        </w:r>
        <w:r w:rsidR="00A93B01" w:rsidRPr="00CF7563">
          <w:rPr>
            <w:rFonts w:ascii="TimesNewRomanPSMT" w:hAnsi="TimesNewRomanPSMT" w:cs="TimesNewRomanPSMT"/>
            <w:lang w:val="en-US"/>
          </w:rPr>
          <w:t xml:space="preserve"> </w:t>
        </w:r>
      </w:ins>
      <w:r w:rsidRPr="00CF7563">
        <w:rPr>
          <w:rFonts w:ascii="TimesNewRomanPSMT" w:hAnsi="TimesNewRomanPSMT" w:cs="TimesNewRomanPSMT"/>
          <w:lang w:val="en-US"/>
        </w:rPr>
        <w:t>goals and tasks (particularly those which are</w:t>
      </w:r>
      <w:r>
        <w:rPr>
          <w:rFonts w:ascii="TimesNewRomanPSMT" w:hAnsi="TimesNewRomanPSMT" w:cs="TimesNewRomanPSMT"/>
          <w:lang w:val="en-US"/>
        </w:rPr>
        <w:t xml:space="preserve"> </w:t>
      </w:r>
      <w:r w:rsidRPr="00CF7563">
        <w:rPr>
          <w:rFonts w:ascii="TimesNewRomanPSMT" w:hAnsi="TimesNewRomanPSMT" w:cs="TimesNewRomanPSMT"/>
          <w:lang w:val="en-US"/>
        </w:rPr>
        <w:t xml:space="preserve">time sensitive) must </w:t>
      </w:r>
      <w:proofErr w:type="gramStart"/>
      <w:r w:rsidRPr="00CF7563">
        <w:rPr>
          <w:rFonts w:ascii="TimesNewRomanPSMT" w:hAnsi="TimesNewRomanPSMT" w:cs="TimesNewRomanPSMT"/>
          <w:lang w:val="en-US"/>
        </w:rPr>
        <w:t>be identified</w:t>
      </w:r>
      <w:proofErr w:type="gramEnd"/>
      <w:ins w:id="129" w:author="Martin Collins" w:date="2021-11-30T15:38:00Z">
        <w:r w:rsidR="00A93B01">
          <w:rPr>
            <w:rFonts w:ascii="TimesNewRomanPSMT" w:hAnsi="TimesNewRomanPSMT" w:cs="TimesNewRomanPSMT"/>
            <w:lang w:val="en-US"/>
          </w:rPr>
          <w:t xml:space="preserve"> and</w:t>
        </w:r>
      </w:ins>
      <w:del w:id="130" w:author="Martin Collins" w:date="2021-11-30T15:38:00Z">
        <w:r w:rsidRPr="00CF7563" w:rsidDel="00A93B01">
          <w:rPr>
            <w:rFonts w:ascii="TimesNewRomanPSMT" w:hAnsi="TimesNewRomanPSMT" w:cs="TimesNewRomanPSMT"/>
            <w:lang w:val="en-US"/>
          </w:rPr>
          <w:delText>.</w:delText>
        </w:r>
      </w:del>
      <w:r w:rsidRPr="00CF7563">
        <w:rPr>
          <w:rFonts w:ascii="TimesNewRomanPSMT" w:hAnsi="TimesNewRomanPSMT" w:cs="TimesNewRomanPSMT"/>
          <w:lang w:val="en-US"/>
        </w:rPr>
        <w:t xml:space="preserve"> “Time critical” periods </w:t>
      </w:r>
      <w:del w:id="131" w:author="Martin Collins" w:date="2021-11-30T15:38:00Z">
        <w:r w:rsidRPr="00CF7563" w:rsidDel="00A93B01">
          <w:rPr>
            <w:rFonts w:ascii="TimesNewRomanPSMT" w:hAnsi="TimesNewRomanPSMT" w:cs="TimesNewRomanPSMT"/>
            <w:lang w:val="en-US"/>
          </w:rPr>
          <w:delText xml:space="preserve">must be </w:delText>
        </w:r>
      </w:del>
      <w:r w:rsidRPr="00CF7563">
        <w:rPr>
          <w:rFonts w:ascii="TimesNewRomanPSMT" w:hAnsi="TimesNewRomanPSMT" w:cs="TimesNewRomanPSMT"/>
          <w:lang w:val="en-US"/>
        </w:rPr>
        <w:t xml:space="preserve">determined. During offensive </w:t>
      </w:r>
      <w:proofErr w:type="gramStart"/>
      <w:r w:rsidRPr="00CF7563">
        <w:rPr>
          <w:rFonts w:ascii="TimesNewRomanPSMT" w:hAnsi="TimesNewRomanPSMT" w:cs="TimesNewRomanPSMT"/>
          <w:lang w:val="en-US"/>
        </w:rPr>
        <w:t>operations</w:t>
      </w:r>
      <w:proofErr w:type="gramEnd"/>
      <w:r w:rsidRPr="00CF7563">
        <w:rPr>
          <w:rFonts w:ascii="TimesNewRomanPSMT" w:hAnsi="TimesNewRomanPSMT" w:cs="TimesNewRomanPSMT"/>
          <w:lang w:val="en-US"/>
        </w:rPr>
        <w:t xml:space="preserve">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14:paraId="1B02FC56" w14:textId="77777777" w:rsidR="00265088" w:rsidRPr="00CF7563" w:rsidRDefault="00265088" w:rsidP="00265088">
      <w:pPr>
        <w:rPr>
          <w:rFonts w:ascii="TimesNewRomanPSMT" w:hAnsi="TimesNewRomanPSMT" w:cs="TimesNewRomanPSMT"/>
          <w:lang w:val="en-US"/>
        </w:rPr>
      </w:pPr>
    </w:p>
    <w:p w14:paraId="5C973200"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lastRenderedPageBreak/>
        <w:t xml:space="preserve">The time from the attack until its impact is felt is </w:t>
      </w:r>
      <w:proofErr w:type="gramStart"/>
      <w:r w:rsidRPr="00CF7563">
        <w:rPr>
          <w:rFonts w:ascii="TimesNewRomanPSMT" w:hAnsi="TimesNewRomanPSMT" w:cs="TimesNewRomanPSMT"/>
          <w:lang w:val="en-US"/>
        </w:rPr>
        <w:t>very important</w:t>
      </w:r>
      <w:proofErr w:type="gramEnd"/>
      <w:r w:rsidRPr="00CF7563">
        <w:rPr>
          <w:rFonts w:ascii="TimesNewRomanPSMT" w:hAnsi="TimesNewRomanPSMT" w:cs="TimesNewRomanPSMT"/>
          <w:lang w:val="en-US"/>
        </w:rPr>
        <w: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 xml:space="preserve">enemy factories. If the effects of friendly strikes or attacks are to </w:t>
      </w:r>
      <w:proofErr w:type="gramStart"/>
      <w:r w:rsidRPr="00CF7563">
        <w:rPr>
          <w:rFonts w:ascii="TimesNewRomanPSMT" w:hAnsi="TimesNewRomanPSMT" w:cs="TimesNewRomanPSMT"/>
          <w:lang w:val="en-US"/>
        </w:rPr>
        <w:t>be felt</w:t>
      </w:r>
      <w:proofErr w:type="gramEnd"/>
      <w:r w:rsidRPr="00CF7563">
        <w:rPr>
          <w:rFonts w:ascii="TimesNewRomanPSMT" w:hAnsi="TimesNewRomanPSMT" w:cs="TimesNewRomanPSMT"/>
          <w:lang w:val="en-US"/>
        </w:rPr>
        <w:t xml:space="preserve">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 xml:space="preserve">Attempts to have an immediate impact may delay the achievement of </w:t>
      </w:r>
      <w:proofErr w:type="gramStart"/>
      <w:r w:rsidRPr="00CF7563">
        <w:rPr>
          <w:rFonts w:ascii="TimesNewRomanPSMT" w:hAnsi="TimesNewRomanPSMT" w:cs="TimesNewRomanPSMT"/>
          <w:lang w:val="en-US"/>
        </w:rPr>
        <w:t>longer range</w:t>
      </w:r>
      <w:proofErr w:type="gramEnd"/>
      <w:r w:rsidRPr="00CF7563">
        <w:rPr>
          <w:rFonts w:ascii="TimesNewRomanPSMT" w:hAnsi="TimesNewRomanPSMT" w:cs="TimesNewRomanPSMT"/>
          <w:lang w:val="en-US"/>
        </w:rPr>
        <w:t xml:space="preserve"> goals.</w:t>
      </w:r>
      <w:r>
        <w:rPr>
          <w:rFonts w:ascii="TimesNewRomanPSMT" w:hAnsi="TimesNewRomanPSMT" w:cs="TimesNewRomanPSMT"/>
          <w:lang w:val="en-US"/>
        </w:rPr>
        <w:t xml:space="preserve"> </w:t>
      </w:r>
      <w:r w:rsidRPr="00CF7563">
        <w:rPr>
          <w:rFonts w:ascii="TimesNewRomanPSMT" w:hAnsi="TimesNewRomanPSMT" w:cs="TimesNewRomanPSMT"/>
          <w:lang w:val="en-US"/>
        </w:rPr>
        <w:t xml:space="preserve">Such trade-offs must </w:t>
      </w:r>
      <w:proofErr w:type="gramStart"/>
      <w:r w:rsidRPr="00CF7563">
        <w:rPr>
          <w:rFonts w:ascii="TimesNewRomanPSMT" w:hAnsi="TimesNewRomanPSMT" w:cs="TimesNewRomanPSMT"/>
          <w:lang w:val="en-US"/>
        </w:rPr>
        <w:t>be considered</w:t>
      </w:r>
      <w:proofErr w:type="gramEnd"/>
      <w:r w:rsidRPr="00CF7563">
        <w:rPr>
          <w:rFonts w:ascii="TimesNewRomanPSMT" w:hAnsi="TimesNewRomanPSMT" w:cs="TimesNewRomanPSMT"/>
          <w:lang w:val="en-US"/>
        </w:rPr>
        <w:t xml:space="preserve">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 xml:space="preserve">for attack for immediate or </w:t>
      </w:r>
      <w:proofErr w:type="gramStart"/>
      <w:r w:rsidRPr="00CF7563">
        <w:rPr>
          <w:rFonts w:ascii="TimesNewRomanPSMT" w:hAnsi="TimesNewRomanPSMT" w:cs="TimesNewRomanPSMT"/>
          <w:lang w:val="en-US"/>
        </w:rPr>
        <w:t>long term</w:t>
      </w:r>
      <w:proofErr w:type="gramEnd"/>
      <w:r w:rsidRPr="00CF7563">
        <w:rPr>
          <w:rFonts w:ascii="TimesNewRomanPSMT" w:hAnsi="TimesNewRomanPSMT" w:cs="TimesNewRomanPSMT"/>
          <w:lang w:val="en-US"/>
        </w:rPr>
        <w:t xml:space="preserve"> impact.</w:t>
      </w:r>
    </w:p>
    <w:p w14:paraId="2F662422" w14:textId="77777777" w:rsidR="00265088" w:rsidRPr="00CF7563" w:rsidRDefault="00265088" w:rsidP="00265088">
      <w:pPr>
        <w:rPr>
          <w:rFonts w:ascii="TimesNewRomanPSMT" w:hAnsi="TimesNewRomanPSMT" w:cs="TimesNewRomanPSMT"/>
          <w:lang w:val="en-US"/>
        </w:rPr>
      </w:pPr>
    </w:p>
    <w:p w14:paraId="7C850909"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 xml:space="preserve">. Individual attacks should be timed for maximum </w:t>
      </w:r>
      <w:proofErr w:type="gramStart"/>
      <w:r w:rsidRPr="00CF7563">
        <w:rPr>
          <w:rFonts w:ascii="TimesNewRomanPSMT" w:hAnsi="TimesNewRomanPSMT" w:cs="TimesNewRomanPSMT"/>
          <w:lang w:val="en-US"/>
        </w:rPr>
        <w:t>synergy</w:t>
      </w:r>
      <w:proofErr w:type="gramEnd"/>
      <w:r>
        <w:rPr>
          <w:rFonts w:ascii="TimesNewRomanPSMT" w:hAnsi="TimesNewRomanPSMT" w:cs="TimesNewRomanPSMT"/>
          <w:lang w:val="en-US"/>
        </w:rPr>
        <w:t xml:space="preserve"> in </w:t>
      </w:r>
      <w:r w:rsidRPr="00CF7563">
        <w:rPr>
          <w:rFonts w:ascii="TimesNewRomanPSMT" w:hAnsi="TimesNewRomanPSMT" w:cs="TimesNewRomanPSMT"/>
          <w:lang w:val="en-US"/>
        </w:rPr>
        <w:t xml:space="preserve">achieving the overall objective. The inherent speed and flexibility of airpower can </w:t>
      </w:r>
      <w:proofErr w:type="gramStart"/>
      <w:r w:rsidRPr="00CF7563">
        <w:rPr>
          <w:rFonts w:ascii="TimesNewRomanPSMT" w:hAnsi="TimesNewRomanPSMT" w:cs="TimesNewRomanPSMT"/>
          <w:lang w:val="en-US"/>
        </w:rPr>
        <w:t>be exploited</w:t>
      </w:r>
      <w:proofErr w:type="gramEnd"/>
      <w:r>
        <w:rPr>
          <w:rFonts w:ascii="TimesNewRomanPSMT" w:hAnsi="TimesNewRomanPSMT" w:cs="TimesNewRomanPSMT"/>
          <w:lang w:val="en-US"/>
        </w:rPr>
        <w:t xml:space="preserve"> </w:t>
      </w:r>
      <w:r w:rsidRPr="00CF7563">
        <w:rPr>
          <w:rFonts w:ascii="TimesNewRomanPSMT" w:hAnsi="TimesNewRomanPSMT" w:cs="TimesNewRomanPSMT"/>
          <w:lang w:val="en-US"/>
        </w:rPr>
        <w:t>through synchronized, parallel attacks on the enemy’s centers of gravity. 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 xml:space="preserve">strategic paralysis. </w:t>
      </w:r>
    </w:p>
    <w:p w14:paraId="16B89290" w14:textId="77777777" w:rsidR="00265088" w:rsidRPr="00CF7563" w:rsidRDefault="00265088" w:rsidP="00265088">
      <w:pPr>
        <w:rPr>
          <w:rFonts w:ascii="TimesNewRomanPSMT" w:hAnsi="TimesNewRomanPSMT" w:cs="TimesNewRomanPSMT"/>
          <w:lang w:val="en-US"/>
        </w:rPr>
      </w:pPr>
    </w:p>
    <w:p w14:paraId="41DB4E31" w14:textId="14CEEECE"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Recuperation and Reconstruction Time</w:t>
      </w:r>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 xml:space="preserve">also critical in targeting. The period during which the target is to </w:t>
      </w:r>
      <w:proofErr w:type="gramStart"/>
      <w:r w:rsidRPr="00CF7563">
        <w:rPr>
          <w:rFonts w:ascii="TimesNewRomanPSMT" w:hAnsi="TimesNewRomanPSMT" w:cs="TimesNewRomanPSMT"/>
          <w:lang w:val="en-US"/>
        </w:rPr>
        <w:t>be neutralized</w:t>
      </w:r>
      <w:proofErr w:type="gramEnd"/>
      <w:r w:rsidRPr="00CF7563">
        <w:rPr>
          <w:rFonts w:ascii="TimesNewRomanPSMT" w:hAnsi="TimesNewRomanPSMT" w:cs="TimesNewRomanPSMT"/>
          <w:lang w:val="en-US"/>
        </w:rPr>
        <w:t xml:space="preserve">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 xml:space="preserve">type and amount of force to be used. For example, </w:t>
      </w:r>
      <w:proofErr w:type="gramStart"/>
      <w:r w:rsidRPr="00CF7563">
        <w:rPr>
          <w:rFonts w:ascii="TimesNewRomanPSMT" w:hAnsi="TimesNewRomanPSMT" w:cs="TimesNewRomanPSMT"/>
          <w:lang w:val="en-US"/>
        </w:rPr>
        <w:t>a few</w:t>
      </w:r>
      <w:proofErr w:type="gramEnd"/>
      <w:r w:rsidRPr="00CF7563">
        <w:rPr>
          <w:rFonts w:ascii="TimesNewRomanPSMT" w:hAnsi="TimesNewRomanPSMT" w:cs="TimesNewRomanPSMT"/>
          <w:lang w:val="en-US"/>
        </w:rPr>
        <w:t xml:space="preserve">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r supremacy over a</w:t>
      </w:r>
      <w:ins w:id="132" w:author="Martin Collins" w:date="2021-11-30T15:41:00Z">
        <w:r w:rsidR="00A93B01">
          <w:rPr>
            <w:rFonts w:ascii="TimesNewRomanPSMT" w:hAnsi="TimesNewRomanPSMT" w:cs="TimesNewRomanPSMT"/>
            <w:lang w:val="en-US"/>
          </w:rPr>
          <w:t>n extended</w:t>
        </w:r>
      </w:ins>
      <w:del w:id="133" w:author="Martin Collins" w:date="2021-11-30T15:41:00Z">
        <w:r w:rsidDel="00A93B01">
          <w:rPr>
            <w:rFonts w:ascii="TimesNewRomanPSMT" w:hAnsi="TimesNewRomanPSMT" w:cs="TimesNewRomanPSMT"/>
            <w:lang w:val="en-US"/>
          </w:rPr>
          <w:delText xml:space="preserve"> long</w:delText>
        </w:r>
      </w:del>
      <w:r>
        <w:rPr>
          <w:rFonts w:ascii="TimesNewRomanPSMT" w:hAnsi="TimesNewRomanPSMT" w:cs="TimesNewRomanPSMT"/>
          <w:lang w:val="en-US"/>
        </w:rPr>
        <w:t xml:space="preserve"> period. </w:t>
      </w:r>
    </w:p>
    <w:p w14:paraId="15538A44"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14:paraId="40EC0BB9" w14:textId="77777777"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14:paraId="3A8A9AD0" w14:textId="77777777" w:rsidR="0032543F" w:rsidRPr="00CF7563" w:rsidRDefault="0032543F" w:rsidP="00CF7563">
      <w:pPr>
        <w:pStyle w:val="Heading4"/>
        <w:rPr>
          <w:lang w:val="en-US"/>
        </w:rPr>
      </w:pPr>
      <w:r w:rsidRPr="00CF7563">
        <w:rPr>
          <w:szCs w:val="24"/>
          <w:lang w:val="en-US"/>
        </w:rPr>
        <w:t>How do we want to reach the objective?</w:t>
      </w:r>
    </w:p>
    <w:p w14:paraId="7261F8E6" w14:textId="77777777"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A variety of means toward an end </w:t>
      </w:r>
      <w:proofErr w:type="gramStart"/>
      <w:r w:rsidRPr="00CF7563">
        <w:rPr>
          <w:rFonts w:ascii="TimesNewRomanPSMT" w:hAnsi="TimesNewRomanPSMT" w:cs="TimesNewRomanPSMT"/>
          <w:lang w:val="en-US"/>
        </w:rPr>
        <w:t>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w:t>
      </w:r>
      <w:proofErr w:type="gramEnd"/>
      <w:r w:rsidRPr="00CF7563">
        <w:rPr>
          <w:rFonts w:ascii="TimesNewRomanPSMT" w:hAnsi="TimesNewRomanPSMT" w:cs="TimesNewRomanPSMT"/>
          <w:lang w:val="en-US"/>
        </w:rPr>
        <w:t xml:space="preserve">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or missile attack, </w:t>
      </w:r>
      <w:proofErr w:type="gramStart"/>
      <w:r w:rsidRPr="00CF7563">
        <w:rPr>
          <w:rFonts w:ascii="TimesNewRomanPSMT" w:hAnsi="TimesNewRomanPSMT" w:cs="TimesNewRomanPSMT"/>
          <w:lang w:val="en-US"/>
        </w:rPr>
        <w:t>etc.</w:t>
      </w:r>
      <w:proofErr w:type="gramEnd"/>
      <w:r w:rsidRPr="00CF7563">
        <w:rPr>
          <w:rFonts w:ascii="TimesNewRomanPSMT" w:hAnsi="TimesNewRomanPSMT" w:cs="TimesNewRomanPSMT"/>
          <w:lang w:val="en-US"/>
        </w:rPr>
        <w:t>,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choice of weapon systems available. In most cases, they will </w:t>
      </w:r>
      <w:proofErr w:type="gramStart"/>
      <w:r w:rsidRPr="00CF7563">
        <w:rPr>
          <w:rFonts w:ascii="TimesNewRomanPSMT" w:hAnsi="TimesNewRomanPSMT" w:cs="TimesNewRomanPSMT"/>
          <w:lang w:val="en-US"/>
        </w:rPr>
        <w:t>be combined</w:t>
      </w:r>
      <w:proofErr w:type="gramEnd"/>
      <w:r w:rsidRPr="00CF7563">
        <w:rPr>
          <w:rFonts w:ascii="TimesNewRomanPSMT" w:hAnsi="TimesNewRomanPSMT" w:cs="TimesNewRomanPSMT"/>
          <w:lang w:val="en-US"/>
        </w:rPr>
        <w:t>.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decision should be 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14:paraId="33967981" w14:textId="77777777" w:rsidR="00CF7563" w:rsidRDefault="00CF7563" w:rsidP="00185B48">
      <w:pPr>
        <w:rPr>
          <w:rFonts w:ascii="TimesNewRomanPSMT" w:hAnsi="TimesNewRomanPSMT" w:cs="TimesNewRomanPSMT"/>
          <w:lang w:val="en-US"/>
        </w:rPr>
      </w:pPr>
    </w:p>
    <w:p w14:paraId="2EC01DB6" w14:textId="77777777" w:rsidR="00CF7563" w:rsidRPr="00CF7563" w:rsidRDefault="00CF7563" w:rsidP="00185B48">
      <w:pPr>
        <w:rPr>
          <w:rFonts w:ascii="TimesNewRomanPSMT" w:hAnsi="TimesNewRomanPSMT" w:cs="TimesNewRomanPSMT"/>
          <w:lang w:val="en-US"/>
        </w:rPr>
      </w:pPr>
    </w:p>
    <w:p w14:paraId="1B408C69" w14:textId="77777777" w:rsidR="0032543F" w:rsidRPr="000C0954" w:rsidRDefault="0032543F" w:rsidP="00CF7563">
      <w:pPr>
        <w:pStyle w:val="Heading4"/>
        <w:rPr>
          <w:lang w:val="en-US"/>
        </w:rPr>
      </w:pPr>
      <w:r w:rsidRPr="000C0954">
        <w:rPr>
          <w:szCs w:val="24"/>
          <w:lang w:val="en-US"/>
        </w:rPr>
        <w:t>How much (to what degree) do we want to affect enemy activity?</w:t>
      </w:r>
    </w:p>
    <w:p w14:paraId="165761F4" w14:textId="77777777"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against which </w:t>
      </w:r>
      <w:proofErr w:type="gramStart"/>
      <w:r w:rsidRPr="00CF7563">
        <w:rPr>
          <w:rFonts w:ascii="TimesNewRomanPSMT" w:hAnsi="TimesNewRomanPSMT" w:cs="TimesNewRomanPSMT"/>
          <w:lang w:val="en-US"/>
        </w:rPr>
        <w:t>progress</w:t>
      </w:r>
      <w:proofErr w:type="gramEnd"/>
      <w:r w:rsidRPr="00CF7563">
        <w:rPr>
          <w:rFonts w:ascii="TimesNewRomanPSMT" w:hAnsi="TimesNewRomanPSMT" w:cs="TimesNewRomanPSMT"/>
          <w:lang w:val="en-US"/>
        </w:rPr>
        <w:t xml:space="preserve">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It might </w:t>
      </w:r>
      <w:proofErr w:type="gramStart"/>
      <w:r w:rsidRPr="00CF7563">
        <w:rPr>
          <w:rFonts w:ascii="TimesNewRomanPSMT" w:hAnsi="TimesNewRomanPSMT" w:cs="TimesNewRomanPSMT"/>
          <w:lang w:val="en-US"/>
        </w:rPr>
        <w:t>be stated</w:t>
      </w:r>
      <w:proofErr w:type="gramEnd"/>
      <w:r w:rsidRPr="00CF7563">
        <w:rPr>
          <w:rFonts w:ascii="TimesNewRomanPSMT" w:hAnsi="TimesNewRomanPSMT" w:cs="TimesNewRomanPSMT"/>
          <w:lang w:val="en-US"/>
        </w:rPr>
        <w:t xml:space="preserve">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14:paraId="31557DE5" w14:textId="77777777" w:rsidR="00185B48" w:rsidRPr="00CF7563" w:rsidRDefault="00185B48" w:rsidP="00185B48">
      <w:pPr>
        <w:rPr>
          <w:rFonts w:ascii="TimesNewRomanPSMT" w:hAnsi="TimesNewRomanPSMT" w:cs="TimesNewRomanPSMT"/>
          <w:lang w:val="en-US"/>
        </w:rPr>
      </w:pPr>
    </w:p>
    <w:p w14:paraId="37CB9322" w14:textId="77777777" w:rsidR="0032543F" w:rsidRPr="00265088" w:rsidRDefault="0032543F" w:rsidP="00CF7563">
      <w:pPr>
        <w:pStyle w:val="Heading4"/>
        <w:rPr>
          <w:lang w:val="en-US"/>
        </w:rPr>
      </w:pPr>
      <w:r w:rsidRPr="00265088">
        <w:rPr>
          <w:szCs w:val="24"/>
          <w:lang w:val="en-US"/>
        </w:rPr>
        <w:t xml:space="preserve">How </w:t>
      </w:r>
      <w:proofErr w:type="gramStart"/>
      <w:r w:rsidRPr="00265088">
        <w:rPr>
          <w:szCs w:val="24"/>
          <w:lang w:val="en-US"/>
        </w:rPr>
        <w:t>much</w:t>
      </w:r>
      <w:proofErr w:type="gramEnd"/>
      <w:r w:rsidRPr="00265088">
        <w:rPr>
          <w:szCs w:val="24"/>
          <w:lang w:val="en-US"/>
        </w:rPr>
        <w:t xml:space="preserve"> will it cost to achieve the objective and is it worth the cost?</w:t>
      </w:r>
    </w:p>
    <w:p w14:paraId="17D84A22" w14:textId="77777777"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xml:space="preserve">, </w:t>
      </w:r>
      <w:proofErr w:type="gramStart"/>
      <w:r w:rsidRPr="00CF7563">
        <w:rPr>
          <w:rFonts w:ascii="TimesNewRomanPSMT" w:hAnsi="TimesNewRomanPSMT" w:cs="TimesNewRomanPSMT"/>
          <w:lang w:val="en-US"/>
        </w:rPr>
        <w:t>etc.</w:t>
      </w:r>
      <w:proofErr w:type="gramEnd"/>
      <w:r w:rsidRPr="00CF7563">
        <w:rPr>
          <w:rFonts w:ascii="TimesNewRomanPSMT" w:hAnsi="TimesNewRomanPSMT" w:cs="TimesNewRomanPSMT"/>
          <w:lang w:val="en-US"/>
        </w:rPr>
        <w:t>)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potential benefit to be derived from a successful operation. We must </w:t>
      </w:r>
      <w:proofErr w:type="gramStart"/>
      <w:r w:rsidRPr="00CF7563">
        <w:rPr>
          <w:rFonts w:ascii="TimesNewRomanPSMT" w:hAnsi="TimesNewRomanPSMT" w:cs="TimesNewRomanPSMT"/>
          <w:lang w:val="en-US"/>
        </w:rPr>
        <w:t>weigh carefully</w:t>
      </w:r>
      <w:proofErr w:type="gramEnd"/>
      <w:r w:rsidRPr="00CF7563">
        <w:rPr>
          <w:rFonts w:ascii="TimesNewRomanPSMT" w:hAnsi="TimesNewRomanPSMT" w:cs="TimesNewRomanPSMT"/>
          <w:lang w:val="en-US"/>
        </w:rPr>
        <w:t xml:space="preserve">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w:t>
      </w:r>
      <w:proofErr w:type="gramStart"/>
      <w:r w:rsidRPr="00CF7563">
        <w:rPr>
          <w:rFonts w:ascii="TimesNewRomanPSMT" w:hAnsi="TimesNewRomanPSMT" w:cs="TimesNewRomanPSMT"/>
          <w:lang w:val="en-US"/>
        </w:rPr>
        <w:t>be told</w:t>
      </w:r>
      <w:proofErr w:type="gramEnd"/>
      <w:r w:rsidRPr="00CF7563">
        <w:rPr>
          <w:rFonts w:ascii="TimesNewRomanPSMT" w:hAnsi="TimesNewRomanPSMT" w:cs="TimesNewRomanPSMT"/>
          <w:lang w:val="en-US"/>
        </w:rPr>
        <w:t>,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14:paraId="5FA0B877" w14:textId="77777777" w:rsidR="00265088" w:rsidRDefault="00265088" w:rsidP="00CF7563">
      <w:pPr>
        <w:autoSpaceDE w:val="0"/>
        <w:autoSpaceDN w:val="0"/>
        <w:adjustRightInd w:val="0"/>
        <w:spacing w:after="0" w:line="240" w:lineRule="auto"/>
        <w:rPr>
          <w:rFonts w:ascii="TimesNewRomanPSMT" w:hAnsi="TimesNewRomanPSMT" w:cs="TimesNewRomanPSMT"/>
          <w:lang w:val="en-US"/>
        </w:rPr>
      </w:pPr>
    </w:p>
    <w:p w14:paraId="33D19D53" w14:textId="77777777" w:rsidR="00265088" w:rsidRPr="00265088" w:rsidRDefault="00265088" w:rsidP="00265088">
      <w:pPr>
        <w:pStyle w:val="Heading4"/>
        <w:rPr>
          <w:lang w:val="en-US"/>
        </w:rPr>
      </w:pPr>
      <w:r w:rsidRPr="00265088">
        <w:rPr>
          <w:szCs w:val="24"/>
          <w:lang w:val="en-US"/>
        </w:rPr>
        <w:t>Why do we want to reach the objective?</w:t>
      </w:r>
    </w:p>
    <w:p w14:paraId="0B8D48CE"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 xml:space="preserve">“why” has not </w:t>
      </w:r>
      <w:proofErr w:type="gramStart"/>
      <w:r w:rsidRPr="00CF7563">
        <w:rPr>
          <w:rFonts w:ascii="TimesNewRomanPSMT" w:hAnsi="TimesNewRomanPSMT" w:cs="TimesNewRomanPSMT"/>
          <w:lang w:val="en-US"/>
        </w:rPr>
        <w:t>been thought</w:t>
      </w:r>
      <w:proofErr w:type="gramEnd"/>
      <w:r w:rsidRPr="00CF7563">
        <w:rPr>
          <w:rFonts w:ascii="TimesNewRomanPSMT" w:hAnsi="TimesNewRomanPSMT" w:cs="TimesNewRomanPSMT"/>
          <w:lang w:val="en-US"/>
        </w:rPr>
        <w:t xml:space="preserve">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14:paraId="462EBD89" w14:textId="77777777"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14:paraId="0A29FB2D" w14:textId="77777777" w:rsidR="008758E7" w:rsidRPr="001532C7" w:rsidRDefault="008758E7" w:rsidP="008758E7">
      <w:pPr>
        <w:pStyle w:val="NoSpacing"/>
        <w:rPr>
          <w:lang w:val="en-US"/>
        </w:rPr>
      </w:pPr>
    </w:p>
    <w:p w14:paraId="0795AEFD" w14:textId="77777777" w:rsidR="008758E7" w:rsidRDefault="008758E7" w:rsidP="008758E7">
      <w:pPr>
        <w:pStyle w:val="NoSpacing"/>
        <w:rPr>
          <w:lang w:val="en-US"/>
        </w:rPr>
      </w:pPr>
    </w:p>
    <w:p w14:paraId="1466D7E2" w14:textId="77777777" w:rsidR="00E26CE5" w:rsidRDefault="00E26CE5" w:rsidP="00E26CE5">
      <w:pPr>
        <w:pStyle w:val="NoSpacing"/>
        <w:rPr>
          <w:lang w:val="en-US"/>
        </w:rPr>
      </w:pPr>
    </w:p>
    <w:p w14:paraId="4874C6E0" w14:textId="77777777" w:rsidR="00E26CE5" w:rsidRPr="00E26CE5" w:rsidRDefault="00E26CE5" w:rsidP="00E26CE5">
      <w:pPr>
        <w:pStyle w:val="NoSpacing"/>
        <w:rPr>
          <w:lang w:val="en-US"/>
        </w:rPr>
      </w:pPr>
    </w:p>
    <w:p w14:paraId="42FE6E0B" w14:textId="77777777" w:rsidR="008758E7" w:rsidRDefault="008758E7" w:rsidP="008758E7">
      <w:pPr>
        <w:pStyle w:val="NoSpacing"/>
        <w:rPr>
          <w:lang w:val="en-US"/>
        </w:rPr>
      </w:pPr>
    </w:p>
    <w:p w14:paraId="35D080B3" w14:textId="77777777" w:rsidR="008758E7" w:rsidRPr="00466417" w:rsidRDefault="008758E7" w:rsidP="008758E7">
      <w:pPr>
        <w:pStyle w:val="Heading3"/>
        <w:rPr>
          <w:lang w:val="en-US"/>
        </w:rPr>
      </w:pPr>
      <w:r>
        <w:rPr>
          <w:lang w:val="en-US"/>
        </w:rPr>
        <w:t xml:space="preserve">Step 4: </w:t>
      </w:r>
      <w:r w:rsidRPr="009B7C1F">
        <w:rPr>
          <w:lang w:val="en-US"/>
        </w:rPr>
        <w:t>Strategy Identification.</w:t>
      </w:r>
      <w:r w:rsidR="004E071F">
        <w:rPr>
          <w:lang w:val="en-US"/>
        </w:rPr>
        <w:t xml:space="preserve"> (Concept of operation)</w:t>
      </w:r>
    </w:p>
    <w:p w14:paraId="1AE631AA" w14:textId="77777777"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 xml:space="preserve">for effects to </w:t>
      </w:r>
      <w:proofErr w:type="gramStart"/>
      <w:r w:rsidRPr="009B40CC">
        <w:rPr>
          <w:rFonts w:ascii="TimesNewRomanPSMT" w:hAnsi="TimesNewRomanPSMT" w:cs="TimesNewRomanPSMT"/>
          <w:lang w:val="en-US"/>
        </w:rPr>
        <w:t>be felt</w:t>
      </w:r>
      <w:proofErr w:type="gramEnd"/>
      <w:r w:rsidRPr="009B40CC">
        <w:rPr>
          <w:rFonts w:ascii="TimesNewRomanPSMT" w:hAnsi="TimesNewRomanPSMT" w:cs="TimesNewRomanPSMT"/>
          <w:lang w:val="en-US"/>
        </w:rPr>
        <w:t xml:space="preserve">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 xml:space="preserve">a vacuum but is </w:t>
      </w:r>
      <w:proofErr w:type="gramStart"/>
      <w:r w:rsidRPr="009B40CC">
        <w:rPr>
          <w:rFonts w:ascii="TimesNewRomanPSMT" w:hAnsi="TimesNewRomanPSMT" w:cs="TimesNewRomanPSMT"/>
          <w:lang w:val="en-US"/>
        </w:rPr>
        <w:t>c</w:t>
      </w:r>
      <w:r w:rsidR="002B70A5">
        <w:rPr>
          <w:rFonts w:ascii="TimesNewRomanPSMT" w:hAnsi="TimesNewRomanPSMT" w:cs="TimesNewRomanPSMT"/>
          <w:lang w:val="en-US"/>
        </w:rPr>
        <w:t>losely integrated</w:t>
      </w:r>
      <w:proofErr w:type="gramEnd"/>
      <w:r w:rsidR="002B70A5">
        <w:rPr>
          <w:rFonts w:ascii="TimesNewRomanPSMT" w:hAnsi="TimesNewRomanPSMT" w:cs="TimesNewRomanPSMT"/>
          <w:lang w:val="en-US"/>
        </w:rPr>
        <w:t xml:space="preserve">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E1520B">
        <w:rPr>
          <w:rFonts w:ascii="TimesNewRomanPSMT" w:hAnsi="TimesNewRomanPSMT" w:cs="TimesNewRomanPSMT"/>
          <w:lang w:val="en-US"/>
        </w:rPr>
        <w:t xml:space="preserve">to support the overall strategy (This is done by JFACC being provided the CONOPs from LCC, MCC and SOCC so JFACC can take their plan into consideration. Any necessary discussion can </w:t>
      </w:r>
      <w:proofErr w:type="gramStart"/>
      <w:r w:rsidR="00E1520B">
        <w:rPr>
          <w:rFonts w:ascii="TimesNewRomanPSMT" w:hAnsi="TimesNewRomanPSMT" w:cs="TimesNewRomanPSMT"/>
          <w:lang w:val="en-US"/>
        </w:rPr>
        <w:t>be conducted</w:t>
      </w:r>
      <w:proofErr w:type="gramEnd"/>
      <w:r w:rsidR="00E1520B">
        <w:rPr>
          <w:rFonts w:ascii="TimesNewRomanPSMT" w:hAnsi="TimesNewRomanPSMT" w:cs="TimesNewRomanPSMT"/>
          <w:lang w:val="en-US"/>
        </w:rPr>
        <w:t xml:space="preserve"> with mission designer in the role of LCC/MCC/SOCC).</w:t>
      </w:r>
    </w:p>
    <w:p w14:paraId="0C0C0A0C" w14:textId="77777777"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14:paraId="44EA262E" w14:textId="77777777"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independent, parallel, and supporting operations in sequence or simultaneously. Airpower’s versatility </w:t>
      </w:r>
      <w:proofErr w:type="gramStart"/>
      <w:r w:rsidRPr="002131BE">
        <w:rPr>
          <w:rFonts w:ascii="TimesNewRomanPSMT" w:hAnsi="TimesNewRomanPSMT" w:cs="TimesNewRomanPSMT"/>
          <w:lang w:val="en-US"/>
        </w:rPr>
        <w:t>is</w:t>
      </w:r>
      <w:r>
        <w:rPr>
          <w:rFonts w:ascii="TimesNewRomanPSMT" w:hAnsi="TimesNewRomanPSMT" w:cs="TimesNewRomanPSMT"/>
          <w:lang w:val="en-US"/>
        </w:rPr>
        <w:t xml:space="preserve"> </w:t>
      </w:r>
      <w:r w:rsidRPr="002131BE">
        <w:rPr>
          <w:rFonts w:ascii="TimesNewRomanPSMT" w:hAnsi="TimesNewRomanPSMT" w:cs="TimesNewRomanPSMT"/>
          <w:lang w:val="en-US"/>
        </w:rPr>
        <w:t>derived</w:t>
      </w:r>
      <w:proofErr w:type="gramEnd"/>
      <w:r w:rsidRPr="002131BE">
        <w:rPr>
          <w:rFonts w:ascii="TimesNewRomanPSMT" w:hAnsi="TimesNewRomanPSMT" w:cs="TimesNewRomanPSMT"/>
          <w:lang w:val="en-US"/>
        </w:rPr>
        <w:t xml:space="preserve">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 xml:space="preserve">and supporting air operations may only </w:t>
      </w:r>
      <w:proofErr w:type="gramStart"/>
      <w:r w:rsidRPr="002131BE">
        <w:rPr>
          <w:rFonts w:ascii="TimesNewRomanPSMT" w:hAnsi="TimesNewRomanPSMT" w:cs="TimesNewRomanPSMT"/>
          <w:lang w:val="en-US"/>
        </w:rPr>
        <w:t>be prosecuted</w:t>
      </w:r>
      <w:proofErr w:type="gramEnd"/>
      <w:r w:rsidRPr="002131BE">
        <w:rPr>
          <w:rFonts w:ascii="TimesNewRomanPSMT" w:hAnsi="TimesNewRomanPSMT" w:cs="TimesNewRomanPSMT"/>
          <w:lang w:val="en-US"/>
        </w:rPr>
        <w:t xml:space="preserve">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w:t>
      </w:r>
      <w:proofErr w:type="gramStart"/>
      <w:r w:rsidRPr="002131BE">
        <w:rPr>
          <w:rFonts w:ascii="TimesNewRomanPSMT" w:hAnsi="TimesNewRomanPSMT" w:cs="TimesNewRomanPSMT"/>
          <w:lang w:val="en-US"/>
        </w:rPr>
        <w:t>be conducted</w:t>
      </w:r>
      <w:proofErr w:type="gramEnd"/>
      <w:r w:rsidRPr="002131BE">
        <w:rPr>
          <w:rFonts w:ascii="TimesNewRomanPSMT" w:hAnsi="TimesNewRomanPSMT" w:cs="TimesNewRomanPSMT"/>
          <w:lang w:val="en-US"/>
        </w:rPr>
        <w:t xml:space="preserve">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14:paraId="65C798E9" w14:textId="77777777" w:rsidR="00C3417F" w:rsidRDefault="00C3417F" w:rsidP="008758E7">
      <w:pPr>
        <w:autoSpaceDE w:val="0"/>
        <w:autoSpaceDN w:val="0"/>
        <w:adjustRightInd w:val="0"/>
        <w:spacing w:after="0" w:line="240" w:lineRule="auto"/>
        <w:rPr>
          <w:rFonts w:ascii="TimesNewRomanPSMT" w:hAnsi="TimesNewRomanPSMT" w:cs="TimesNewRomanPSMT"/>
          <w:lang w:val="en-US"/>
        </w:rPr>
      </w:pPr>
    </w:p>
    <w:p w14:paraId="3542198F" w14:textId="77777777"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w:t>
      </w:r>
      <w:proofErr w:type="gramStart"/>
      <w:r>
        <w:rPr>
          <w:rFonts w:ascii="TimesNewRomanPSMT" w:hAnsi="TimesNewRomanPSMT" w:cs="TimesNewRomanPSMT"/>
          <w:lang w:val="en-US"/>
        </w:rPr>
        <w:t>be broken</w:t>
      </w:r>
      <w:proofErr w:type="gramEnd"/>
      <w:r>
        <w:rPr>
          <w:rFonts w:ascii="TimesNewRomanPSMT" w:hAnsi="TimesNewRomanPSMT" w:cs="TimesNewRomanPSMT"/>
          <w:lang w:val="en-US"/>
        </w:rPr>
        <w:t xml:space="preserve"> down to phasing and targeting.</w:t>
      </w:r>
    </w:p>
    <w:p w14:paraId="43DB408A" w14:textId="77777777" w:rsidR="0014107E" w:rsidRDefault="00466417"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But also need to </w:t>
      </w:r>
      <w:proofErr w:type="gramStart"/>
      <w:r>
        <w:rPr>
          <w:rFonts w:ascii="TimesNewRomanPSMT" w:hAnsi="TimesNewRomanPSMT" w:cs="TimesNewRomanPSMT"/>
          <w:lang w:val="en-US"/>
        </w:rPr>
        <w:t>take into account</w:t>
      </w:r>
      <w:proofErr w:type="gramEnd"/>
      <w:r>
        <w:rPr>
          <w:rFonts w:ascii="TimesNewRomanPSMT" w:hAnsi="TimesNewRomanPSMT" w:cs="TimesNewRomanPSMT"/>
          <w:lang w:val="en-US"/>
        </w:rPr>
        <w:t xml:space="preserve"> the JFACCs responsibility as Airspace Control Authority (ACA) and Area Air Defense Commander (AADC).</w:t>
      </w:r>
    </w:p>
    <w:p w14:paraId="4D47D3CF" w14:textId="77777777" w:rsidR="009B40CC" w:rsidRDefault="009B40CC" w:rsidP="008758E7">
      <w:pPr>
        <w:autoSpaceDE w:val="0"/>
        <w:autoSpaceDN w:val="0"/>
        <w:adjustRightInd w:val="0"/>
        <w:spacing w:after="0" w:line="240" w:lineRule="auto"/>
        <w:rPr>
          <w:rFonts w:ascii="TimesNewRomanPSMT" w:hAnsi="TimesNewRomanPSMT" w:cs="TimesNewRomanPSMT"/>
          <w:lang w:val="en-US"/>
        </w:rPr>
      </w:pPr>
    </w:p>
    <w:p w14:paraId="579598B2"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210FBF1B"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74232B7F"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0448AC4A" w14:textId="77777777" w:rsidR="002B70A5" w:rsidRPr="00640D9F" w:rsidRDefault="003450D9" w:rsidP="00640D9F">
      <w:pPr>
        <w:pStyle w:val="Heading4"/>
        <w:rPr>
          <w:lang w:val="en-US"/>
        </w:rPr>
      </w:pPr>
      <w:r w:rsidRPr="009B7C1F">
        <w:rPr>
          <w:lang w:val="en-US"/>
        </w:rPr>
        <w:t>Phasing</w:t>
      </w:r>
    </w:p>
    <w:p w14:paraId="73063DD0"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A phase is a period during which </w:t>
      </w:r>
      <w:proofErr w:type="gramStart"/>
      <w:r w:rsidRPr="00E40404">
        <w:rPr>
          <w:rFonts w:ascii="TimesNewRomanPSMT" w:hAnsi="TimesNewRomanPSMT" w:cs="TimesNewRomanPSMT"/>
          <w:lang w:val="en-US"/>
        </w:rPr>
        <w:t>large</w:t>
      </w:r>
      <w:r>
        <w:rPr>
          <w:rFonts w:ascii="TimesNewRomanPSMT" w:hAnsi="TimesNewRomanPSMT" w:cs="TimesNewRomanPSMT"/>
          <w:lang w:val="en-US"/>
        </w:rPr>
        <w:t xml:space="preserve"> </w:t>
      </w:r>
      <w:r w:rsidRPr="00E40404">
        <w:rPr>
          <w:rFonts w:ascii="TimesNewRomanPSMT" w:hAnsi="TimesNewRomanPSMT" w:cs="TimesNewRomanPSMT"/>
          <w:lang w:val="en-US"/>
        </w:rPr>
        <w:t>portions</w:t>
      </w:r>
      <w:proofErr w:type="gramEnd"/>
      <w:r w:rsidRPr="00E40404">
        <w:rPr>
          <w:rFonts w:ascii="TimesNewRomanPSMT" w:hAnsi="TimesNewRomanPSMT" w:cs="TimesNewRomanPSMT"/>
          <w:lang w:val="en-US"/>
        </w:rPr>
        <w:t xml:space="preserve"> of your forces are involved in similar or mutually supporting activities. They </w:t>
      </w:r>
      <w:proofErr w:type="gramStart"/>
      <w:r w:rsidRPr="00E40404">
        <w:rPr>
          <w:rFonts w:ascii="TimesNewRomanPSMT" w:hAnsi="TimesNewRomanPSMT" w:cs="TimesNewRomanPSMT"/>
          <w:lang w:val="en-US"/>
        </w:rPr>
        <w:t>are usually defined</w:t>
      </w:r>
      <w:proofErr w:type="gramEnd"/>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14:paraId="517E57D6"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p>
    <w:p w14:paraId="76FC8F92"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p>
    <w:p w14:paraId="521CC448" w14:textId="77777777"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w:t>
      </w:r>
      <w:proofErr w:type="gramStart"/>
      <w:r w:rsidRPr="004107CA">
        <w:rPr>
          <w:lang w:val="en-US"/>
        </w:rPr>
        <w:t>several</w:t>
      </w:r>
      <w:proofErr w:type="gramEnd"/>
      <w:r w:rsidRPr="004107CA">
        <w:rPr>
          <w:lang w:val="en-US"/>
        </w:rPr>
        <w:t xml:space="preserve">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w:t>
      </w:r>
      <w:proofErr w:type="gramStart"/>
      <w:r w:rsidR="00AE08E6" w:rsidRPr="00E40404">
        <w:rPr>
          <w:rFonts w:ascii="TimesNewRomanPSMT" w:hAnsi="TimesNewRomanPSMT" w:cs="TimesNewRomanPSMT"/>
          <w:lang w:val="en-US"/>
        </w:rPr>
        <w:t>be phased</w:t>
      </w:r>
      <w:proofErr w:type="gramEnd"/>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and </w:t>
      </w:r>
      <w:r w:rsidR="00AE08E6" w:rsidRPr="00E40404">
        <w:rPr>
          <w:rFonts w:ascii="TimesNewRomanPSMT" w:hAnsi="TimesNewRomanPSMT" w:cs="TimesNewRomanPSMT"/>
          <w:lang w:val="en-US"/>
        </w:rPr>
        <w:lastRenderedPageBreak/>
        <w:t>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following factors influence the decisions on phasing the JAOP:</w:t>
      </w:r>
    </w:p>
    <w:p w14:paraId="34A2DBE4" w14:textId="77777777" w:rsidR="003450D9" w:rsidRDefault="003450D9" w:rsidP="003450D9">
      <w:pPr>
        <w:autoSpaceDE w:val="0"/>
        <w:autoSpaceDN w:val="0"/>
        <w:adjustRightInd w:val="0"/>
        <w:spacing w:after="0" w:line="240" w:lineRule="auto"/>
        <w:rPr>
          <w:lang w:val="en-US"/>
        </w:rPr>
      </w:pPr>
    </w:p>
    <w:p w14:paraId="66DA9C95" w14:textId="77777777" w:rsidR="003450D9" w:rsidRDefault="003450D9" w:rsidP="00431111">
      <w:pPr>
        <w:pStyle w:val="ListParagraph"/>
        <w:numPr>
          <w:ilvl w:val="0"/>
          <w:numId w:val="10"/>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w:t>
      </w:r>
      <w:proofErr w:type="gramStart"/>
      <w:r w:rsidRPr="004107CA">
        <w:rPr>
          <w:lang w:val="en-US"/>
        </w:rPr>
        <w:t>is accomplished</w:t>
      </w:r>
      <w:proofErr w:type="gramEnd"/>
      <w:r w:rsidRPr="004107CA">
        <w:rPr>
          <w:lang w:val="en-US"/>
        </w:rPr>
        <w:t xml:space="preserve"> in a variety of ways. In cases when the JFC establishes phasing, this is the starting point for determining JAOP phasing. </w:t>
      </w:r>
      <w:proofErr w:type="gramStart"/>
      <w:r w:rsidRPr="004107CA">
        <w:rPr>
          <w:lang w:val="en-US"/>
        </w:rPr>
        <w:t>A few of</w:t>
      </w:r>
      <w:proofErr w:type="gramEnd"/>
      <w:r w:rsidRPr="004107CA">
        <w:rPr>
          <w:lang w:val="en-US"/>
        </w:rPr>
        <w:t xml:space="preserve">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w:t>
      </w:r>
      <w:proofErr w:type="gramStart"/>
      <w:r w:rsidRPr="004107CA">
        <w:rPr>
          <w:lang w:val="en-US"/>
        </w:rPr>
        <w:t>some</w:t>
      </w:r>
      <w:proofErr w:type="gramEnd"/>
      <w:r w:rsidRPr="004107CA">
        <w:rPr>
          <w:lang w:val="en-US"/>
        </w:rPr>
        <w:t xml:space="preserve"> extent and may occur simultaneously. Phasing guidance should identify phase objectives, tasks, and priorities.</w:t>
      </w:r>
    </w:p>
    <w:p w14:paraId="6BB5E967" w14:textId="77777777" w:rsidR="003450D9" w:rsidRDefault="003450D9" w:rsidP="003450D9">
      <w:pPr>
        <w:autoSpaceDE w:val="0"/>
        <w:autoSpaceDN w:val="0"/>
        <w:adjustRightInd w:val="0"/>
        <w:spacing w:after="0" w:line="240" w:lineRule="auto"/>
        <w:rPr>
          <w:lang w:val="en-US"/>
        </w:rPr>
      </w:pPr>
    </w:p>
    <w:p w14:paraId="3CC7F620" w14:textId="77777777" w:rsidR="003450D9" w:rsidRDefault="003450D9" w:rsidP="003450D9">
      <w:pPr>
        <w:autoSpaceDE w:val="0"/>
        <w:autoSpaceDN w:val="0"/>
        <w:adjustRightInd w:val="0"/>
        <w:spacing w:after="0" w:line="240" w:lineRule="auto"/>
        <w:rPr>
          <w:lang w:val="en-US"/>
        </w:rPr>
      </w:pPr>
    </w:p>
    <w:p w14:paraId="5E39FE11" w14:textId="77777777" w:rsidR="003450D9" w:rsidRDefault="003450D9" w:rsidP="00431111">
      <w:pPr>
        <w:pStyle w:val="ListParagraph"/>
        <w:numPr>
          <w:ilvl w:val="0"/>
          <w:numId w:val="10"/>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w:t>
      </w:r>
      <w:proofErr w:type="gramStart"/>
      <w:r w:rsidRPr="004107CA">
        <w:rPr>
          <w:lang w:val="en-US"/>
        </w:rPr>
        <w:t>some</w:t>
      </w:r>
      <w:proofErr w:type="gramEnd"/>
      <w:r w:rsidRPr="004107CA">
        <w:rPr>
          <w:lang w:val="en-US"/>
        </w:rPr>
        <w:t xml:space="preserve"> combination of the two. Attack in series </w:t>
      </w:r>
      <w:proofErr w:type="gramStart"/>
      <w:r w:rsidRPr="004107CA">
        <w:rPr>
          <w:lang w:val="en-US"/>
        </w:rPr>
        <w:t>generally refers</w:t>
      </w:r>
      <w:proofErr w:type="gramEnd"/>
      <w:r w:rsidRPr="004107CA">
        <w:rPr>
          <w:lang w:val="en-US"/>
        </w:rPr>
        <w:t xml:space="preserve">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w:t>
      </w:r>
      <w:proofErr w:type="gramStart"/>
      <w:r w:rsidRPr="004107CA">
        <w:rPr>
          <w:lang w:val="en-US"/>
        </w:rPr>
        <w:t>in order to</w:t>
      </w:r>
      <w:proofErr w:type="gramEnd"/>
      <w:r w:rsidRPr="004107CA">
        <w:rPr>
          <w:lang w:val="en-US"/>
        </w:rPr>
        <w:t xml:space="preserve">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w:t>
      </w:r>
      <w:proofErr w:type="gramStart"/>
      <w:r w:rsidRPr="004107CA">
        <w:rPr>
          <w:lang w:val="en-US"/>
        </w:rPr>
        <w:t>be found</w:t>
      </w:r>
      <w:proofErr w:type="gramEnd"/>
      <w:r w:rsidRPr="004107CA">
        <w:rPr>
          <w:lang w:val="en-US"/>
        </w:rPr>
        <w:t xml:space="preserve"> and identified, they are usually within airpower’s reach. This presents the enemy leadership (military and political) with the dilemma of trying to cope with multiple threats against multiple </w:t>
      </w:r>
      <w:proofErr w:type="gramStart"/>
      <w:r w:rsidRPr="004107CA">
        <w:rPr>
          <w:lang w:val="en-US"/>
        </w:rPr>
        <w:t>possible targets</w:t>
      </w:r>
      <w:proofErr w:type="gramEnd"/>
      <w:r w:rsidRPr="004107CA">
        <w:rPr>
          <w:lang w:val="en-US"/>
        </w:rPr>
        <w:t>.</w:t>
      </w:r>
    </w:p>
    <w:p w14:paraId="71D4C736" w14:textId="77777777" w:rsidR="003450D9" w:rsidRDefault="003450D9" w:rsidP="003450D9">
      <w:pPr>
        <w:autoSpaceDE w:val="0"/>
        <w:autoSpaceDN w:val="0"/>
        <w:adjustRightInd w:val="0"/>
        <w:spacing w:after="0" w:line="240" w:lineRule="auto"/>
        <w:rPr>
          <w:lang w:val="en-US"/>
        </w:rPr>
      </w:pPr>
    </w:p>
    <w:p w14:paraId="0AEB582F" w14:textId="77777777" w:rsidR="003450D9" w:rsidRDefault="003450D9" w:rsidP="00431111">
      <w:pPr>
        <w:pStyle w:val="ListParagraph"/>
        <w:numPr>
          <w:ilvl w:val="0"/>
          <w:numId w:val="10"/>
        </w:numPr>
        <w:autoSpaceDE w:val="0"/>
        <w:autoSpaceDN w:val="0"/>
        <w:adjustRightInd w:val="0"/>
        <w:spacing w:after="0" w:line="240" w:lineRule="auto"/>
        <w:rPr>
          <w:lang w:val="en-US"/>
        </w:rPr>
      </w:pPr>
      <w:r w:rsidRPr="009B37BF">
        <w:rPr>
          <w:b/>
          <w:lang w:val="en-US"/>
        </w:rPr>
        <w:t>Battlespace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14:paraId="01A2B667" w14:textId="77777777" w:rsidR="003450D9" w:rsidRPr="004107CA" w:rsidRDefault="003450D9" w:rsidP="003450D9">
      <w:pPr>
        <w:pStyle w:val="ListParagraph"/>
        <w:rPr>
          <w:lang w:val="en-US"/>
        </w:rPr>
      </w:pPr>
    </w:p>
    <w:p w14:paraId="5A3C5127" w14:textId="77777777" w:rsidR="003450D9" w:rsidRDefault="003450D9" w:rsidP="003450D9">
      <w:pPr>
        <w:autoSpaceDE w:val="0"/>
        <w:autoSpaceDN w:val="0"/>
        <w:adjustRightInd w:val="0"/>
        <w:spacing w:after="0" w:line="240" w:lineRule="auto"/>
        <w:rPr>
          <w:lang w:val="en-US"/>
        </w:rPr>
      </w:pPr>
    </w:p>
    <w:p w14:paraId="570226CD" w14:textId="77777777"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 xml:space="preserve">usually occur simultaneously and </w:t>
      </w:r>
      <w:proofErr w:type="gramStart"/>
      <w:r w:rsidRPr="004107CA">
        <w:rPr>
          <w:lang w:val="en-US"/>
        </w:rPr>
        <w:t>are considered</w:t>
      </w:r>
      <w:proofErr w:type="gramEnd"/>
      <w:r w:rsidRPr="004107CA">
        <w:rPr>
          <w:lang w:val="en-US"/>
        </w:rPr>
        <w:t xml:space="preserve">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14:paraId="08975F6B" w14:textId="77777777" w:rsidR="003450D9" w:rsidRDefault="003450D9" w:rsidP="003450D9">
      <w:pPr>
        <w:pStyle w:val="NoSpacing"/>
        <w:rPr>
          <w:lang w:val="en-US"/>
        </w:rPr>
      </w:pPr>
    </w:p>
    <w:p w14:paraId="3234304A" w14:textId="77777777" w:rsidR="003450D9" w:rsidRDefault="003450D9" w:rsidP="003450D9">
      <w:pPr>
        <w:pStyle w:val="NoSpacing"/>
        <w:rPr>
          <w:lang w:val="en-US"/>
        </w:rPr>
      </w:pPr>
    </w:p>
    <w:p w14:paraId="172D4500" w14:textId="164DE51D"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lastRenderedPageBreak/>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w:t>
      </w:r>
      <w:ins w:id="134" w:author="Martin Collins" w:date="2021-11-30T19:21:00Z">
        <w:r w:rsidR="00A0017E">
          <w:rPr>
            <w:lang w:val="en-US"/>
          </w:rPr>
          <w:t xml:space="preserve"> </w:t>
        </w:r>
        <w:r w:rsidR="00A0017E" w:rsidRPr="004107CA">
          <w:rPr>
            <w:lang w:val="en-US"/>
          </w:rPr>
          <w:t>in support of land forces</w:t>
        </w:r>
      </w:ins>
      <w:del w:id="135" w:author="Martin Collins" w:date="2021-11-30T19:21:00Z">
        <w:r w:rsidRPr="004107CA" w:rsidDel="00A0017E">
          <w:rPr>
            <w:lang w:val="en-US"/>
          </w:rPr>
          <w:delText>,</w:delText>
        </w:r>
      </w:del>
      <w:r w:rsidRPr="004107CA">
        <w:rPr>
          <w:lang w:val="en-US"/>
        </w:rPr>
        <w:t xml:space="preserve"> when and where needed</w:t>
      </w:r>
      <w:ins w:id="136" w:author="Martin Collins" w:date="2021-11-30T19:21:00Z">
        <w:r w:rsidR="00A0017E">
          <w:rPr>
            <w:lang w:val="en-US"/>
          </w:rPr>
          <w:t>.</w:t>
        </w:r>
      </w:ins>
      <w:del w:id="137" w:author="Martin Collins" w:date="2021-11-30T19:21:00Z">
        <w:r w:rsidRPr="004107CA" w:rsidDel="00A0017E">
          <w:rPr>
            <w:lang w:val="en-US"/>
          </w:rPr>
          <w:delText>, in support of land forces</w:delText>
        </w:r>
      </w:del>
      <w:r w:rsidRPr="004107CA">
        <w:rPr>
          <w:lang w:val="en-US"/>
        </w:rPr>
        <w:t>.</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 xml:space="preserve">when it </w:t>
      </w:r>
      <w:proofErr w:type="gramStart"/>
      <w:r w:rsidRPr="004107CA">
        <w:rPr>
          <w:lang w:val="en-US"/>
        </w:rPr>
        <w:t>is required</w:t>
      </w:r>
      <w:proofErr w:type="gramEnd"/>
      <w:r w:rsidRPr="004107CA">
        <w:rPr>
          <w:lang w:val="en-US"/>
        </w:rPr>
        <w:t xml:space="preserve"> to ensure the success or survival of ground forces.</w:t>
      </w:r>
    </w:p>
    <w:p w14:paraId="3EBCDABB" w14:textId="77777777" w:rsidR="00381B55" w:rsidRDefault="00381B55" w:rsidP="003450D9">
      <w:pPr>
        <w:autoSpaceDE w:val="0"/>
        <w:autoSpaceDN w:val="0"/>
        <w:adjustRightInd w:val="0"/>
        <w:spacing w:after="0" w:line="240" w:lineRule="auto"/>
        <w:rPr>
          <w:lang w:val="en-US"/>
        </w:rPr>
      </w:pPr>
    </w:p>
    <w:p w14:paraId="6E200794" w14:textId="77777777" w:rsidR="00381B55" w:rsidRDefault="00381B55" w:rsidP="003450D9">
      <w:pPr>
        <w:autoSpaceDE w:val="0"/>
        <w:autoSpaceDN w:val="0"/>
        <w:adjustRightInd w:val="0"/>
        <w:spacing w:after="0" w:line="240" w:lineRule="auto"/>
        <w:rPr>
          <w:lang w:val="en-US"/>
        </w:rPr>
      </w:pPr>
    </w:p>
    <w:p w14:paraId="5DCFBC30" w14:textId="77777777"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14:paraId="05736E5C"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This is usually </w:t>
      </w:r>
      <w:proofErr w:type="gramStart"/>
      <w:r w:rsidRPr="00E40404">
        <w:rPr>
          <w:rFonts w:ascii="TimesNewRomanPSMT" w:hAnsi="TimesNewRomanPSMT" w:cs="TimesNewRomanPSMT"/>
          <w:lang w:val="en-US"/>
        </w:rPr>
        <w:t>fairly easy</w:t>
      </w:r>
      <w:proofErr w:type="gramEnd"/>
      <w:r w:rsidRPr="00E40404">
        <w:rPr>
          <w:rFonts w:ascii="TimesNewRomanPSMT" w:hAnsi="TimesNewRomanPSMT" w:cs="TimesNewRomanPSMT"/>
          <w:lang w:val="en-US"/>
        </w:rPr>
        <w:t xml:space="preserve">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Remember, air control are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14:paraId="385D68A2"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7283E4F1" w14:textId="20DCDE75"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00E1520B">
        <w:rPr>
          <w:rFonts w:ascii="TimesNewRomanPSMT" w:hAnsi="TimesNewRomanPSMT" w:cs="TimesNewRomanPSMT"/>
          <w:lang w:val="en-US"/>
        </w:rPr>
        <w:t>spectrum of its operations. JFACC’s</w:t>
      </w:r>
      <w:r w:rsidRPr="00E40404">
        <w:rPr>
          <w:rFonts w:ascii="TimesNewRomanPSMT" w:hAnsi="TimesNewRomanPSMT" w:cs="TimesNewRomanPSMT"/>
          <w:lang w:val="en-US"/>
        </w:rPr>
        <w:t xml:space="preserve">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 xml:space="preserve">airpower, </w:t>
      </w:r>
      <w:del w:id="138" w:author="Martin Collins" w:date="2021-11-30T19:22:00Z">
        <w:r w:rsidRPr="00E40404" w:rsidDel="00A0017E">
          <w:rPr>
            <w:rFonts w:ascii="TimesNewRomanPSMT" w:hAnsi="TimesNewRomanPSMT" w:cs="TimesNewRomanPSMT"/>
            <w:lang w:val="en-US"/>
          </w:rPr>
          <w:delText xml:space="preserve">since </w:delText>
        </w:r>
      </w:del>
      <w:ins w:id="139" w:author="Martin Collins" w:date="2021-11-30T19:22:00Z">
        <w:r w:rsidR="00A0017E">
          <w:rPr>
            <w:rFonts w:ascii="TimesNewRomanPSMT" w:hAnsi="TimesNewRomanPSMT" w:cs="TimesNewRomanPSMT"/>
            <w:lang w:val="en-US"/>
          </w:rPr>
          <w:t>as</w:t>
        </w:r>
        <w:r w:rsidR="00A0017E" w:rsidRPr="00E40404">
          <w:rPr>
            <w:rFonts w:ascii="TimesNewRomanPSMT" w:hAnsi="TimesNewRomanPSMT" w:cs="TimesNewRomanPSMT"/>
            <w:lang w:val="en-US"/>
          </w:rPr>
          <w:t xml:space="preserve"> </w:t>
        </w:r>
      </w:ins>
      <w:r w:rsidRPr="00E40404">
        <w:rPr>
          <w:rFonts w:ascii="TimesNewRomanPSMT" w:hAnsi="TimesNewRomanPSMT" w:cs="TimesNewRomanPSMT"/>
          <w:lang w:val="en-US"/>
        </w:rPr>
        <w:t xml:space="preserve">it </w:t>
      </w:r>
      <w:proofErr w:type="gramStart"/>
      <w:r w:rsidRPr="00E40404">
        <w:rPr>
          <w:rFonts w:ascii="TimesNewRomanPSMT" w:hAnsi="TimesNewRomanPSMT" w:cs="TimesNewRomanPSMT"/>
          <w:lang w:val="en-US"/>
        </w:rPr>
        <w:t>is designed</w:t>
      </w:r>
      <w:proofErr w:type="gramEnd"/>
      <w:r w:rsidRPr="00E40404">
        <w:rPr>
          <w:rFonts w:ascii="TimesNewRomanPSMT" w:hAnsi="TimesNewRomanPSMT" w:cs="TimesNewRomanPSMT"/>
          <w:lang w:val="en-US"/>
        </w:rPr>
        <w:t xml:space="preserve">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 xml:space="preserve">expenditure of resources. </w:t>
      </w:r>
      <w:proofErr w:type="gramStart"/>
      <w:r w:rsidRPr="00E40404">
        <w:rPr>
          <w:rFonts w:ascii="TimesNewRomanPSMT" w:hAnsi="TimesNewRomanPSMT" w:cs="TimesNewRomanPSMT"/>
          <w:lang w:val="en-US"/>
        </w:rPr>
        <w:t>Some</w:t>
      </w:r>
      <w:proofErr w:type="gramEnd"/>
      <w:r w:rsidRPr="00E40404">
        <w:rPr>
          <w:rFonts w:ascii="TimesNewRomanPSMT" w:hAnsi="TimesNewRomanPSMT" w:cs="TimesNewRomanPSMT"/>
          <w:lang w:val="en-US"/>
        </w:rPr>
        <w:t xml:space="preserv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14:paraId="48F2E670" w14:textId="77777777" w:rsidR="00381B55" w:rsidRDefault="00381B55" w:rsidP="00381B55">
      <w:pPr>
        <w:pStyle w:val="NoSpacing"/>
        <w:rPr>
          <w:rFonts w:ascii="TimesNewRomanPSMT" w:hAnsi="TimesNewRomanPSMT" w:cs="TimesNewRomanPSMT"/>
          <w:lang w:val="en-US"/>
        </w:rPr>
      </w:pPr>
    </w:p>
    <w:p w14:paraId="297F3E51" w14:textId="49657B0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(3) </w:t>
      </w:r>
      <w:proofErr w:type="spellStart"/>
      <w:r w:rsidRPr="00E40404">
        <w:rPr>
          <w:rFonts w:ascii="TimesNewRomanPSMT" w:hAnsi="TimesNewRomanPSMT" w:cs="TimesNewRomanPSMT"/>
          <w:lang w:val="en-US"/>
        </w:rPr>
        <w:t>Counterland</w:t>
      </w:r>
      <w:proofErr w:type="spellEnd"/>
      <w:r w:rsidRPr="00E40404">
        <w:rPr>
          <w:rFonts w:ascii="TimesNewRomanPSMT" w:hAnsi="TimesNewRomanPSMT" w:cs="TimesNewRomanPSMT"/>
          <w:lang w:val="en-US"/>
        </w:rPr>
        <w:t xml:space="preserve"> missions </w:t>
      </w:r>
      <w:proofErr w:type="gramStart"/>
      <w:r w:rsidRPr="00E40404">
        <w:rPr>
          <w:rFonts w:ascii="TimesNewRomanPSMT" w:hAnsi="TimesNewRomanPSMT" w:cs="TimesNewRomanPSMT"/>
          <w:lang w:val="en-US"/>
        </w:rPr>
        <w:t>are often driven</w:t>
      </w:r>
      <w:proofErr w:type="gramEnd"/>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 xml:space="preserve">Interdiction, from an </w:t>
      </w:r>
      <w:r w:rsidR="00E1520B">
        <w:rPr>
          <w:rFonts w:ascii="TimesNewRomanPSMT" w:hAnsi="TimesNewRomanPSMT" w:cs="TimesNewRomanPSMT"/>
          <w:lang w:val="en-US"/>
        </w:rPr>
        <w:t>air force</w:t>
      </w:r>
      <w:r w:rsidRPr="00E40404">
        <w:rPr>
          <w:rFonts w:ascii="TimesNewRomanPSMT" w:hAnsi="TimesNewRomanPSMT" w:cs="TimesNewRomanPSMT"/>
          <w:lang w:val="en-US"/>
        </w:rPr>
        <w:t xml:space="preserve">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 xml:space="preserve">shaping the battlespace than </w:t>
      </w:r>
      <w:del w:id="140" w:author="Martin Collins" w:date="2021-11-30T19:23:00Z">
        <w:r w:rsidRPr="00E40404" w:rsidDel="00A0017E">
          <w:rPr>
            <w:rFonts w:ascii="TimesNewRomanPSMT" w:hAnsi="TimesNewRomanPSMT" w:cs="TimesNewRomanPSMT"/>
            <w:lang w:val="en-US"/>
          </w:rPr>
          <w:delText xml:space="preserve">is </w:delText>
        </w:r>
      </w:del>
      <w:r w:rsidRPr="00E40404">
        <w:rPr>
          <w:rFonts w:ascii="TimesNewRomanPSMT" w:hAnsi="TimesNewRomanPSMT" w:cs="TimesNewRomanPSMT"/>
          <w:lang w:val="en-US"/>
        </w:rPr>
        <w:t>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 xml:space="preserve">without friendly troops having to </w:t>
      </w:r>
      <w:proofErr w:type="gramStart"/>
      <w:r w:rsidRPr="00E40404">
        <w:rPr>
          <w:rFonts w:ascii="TimesNewRomanPSMT" w:hAnsi="TimesNewRomanPSMT" w:cs="TimesNewRomanPSMT"/>
          <w:lang w:val="en-US"/>
        </w:rPr>
        <w:t>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w:t>
      </w:r>
      <w:proofErr w:type="gramEnd"/>
      <w:r w:rsidRPr="00E40404">
        <w:rPr>
          <w:rFonts w:ascii="TimesNewRomanPSMT" w:hAnsi="TimesNewRomanPSMT" w:cs="TimesNewRomanPSMT"/>
          <w:lang w:val="en-US"/>
        </w:rPr>
        <w:t xml:space="preserve">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 xml:space="preserve">effects than CAS will. However, </w:t>
      </w:r>
      <w:proofErr w:type="gramStart"/>
      <w:r w:rsidRPr="00E40404">
        <w:rPr>
          <w:rFonts w:ascii="TimesNewRomanPSMT" w:hAnsi="TimesNewRomanPSMT" w:cs="TimesNewRomanPSMT"/>
          <w:lang w:val="en-US"/>
        </w:rPr>
        <w:t>in a</w:t>
      </w:r>
      <w:r>
        <w:rPr>
          <w:rFonts w:ascii="TimesNewRomanPSMT" w:hAnsi="TimesNewRomanPSMT" w:cs="TimesNewRomanPSMT"/>
          <w:lang w:val="en-US"/>
        </w:rPr>
        <w:t xml:space="preserve"> </w:t>
      </w:r>
      <w:r w:rsidRPr="00E40404">
        <w:rPr>
          <w:rFonts w:ascii="TimesNewRomanPSMT" w:hAnsi="TimesNewRomanPSMT" w:cs="TimesNewRomanPSMT"/>
          <w:lang w:val="en-US"/>
        </w:rPr>
        <w:t>given</w:t>
      </w:r>
      <w:proofErr w:type="gramEnd"/>
      <w:r w:rsidRPr="00E40404">
        <w:rPr>
          <w:rFonts w:ascii="TimesNewRomanPSMT" w:hAnsi="TimesNewRomanPSMT" w:cs="TimesNewRomanPSMT"/>
          <w:lang w:val="en-US"/>
        </w:rPr>
        <w:t xml:space="preserve">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14:paraId="118664EC"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6BDA6DC0" w14:textId="77777777"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14:paraId="35B14B8C" w14:textId="590B622E"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In the critical first few hours or days of a major conflict, you will </w:t>
      </w:r>
      <w:proofErr w:type="gramStart"/>
      <w:r w:rsidRPr="00E40404">
        <w:rPr>
          <w:rFonts w:ascii="TimesNewRomanPSMT" w:hAnsi="TimesNewRomanPSMT" w:cs="TimesNewRomanPSMT"/>
          <w:lang w:val="en-US"/>
        </w:rPr>
        <w:t>probably have</w:t>
      </w:r>
      <w:proofErr w:type="gramEnd"/>
      <w:r w:rsidRPr="00E40404">
        <w:rPr>
          <w:rFonts w:ascii="TimesNewRomanPSMT" w:hAnsi="TimesNewRomanPSMT" w:cs="TimesNewRomanPSMT"/>
          <w:lang w:val="en-US"/>
        </w:rPr>
        <w:t xml:space="preser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 xml:space="preserve">of mass </w:t>
      </w:r>
      <w:r w:rsidRPr="00E40404">
        <w:rPr>
          <w:rFonts w:ascii="TimesNewRomanPSMT" w:hAnsi="TimesNewRomanPSMT" w:cs="TimesNewRomanPSMT"/>
          <w:lang w:val="en-US"/>
        </w:rPr>
        <w:lastRenderedPageBreak/>
        <w:t xml:space="preserve">destruction (WMD) capability, you will need to stop his advance, gain </w:t>
      </w:r>
      <w:proofErr w:type="gramStart"/>
      <w:r w:rsidRPr="00E40404">
        <w:rPr>
          <w:rFonts w:ascii="TimesNewRomanPSMT" w:hAnsi="TimesNewRomanPSMT" w:cs="TimesNewRomanPSMT"/>
          <w:lang w:val="en-US"/>
        </w:rPr>
        <w:t>some</w:t>
      </w:r>
      <w:proofErr w:type="gramEnd"/>
      <w:r w:rsidRPr="00E40404">
        <w:rPr>
          <w:rFonts w:ascii="TimesNewRomanPSMT" w:hAnsi="TimesNewRomanPSMT" w:cs="TimesNewRomanPSMT"/>
          <w:lang w:val="en-US"/>
        </w:rPr>
        <w:t xml:space="preserve"> degree of</w:t>
      </w:r>
      <w:r>
        <w:rPr>
          <w:rFonts w:ascii="TimesNewRomanPSMT" w:hAnsi="TimesNewRomanPSMT" w:cs="TimesNewRomanPSMT"/>
          <w:lang w:val="en-US"/>
        </w:rPr>
        <w:t xml:space="preserve"> </w:t>
      </w:r>
      <w:r w:rsidRPr="00E40404">
        <w:rPr>
          <w:rFonts w:ascii="TimesNewRomanPSMT" w:hAnsi="TimesNewRomanPSMT" w:cs="TimesNewRomanPSMT"/>
          <w:lang w:val="en-US"/>
        </w:rPr>
        <w:t xml:space="preserve">air/space control, and neutralize his WMD capability. At the same time, you will probably </w:t>
      </w:r>
      <w:del w:id="141" w:author="Martin Collins" w:date="2021-11-30T19:24:00Z">
        <w:r w:rsidRPr="00E40404" w:rsidDel="00A0017E">
          <w:rPr>
            <w:rFonts w:ascii="TimesNewRomanPSMT" w:hAnsi="TimesNewRomanPSMT" w:cs="TimesNewRomanPSMT"/>
            <w:lang w:val="en-US"/>
          </w:rPr>
          <w:delText xml:space="preserve">also </w:delText>
        </w:r>
      </w:del>
      <w:r w:rsidRPr="00E40404">
        <w:rPr>
          <w:rFonts w:ascii="TimesNewRomanPSMT" w:hAnsi="TimesNewRomanPSMT" w:cs="TimesNewRomanPSMT"/>
          <w:lang w:val="en-US"/>
        </w:rPr>
        <w:t>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 xml:space="preserve">practice, of course, </w:t>
      </w:r>
      <w:proofErr w:type="gramStart"/>
      <w:r w:rsidRPr="00E40404">
        <w:rPr>
          <w:rFonts w:ascii="TimesNewRomanPSMT" w:hAnsi="TimesNewRomanPSMT" w:cs="TimesNewRomanPSMT"/>
          <w:lang w:val="en-US"/>
        </w:rPr>
        <w:t>some</w:t>
      </w:r>
      <w:proofErr w:type="gramEnd"/>
      <w:r w:rsidRPr="00E40404">
        <w:rPr>
          <w:rFonts w:ascii="TimesNewRomanPSMT" w:hAnsi="TimesNewRomanPSMT" w:cs="TimesNewRomanPSMT"/>
          <w:lang w:val="en-US"/>
        </w:rPr>
        <w:t xml:space="preserv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later phases. Over </w:t>
      </w:r>
      <w:proofErr w:type="gramStart"/>
      <w:r w:rsidRPr="00E40404">
        <w:rPr>
          <w:rFonts w:ascii="TimesNewRomanPSMT" w:hAnsi="TimesNewRomanPSMT" w:cs="TimesNewRomanPSMT"/>
          <w:lang w:val="en-US"/>
        </w:rPr>
        <w:t>a short time</w:t>
      </w:r>
      <w:proofErr w:type="gramEnd"/>
      <w:r w:rsidRPr="00E40404">
        <w:rPr>
          <w:rFonts w:ascii="TimesNewRomanPSMT" w:hAnsi="TimesNewRomanPSMT" w:cs="TimesNewRomanPSMT"/>
          <w:lang w:val="en-US"/>
        </w:rPr>
        <w:t>, fog and friction may blur the breaks between your phases.</w:t>
      </w:r>
    </w:p>
    <w:p w14:paraId="6DAC09CE" w14:textId="77777777" w:rsidR="00692833" w:rsidRDefault="00692833" w:rsidP="00692833">
      <w:pPr>
        <w:autoSpaceDE w:val="0"/>
        <w:autoSpaceDN w:val="0"/>
        <w:adjustRightInd w:val="0"/>
        <w:spacing w:after="0" w:line="240" w:lineRule="auto"/>
        <w:rPr>
          <w:rFonts w:ascii="TimesNewRomanPSMT" w:hAnsi="TimesNewRomanPSMT" w:cs="TimesNewRomanPSMT"/>
          <w:lang w:val="en-US"/>
        </w:rPr>
      </w:pPr>
    </w:p>
    <w:p w14:paraId="7C011CC4" w14:textId="77777777" w:rsidR="00692833" w:rsidRPr="00E40404" w:rsidRDefault="00692833" w:rsidP="00381B55">
      <w:pPr>
        <w:pStyle w:val="NoSpacing"/>
        <w:rPr>
          <w:rFonts w:ascii="TimesNewRomanPSMT" w:hAnsi="TimesNewRomanPSMT" w:cs="TimesNewRomanPSMT"/>
          <w:lang w:val="en-US"/>
        </w:rPr>
      </w:pPr>
    </w:p>
    <w:p w14:paraId="51B99200"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last, but important, note on phasing. If you have thought through your campaign properly,</w:t>
      </w:r>
    </w:p>
    <w:p w14:paraId="5722DB25"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your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 xml:space="preserve">discrete phase during your campaign will accomplish clear, </w:t>
      </w:r>
      <w:proofErr w:type="gramStart"/>
      <w:r w:rsidRPr="00E40404">
        <w:rPr>
          <w:rFonts w:ascii="TimesNewRomanPSMT" w:hAnsi="TimesNewRomanPSMT" w:cs="TimesNewRomanPSMT"/>
          <w:lang w:val="en-US"/>
        </w:rPr>
        <w:t>attainable</w:t>
      </w:r>
      <w:proofErr w:type="gramEnd"/>
      <w:r w:rsidRPr="00E40404">
        <w:rPr>
          <w:rFonts w:ascii="TimesNewRomanPSMT" w:hAnsi="TimesNewRomanPSMT" w:cs="TimesNewRomanPSMT"/>
          <w:lang w:val="en-US"/>
        </w:rPr>
        <w:t xml:space="preserv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14:paraId="6F3E0FC7"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3AF0305E" w14:textId="77777777" w:rsidR="00381B55" w:rsidRPr="004107CA" w:rsidRDefault="00381B55" w:rsidP="003450D9">
      <w:pPr>
        <w:autoSpaceDE w:val="0"/>
        <w:autoSpaceDN w:val="0"/>
        <w:adjustRightInd w:val="0"/>
        <w:spacing w:after="0" w:line="240" w:lineRule="auto"/>
        <w:rPr>
          <w:lang w:val="en-US"/>
        </w:rPr>
      </w:pPr>
    </w:p>
    <w:p w14:paraId="2B7C4F5B" w14:textId="77777777" w:rsidR="003450D9" w:rsidRDefault="003450D9" w:rsidP="008758E7">
      <w:pPr>
        <w:autoSpaceDE w:val="0"/>
        <w:autoSpaceDN w:val="0"/>
        <w:adjustRightInd w:val="0"/>
        <w:spacing w:after="0" w:line="240" w:lineRule="auto"/>
        <w:rPr>
          <w:rFonts w:ascii="TimesNewRomanPSMT" w:hAnsi="TimesNewRomanPSMT" w:cs="TimesNewRomanPSMT"/>
          <w:lang w:val="en-US"/>
        </w:rPr>
      </w:pPr>
    </w:p>
    <w:p w14:paraId="5AFD1B4B" w14:textId="77777777" w:rsidR="00B07DEB" w:rsidRDefault="00B07DEB" w:rsidP="008758E7">
      <w:pPr>
        <w:autoSpaceDE w:val="0"/>
        <w:autoSpaceDN w:val="0"/>
        <w:adjustRightInd w:val="0"/>
        <w:spacing w:after="0" w:line="240" w:lineRule="auto"/>
        <w:rPr>
          <w:rFonts w:ascii="TimesNewRomanPSMT" w:hAnsi="TimesNewRomanPSMT" w:cs="TimesNewRomanPSMT"/>
          <w:lang w:val="en-US"/>
        </w:rPr>
      </w:pPr>
    </w:p>
    <w:p w14:paraId="3B0CDFCB" w14:textId="77777777" w:rsidR="008758E7" w:rsidRPr="003502E4" w:rsidRDefault="00B07DEB" w:rsidP="008758E7">
      <w:pPr>
        <w:pStyle w:val="Heading4"/>
        <w:rPr>
          <w:lang w:val="en-US"/>
        </w:rPr>
      </w:pPr>
      <w:bookmarkStart w:id="142" w:name="_Targeting"/>
      <w:bookmarkEnd w:id="142"/>
      <w:r>
        <w:rPr>
          <w:lang w:val="en-US"/>
        </w:rPr>
        <w:t>Targeting</w:t>
      </w:r>
    </w:p>
    <w:p w14:paraId="77F23686" w14:textId="179B3F5A"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campaign. Keep in mind, though, </w:t>
      </w:r>
      <w:del w:id="143" w:author="Martin Collins" w:date="2021-11-30T19:26:00Z">
        <w:r w:rsidRPr="00E40404" w:rsidDel="004A59F9">
          <w:rPr>
            <w:rFonts w:ascii="TimesNewRomanPSMT" w:hAnsi="TimesNewRomanPSMT" w:cs="TimesNewRomanPSMT"/>
            <w:lang w:val="en-US"/>
          </w:rPr>
          <w:delText xml:space="preserve">that </w:delText>
        </w:r>
      </w:del>
      <w:r w:rsidRPr="00E40404">
        <w:rPr>
          <w:rFonts w:ascii="TimesNewRomanPSMT" w:hAnsi="TimesNewRomanPSMT" w:cs="TimesNewRomanPSMT"/>
          <w:lang w:val="en-US"/>
        </w:rPr>
        <w:t>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 which attacks occur. </w:t>
      </w:r>
      <w:proofErr w:type="gramStart"/>
      <w:r w:rsidRPr="00E40404">
        <w:rPr>
          <w:rFonts w:ascii="TimesNewRomanPSMT" w:hAnsi="TimesNewRomanPSMT" w:cs="TimesNewRomanPSMT"/>
          <w:lang w:val="en-US"/>
        </w:rPr>
        <w:t>Some</w:t>
      </w:r>
      <w:proofErr w:type="gramEnd"/>
      <w:r w:rsidRPr="00E40404">
        <w:rPr>
          <w:rFonts w:ascii="TimesNewRomanPSMT" w:hAnsi="TimesNewRomanPSMT" w:cs="TimesNewRomanPSMT"/>
          <w:lang w:val="en-US"/>
        </w:rPr>
        <w:t xml:space="preserv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w:t>
      </w:r>
      <w:proofErr w:type="gramStart"/>
      <w:r w:rsidRPr="00E40404">
        <w:rPr>
          <w:rFonts w:ascii="TimesNewRomanPSMT" w:hAnsi="TimesNewRomanPSMT" w:cs="TimesNewRomanPSMT"/>
          <w:lang w:val="en-US"/>
        </w:rPr>
        <w:t>be struck</w:t>
      </w:r>
      <w:proofErr w:type="gramEnd"/>
      <w:r w:rsidRPr="00E40404">
        <w:rPr>
          <w:rFonts w:ascii="TimesNewRomanPSMT" w:hAnsi="TimesNewRomanPSMT" w:cs="TimesNewRomanPSMT"/>
          <w:lang w:val="en-US"/>
        </w:rPr>
        <w:t xml:space="preserve"> first to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 xml:space="preserve">system. Some targets should be struck in parallel with other targets </w:t>
      </w:r>
      <w:proofErr w:type="gramStart"/>
      <w:r w:rsidRPr="00E40404">
        <w:rPr>
          <w:rFonts w:ascii="TimesNewRomanPSMT" w:hAnsi="TimesNewRomanPSMT" w:cs="TimesNewRomanPSMT"/>
          <w:lang w:val="en-US"/>
        </w:rPr>
        <w:t>in order to</w:t>
      </w:r>
      <w:proofErr w:type="gramEnd"/>
      <w:r w:rsidRPr="00E40404">
        <w:rPr>
          <w:rFonts w:ascii="TimesNewRomanPSMT" w:hAnsi="TimesNewRomanPSMT" w:cs="TimesNewRomanPSMT"/>
          <w:lang w:val="en-US"/>
        </w:rPr>
        <w:t xml:space="preserve">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w:t>
      </w:r>
      <w:proofErr w:type="gramStart"/>
      <w:r w:rsidR="00692833">
        <w:rPr>
          <w:rFonts w:ascii="TimesNewRomanPSMT" w:hAnsi="TimesNewRomanPSMT" w:cs="TimesNewRomanPSMT"/>
          <w:lang w:val="en-US"/>
        </w:rPr>
        <w:t>This is why</w:t>
      </w:r>
      <w:proofErr w:type="gramEnd"/>
      <w:r w:rsidR="00692833">
        <w:rPr>
          <w:rFonts w:ascii="TimesNewRomanPSMT" w:hAnsi="TimesNewRomanPSMT" w:cs="TimesNewRomanPSMT"/>
          <w:lang w:val="en-US"/>
        </w:rPr>
        <w:t xml:space="preserve"> targeting </w:t>
      </w:r>
      <w:del w:id="144" w:author="Martin Collins" w:date="2021-11-30T19:26:00Z">
        <w:r w:rsidR="00692833" w:rsidDel="004A59F9">
          <w:rPr>
            <w:rFonts w:ascii="TimesNewRomanPSMT" w:hAnsi="TimesNewRomanPSMT" w:cs="TimesNewRomanPSMT"/>
            <w:lang w:val="en-US"/>
          </w:rPr>
          <w:delText xml:space="preserve">again </w:delText>
        </w:r>
      </w:del>
      <w:ins w:id="145" w:author="Martin Collins" w:date="2021-11-30T19:26:00Z">
        <w:r w:rsidR="004A59F9">
          <w:rPr>
            <w:rFonts w:ascii="TimesNewRomanPSMT" w:hAnsi="TimesNewRomanPSMT" w:cs="TimesNewRomanPSMT"/>
            <w:lang w:val="en-US"/>
          </w:rPr>
          <w:t>frequently</w:t>
        </w:r>
        <w:r w:rsidR="004A59F9">
          <w:rPr>
            <w:rFonts w:ascii="TimesNewRomanPSMT" w:hAnsi="TimesNewRomanPSMT" w:cs="TimesNewRomanPSMT"/>
            <w:lang w:val="en-US"/>
          </w:rPr>
          <w:t xml:space="preserve"> </w:t>
        </w:r>
      </w:ins>
      <w:r w:rsidR="00692833">
        <w:rPr>
          <w:rFonts w:ascii="TimesNewRomanPSMT" w:hAnsi="TimesNewRomanPSMT" w:cs="TimesNewRomanPSMT"/>
          <w:lang w:val="en-US"/>
        </w:rPr>
        <w:t>comes up as an important part in the execution part of the campaign.</w:t>
      </w:r>
    </w:p>
    <w:p w14:paraId="2222B355" w14:textId="77777777" w:rsidR="00A66FBC" w:rsidRDefault="00A66FBC" w:rsidP="00A2072D">
      <w:pPr>
        <w:autoSpaceDE w:val="0"/>
        <w:autoSpaceDN w:val="0"/>
        <w:adjustRightInd w:val="0"/>
        <w:spacing w:after="0" w:line="240" w:lineRule="auto"/>
        <w:rPr>
          <w:rFonts w:ascii="TimesNewRomanPSMT" w:hAnsi="TimesNewRomanPSMT" w:cs="TimesNewRomanPSMT"/>
          <w:lang w:val="en-US"/>
        </w:rPr>
      </w:pPr>
    </w:p>
    <w:p w14:paraId="28469913"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376B3589"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26F19520" w14:textId="77777777"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link"/>
            <w:rFonts w:ascii="TimesNewRomanPSMT" w:hAnsi="TimesNewRomanPSMT" w:cs="TimesNewRomanPSMT"/>
            <w:lang w:val="en-US"/>
          </w:rPr>
          <w:t xml:space="preserve">annex </w:t>
        </w:r>
        <w:proofErr w:type="gramStart"/>
        <w:r w:rsidR="00655CAD" w:rsidRPr="00655CAD">
          <w:rPr>
            <w:rStyle w:val="Hyperlink"/>
            <w:rFonts w:ascii="TimesNewRomanPSMT" w:hAnsi="TimesNewRomanPSMT" w:cs="TimesNewRomanPSMT"/>
            <w:lang w:val="en-US"/>
          </w:rPr>
          <w:t>4</w:t>
        </w:r>
        <w:proofErr w:type="gramEnd"/>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w:t>
      </w:r>
      <w:proofErr w:type="gramStart"/>
      <w:r w:rsidR="00692833">
        <w:rPr>
          <w:rFonts w:ascii="TimesNewRomanPSMT" w:hAnsi="TimesNewRomanPSMT" w:cs="TimesNewRomanPSMT"/>
          <w:lang w:val="en-US"/>
        </w:rPr>
        <w:t>some</w:t>
      </w:r>
      <w:proofErr w:type="gramEnd"/>
      <w:r w:rsidR="00692833">
        <w:rPr>
          <w:rFonts w:ascii="TimesNewRomanPSMT" w:hAnsi="TimesNewRomanPSMT" w:cs="TimesNewRomanPSMT"/>
          <w:lang w:val="en-US"/>
        </w:rPr>
        <w:t xml:space="preserv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14:paraId="1CF2A3A0"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237BF10A" w14:textId="58854AB2"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w:t>
      </w:r>
      <w:proofErr w:type="gramStart"/>
      <w:r w:rsidRPr="0061630A">
        <w:rPr>
          <w:rFonts w:ascii="TimesNewRomanPSMT" w:hAnsi="TimesNewRomanPSMT" w:cs="TimesNewRomanPSMT"/>
          <w:lang w:val="en-US"/>
        </w:rPr>
        <w:t>e.g.</w:t>
      </w:r>
      <w:proofErr w:type="gramEnd"/>
      <w:r w:rsidRPr="0061630A">
        <w:rPr>
          <w:rFonts w:ascii="TimesNewRomanPSMT" w:hAnsi="TimesNewRomanPSMT" w:cs="TimesNewRomanPSMT"/>
          <w:lang w:val="en-US"/>
        </w:rPr>
        <w:t xml:space="preserve">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system X</w:t>
      </w:r>
      <w:del w:id="146" w:author="Martin Collins" w:date="2021-11-30T19:27:00Z">
        <w:r w:rsidRPr="0061630A" w:rsidDel="004A59F9">
          <w:rPr>
            <w:rFonts w:ascii="TimesNewRomanPSMT" w:hAnsi="TimesNewRomanPSMT" w:cs="TimesNewRomanPSMT"/>
            <w:lang w:val="en-US"/>
          </w:rPr>
          <w:delText>,</w:delText>
        </w:r>
      </w:del>
      <w:r w:rsidRPr="0061630A">
        <w:rPr>
          <w:rFonts w:ascii="TimesNewRomanPSMT" w:hAnsi="TimesNewRomanPSMT" w:cs="TimesNewRomanPSMT"/>
          <w:lang w:val="en-US"/>
        </w:rPr>
        <w:t>”</w:t>
      </w:r>
      <w:ins w:id="147" w:author="Martin Collins" w:date="2021-11-30T19:27:00Z">
        <w:r w:rsidR="004A59F9">
          <w:rPr>
            <w:rFonts w:ascii="TimesNewRomanPSMT" w:hAnsi="TimesNewRomanPSMT" w:cs="TimesNewRomanPSMT"/>
            <w:lang w:val="en-US"/>
          </w:rPr>
          <w:t>,</w:t>
        </w:r>
      </w:ins>
      <w:r w:rsidRPr="0061630A">
        <w:rPr>
          <w:rFonts w:ascii="TimesNewRomanPSMT" w:hAnsi="TimesNewRomanPSMT" w:cs="TimesNewRomanPSMT"/>
          <w:lang w:val="en-US"/>
        </w:rPr>
        <w:t xml:space="preserve">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w:t>
      </w:r>
      <w:proofErr w:type="gramStart"/>
      <w:r w:rsidRPr="0061630A">
        <w:rPr>
          <w:rFonts w:ascii="TimesNewRomanPSMT" w:hAnsi="TimesNewRomanPSMT" w:cs="TimesNewRomanPSMT"/>
          <w:lang w:val="en-US"/>
        </w:rPr>
        <w:t>be expressed</w:t>
      </w:r>
      <w:proofErr w:type="gramEnd"/>
      <w:r w:rsidRPr="0061630A">
        <w:rPr>
          <w:rFonts w:ascii="TimesNewRomanPSMT" w:hAnsi="TimesNewRomanPSMT" w:cs="TimesNewRomanPSMT"/>
          <w:lang w:val="en-US"/>
        </w:rPr>
        <w:t xml:space="preserve">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 xml:space="preserve">want to affect the target. In all cases, the “3 Ds” should support your desired effect. </w:t>
      </w:r>
      <w:del w:id="148" w:author="Martin Collins" w:date="2021-11-30T19:27:00Z">
        <w:r w:rsidRPr="0061630A" w:rsidDel="004A59F9">
          <w:rPr>
            <w:rFonts w:ascii="TimesNewRomanPSMT" w:hAnsi="TimesNewRomanPSMT" w:cs="TimesNewRomanPSMT"/>
            <w:lang w:val="en-US"/>
          </w:rPr>
          <w:delText xml:space="preserve">Some </w:delText>
        </w:r>
      </w:del>
      <w:ins w:id="149" w:author="Martin Collins" w:date="2021-11-30T19:27:00Z">
        <w:r w:rsidR="004A59F9">
          <w:rPr>
            <w:rFonts w:ascii="TimesNewRomanPSMT" w:hAnsi="TimesNewRomanPSMT" w:cs="TimesNewRomanPSMT"/>
            <w:lang w:val="en-US"/>
          </w:rPr>
          <w:t>Q</w:t>
        </w:r>
      </w:ins>
      <w:del w:id="150" w:author="Martin Collins" w:date="2021-11-30T19:27:00Z">
        <w:r w:rsidRPr="0061630A" w:rsidDel="004A59F9">
          <w:rPr>
            <w:rFonts w:ascii="TimesNewRomanPSMT" w:hAnsi="TimesNewRomanPSMT" w:cs="TimesNewRomanPSMT"/>
            <w:lang w:val="en-US"/>
          </w:rPr>
          <w:delText>q</w:delText>
        </w:r>
      </w:del>
      <w:r w:rsidRPr="0061630A">
        <w:rPr>
          <w:rFonts w:ascii="TimesNewRomanPSMT" w:hAnsi="TimesNewRomanPSMT" w:cs="TimesNewRomanPSMT"/>
          <w:lang w:val="en-US"/>
        </w:rPr>
        <w:t>uestions to ask during the target selection process include:</w:t>
      </w:r>
    </w:p>
    <w:p w14:paraId="64DAE426"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3C6F65A3"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189B0445" w14:textId="77777777" w:rsidR="00A2072D" w:rsidRPr="00D506A1" w:rsidRDefault="00A2072D" w:rsidP="00431111">
      <w:pPr>
        <w:pStyle w:val="ListParagraph"/>
        <w:numPr>
          <w:ilvl w:val="0"/>
          <w:numId w:val="16"/>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14:paraId="0DFF8DAE" w14:textId="77777777" w:rsidR="00A2072D" w:rsidRPr="00123421" w:rsidRDefault="00A2072D" w:rsidP="00431111">
      <w:pPr>
        <w:pStyle w:val="ListParagraph"/>
        <w:numPr>
          <w:ilvl w:val="0"/>
          <w:numId w:val="10"/>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lastRenderedPageBreak/>
        <w:t xml:space="preserve">How will we know when </w:t>
      </w:r>
      <w:proofErr w:type="gramStart"/>
      <w:r w:rsidRPr="00123421">
        <w:rPr>
          <w:rFonts w:ascii="TimesNewRomanPSMT" w:hAnsi="TimesNewRomanPSMT" w:cs="TimesNewRomanPSMT"/>
          <w:lang w:val="en-US"/>
        </w:rPr>
        <w:t>we’ve</w:t>
      </w:r>
      <w:proofErr w:type="gramEnd"/>
      <w:r w:rsidRPr="00123421">
        <w:rPr>
          <w:rFonts w:ascii="TimesNewRomanPSMT" w:hAnsi="TimesNewRomanPSMT" w:cs="TimesNewRomanPSMT"/>
          <w:lang w:val="en-US"/>
        </w:rPr>
        <w:t xml:space="preserve"> reached the goal?</w:t>
      </w:r>
    </w:p>
    <w:p w14:paraId="1FEB120C" w14:textId="77777777" w:rsidR="00A2072D" w:rsidRPr="00123421" w:rsidRDefault="00A2072D" w:rsidP="00431111">
      <w:pPr>
        <w:pStyle w:val="ListParagraph"/>
        <w:numPr>
          <w:ilvl w:val="0"/>
          <w:numId w:val="10"/>
        </w:numPr>
        <w:autoSpaceDE w:val="0"/>
        <w:autoSpaceDN w:val="0"/>
        <w:adjustRightInd w:val="0"/>
        <w:spacing w:after="0" w:line="240" w:lineRule="auto"/>
        <w:rPr>
          <w:rFonts w:ascii="TimesNewRomanPSMT" w:hAnsi="TimesNewRomanPSMT" w:cs="TimesNewRomanPSMT"/>
          <w:lang w:val="en-US"/>
        </w:rPr>
      </w:pPr>
      <w:proofErr w:type="gramStart"/>
      <w:r w:rsidRPr="00123421">
        <w:rPr>
          <w:rFonts w:ascii="TimesNewRomanPSMT" w:hAnsi="TimesNewRomanPSMT" w:cs="TimesNewRomanPSMT"/>
          <w:lang w:val="en-US"/>
        </w:rPr>
        <w:t>Can this target be attacked by air power</w:t>
      </w:r>
      <w:proofErr w:type="gramEnd"/>
      <w:r w:rsidRPr="00123421">
        <w:rPr>
          <w:rFonts w:ascii="TimesNewRomanPSMT" w:hAnsi="TimesNewRomanPSMT" w:cs="TimesNewRomanPSMT"/>
          <w:lang w:val="en-US"/>
        </w:rPr>
        <w:t>?</w:t>
      </w:r>
    </w:p>
    <w:p w14:paraId="182014ED" w14:textId="77777777" w:rsidR="00A2072D" w:rsidRPr="00123421" w:rsidRDefault="00A2072D" w:rsidP="00431111">
      <w:pPr>
        <w:pStyle w:val="ListParagraph"/>
        <w:numPr>
          <w:ilvl w:val="0"/>
          <w:numId w:val="10"/>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14:paraId="21CF9547" w14:textId="77777777" w:rsidR="00A2072D" w:rsidRDefault="00A2072D" w:rsidP="00431111">
      <w:pPr>
        <w:pStyle w:val="ListParagraph"/>
        <w:numPr>
          <w:ilvl w:val="0"/>
          <w:numId w:val="10"/>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14:paraId="339E7BB7" w14:textId="77777777"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14:paraId="61FCFACA" w14:textId="77777777"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14:paraId="412DF305"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 xml:space="preserve">Target selection should always be based upon the </w:t>
      </w:r>
      <w:proofErr w:type="spellStart"/>
      <w:r w:rsidRPr="00381B55">
        <w:rPr>
          <w:rFonts w:ascii="TimesNewRomanPSMT" w:hAnsi="TimesNewRomanPSMT" w:cs="TimesNewRomanPSMT"/>
          <w:lang w:val="en-US"/>
        </w:rPr>
        <w:t>e</w:t>
      </w:r>
      <w:r w:rsidRPr="00263C33">
        <w:rPr>
          <w:rFonts w:ascii="TimesNewRomanPSMT" w:hAnsi="TimesNewRomanPSMT" w:cs="TimesNewRomanPSMT"/>
          <w:lang w:val="en-US"/>
        </w:rPr>
        <w:t>ffect</w:t>
      </w:r>
      <w:r w:rsidRPr="00381B55">
        <w:rPr>
          <w:rFonts w:ascii="TimesNewRomanPSMT" w:hAnsi="TimesNewRomanPSMT" w:cs="TimesNewRomanPSMT"/>
          <w:lang w:val="en-US"/>
        </w:rPr>
        <w:t>s you</w:t>
      </w:r>
      <w:proofErr w:type="spellEnd"/>
      <w:r w:rsidRPr="00381B55">
        <w:rPr>
          <w:rFonts w:ascii="TimesNewRomanPSMT" w:hAnsi="TimesNewRomanPSMT" w:cs="TimesNewRomanPSMT"/>
          <w:lang w:val="en-US"/>
        </w:rPr>
        <w:t xml:space="preserve">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w:t>
      </w:r>
      <w:proofErr w:type="gramStart"/>
      <w:r w:rsidR="00D506A1">
        <w:rPr>
          <w:rFonts w:ascii="TimesNewRomanPSMT" w:hAnsi="TimesNewRomanPSMT" w:cs="TimesNewRomanPSMT"/>
          <w:lang w:val="en-US"/>
        </w:rPr>
        <w:t>being attacked</w:t>
      </w:r>
      <w:proofErr w:type="gramEnd"/>
      <w:r w:rsidR="00D506A1">
        <w:rPr>
          <w:rFonts w:ascii="TimesNewRomanPSMT" w:hAnsi="TimesNewRomanPSMT" w:cs="TimesNewRomanPSMT"/>
          <w:lang w:val="en-US"/>
        </w:rPr>
        <w:t xml:space="preserve"> to enable further attacks against the enemy COG`s.</w:t>
      </w:r>
      <w:r w:rsidR="00263C33">
        <w:rPr>
          <w:rFonts w:ascii="TimesNewRomanPSMT" w:hAnsi="TimesNewRomanPSMT" w:cs="TimesNewRomanPSMT"/>
          <w:lang w:val="en-US"/>
        </w:rPr>
        <w:t xml:space="preserve"> See </w:t>
      </w:r>
      <w:hyperlink w:anchor="_Annex_6:_Effects" w:history="1">
        <w:r w:rsidR="00263C33" w:rsidRPr="00263C33">
          <w:rPr>
            <w:rStyle w:val="Hyperlink"/>
            <w:rFonts w:ascii="TimesNewRomanPSMT" w:hAnsi="TimesNewRomanPSMT" w:cs="TimesNewRomanPSMT"/>
            <w:lang w:val="en-US"/>
          </w:rPr>
          <w:t>Annex 6</w:t>
        </w:r>
      </w:hyperlink>
      <w:r w:rsidR="00263C33">
        <w:rPr>
          <w:rFonts w:ascii="TimesNewRomanPSMT" w:hAnsi="TimesNewRomanPSMT" w:cs="TimesNewRomanPSMT"/>
          <w:lang w:val="en-US"/>
        </w:rPr>
        <w:t xml:space="preserve"> for list of effects.</w:t>
      </w:r>
    </w:p>
    <w:p w14:paraId="1AD0E647"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5B1EF501"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4DA9FE94" w14:textId="77777777" w:rsidR="007B6E44" w:rsidRDefault="007B6E44" w:rsidP="007B6E44">
      <w:pPr>
        <w:pStyle w:val="Heading4"/>
        <w:rPr>
          <w:lang w:val="en-US"/>
        </w:rPr>
      </w:pPr>
      <w:r>
        <w:rPr>
          <w:lang w:val="en-US"/>
        </w:rPr>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14:paraId="0D985E18" w14:textId="77777777" w:rsidR="00573DCE"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w:t>
      </w:r>
      <w:proofErr w:type="gramStart"/>
      <w:r>
        <w:rPr>
          <w:rFonts w:ascii="TimesNewRomanPSMT" w:hAnsi="TimesNewRomanPSMT" w:cs="TimesNewRomanPSMT"/>
          <w:lang w:val="en-US"/>
        </w:rPr>
        <w:t>is also designated</w:t>
      </w:r>
      <w:proofErr w:type="gramEnd"/>
      <w:r>
        <w:rPr>
          <w:rFonts w:ascii="TimesNewRomanPSMT" w:hAnsi="TimesNewRomanPSMT" w:cs="TimesNewRomanPSMT"/>
          <w:lang w:val="en-US"/>
        </w:rPr>
        <w:t xml:space="preserve"> responsibility as Airspace Control Authority (ACA). ACA maintains overall responsibility of the airspace control system. </w:t>
      </w:r>
    </w:p>
    <w:p w14:paraId="295E6888"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p>
    <w:p w14:paraId="25DCEA85"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Airspace control is provided to reduce the risk of friendly fire incidents, enhance air defense </w:t>
      </w:r>
      <w:proofErr w:type="gramStart"/>
      <w:r>
        <w:rPr>
          <w:rFonts w:ascii="TimesNewRomanPSMT" w:hAnsi="TimesNewRomanPSMT" w:cs="TimesNewRomanPSMT"/>
          <w:lang w:val="en-US"/>
        </w:rPr>
        <w:t>operations</w:t>
      </w:r>
      <w:proofErr w:type="gramEnd"/>
      <w:r>
        <w:rPr>
          <w:rFonts w:ascii="TimesNewRomanPSMT" w:hAnsi="TimesNewRomanPSMT" w:cs="TimesNewRomanPSMT"/>
          <w:lang w:val="en-US"/>
        </w:rPr>
        <w:t xml:space="preserve"> and permit greater flexibility of operations. JFACC will determine the degree of airspace control required </w:t>
      </w:r>
      <w:proofErr w:type="gramStart"/>
      <w:r>
        <w:rPr>
          <w:rFonts w:ascii="TimesNewRomanPSMT" w:hAnsi="TimesNewRomanPSMT" w:cs="TimesNewRomanPSMT"/>
          <w:lang w:val="en-US"/>
        </w:rPr>
        <w:t>in the area of</w:t>
      </w:r>
      <w:proofErr w:type="gramEnd"/>
      <w:r>
        <w:rPr>
          <w:rFonts w:ascii="TimesNewRomanPSMT" w:hAnsi="TimesNewRomanPSMT" w:cs="TimesNewRomanPSMT"/>
          <w:lang w:val="en-US"/>
        </w:rPr>
        <w:t xml:space="preserve"> operations. Depending on the mission, ROE and weapon engagement zones, the degree of control of air assets may need to be rigorous, </w:t>
      </w:r>
      <w:proofErr w:type="gramStart"/>
      <w:r>
        <w:rPr>
          <w:rFonts w:ascii="TimesNewRomanPSMT" w:hAnsi="TimesNewRomanPSMT" w:cs="TimesNewRomanPSMT"/>
          <w:lang w:val="en-US"/>
        </w:rPr>
        <w:t>close</w:t>
      </w:r>
      <w:proofErr w:type="gramEnd"/>
      <w:r>
        <w:rPr>
          <w:rFonts w:ascii="TimesNewRomanPSMT" w:hAnsi="TimesNewRomanPSMT" w:cs="TimesNewRomanPSMT"/>
          <w:lang w:val="en-US"/>
        </w:rPr>
        <w:t xml:space="preserve"> and restrictive.</w:t>
      </w:r>
    </w:p>
    <w:p w14:paraId="271DC43D"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p>
    <w:p w14:paraId="3BFE1C6C" w14:textId="77777777" w:rsidR="007B6E44"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as ACA develops </w:t>
      </w:r>
      <w:r w:rsidR="00580222">
        <w:rPr>
          <w:rFonts w:ascii="TimesNewRomanPSMT" w:hAnsi="TimesNewRomanPSMT" w:cs="TimesNewRomanPSMT"/>
          <w:lang w:val="en-US"/>
        </w:rPr>
        <w:t xml:space="preserve">Airspace Control Procedures, which will </w:t>
      </w:r>
      <w:proofErr w:type="gramStart"/>
      <w:r w:rsidR="00580222">
        <w:rPr>
          <w:rFonts w:ascii="TimesNewRomanPSMT" w:hAnsi="TimesNewRomanPSMT" w:cs="TimesNewRomanPSMT"/>
          <w:lang w:val="en-US"/>
        </w:rPr>
        <w:t>be included</w:t>
      </w:r>
      <w:proofErr w:type="gramEnd"/>
      <w:r w:rsidR="00580222">
        <w:rPr>
          <w:rFonts w:ascii="TimesNewRomanPSMT" w:hAnsi="TimesNewRomanPSMT" w:cs="TimesNewRomanPSMT"/>
          <w:lang w:val="en-US"/>
        </w:rPr>
        <w:t xml:space="preserve"> in the standing SPINS for the campaign. ACA also develop </w:t>
      </w:r>
      <w:r>
        <w:rPr>
          <w:rFonts w:ascii="TimesNewRomanPSMT" w:hAnsi="TimesNewRomanPSMT" w:cs="TimesNewRomanPSMT"/>
          <w:lang w:val="en-US"/>
        </w:rPr>
        <w:t>the Airspace Control Plan</w:t>
      </w:r>
      <w:r w:rsidR="0009401F">
        <w:rPr>
          <w:rFonts w:ascii="TimesNewRomanPSMT" w:hAnsi="TimesNewRomanPSMT" w:cs="TimesNewRomanPSMT"/>
          <w:lang w:val="en-US"/>
        </w:rPr>
        <w:t xml:space="preserve"> (ACP) during the air campaign planning,</w:t>
      </w:r>
      <w:r>
        <w:rPr>
          <w:rFonts w:ascii="TimesNewRomanPSMT" w:hAnsi="TimesNewRomanPSMT" w:cs="TimesNewRomanPSMT"/>
          <w:lang w:val="en-US"/>
        </w:rPr>
        <w:t xml:space="preserve"> which is general guidance for </w:t>
      </w:r>
      <w:r w:rsidR="00580222">
        <w:rPr>
          <w:rFonts w:ascii="TimesNewRomanPSMT" w:hAnsi="TimesNewRomanPSMT" w:cs="TimesNewRomanPSMT"/>
          <w:lang w:val="en-US"/>
        </w:rPr>
        <w:t xml:space="preserve">the control of airspace and all relevant airspace control measures (routes, </w:t>
      </w:r>
      <w:proofErr w:type="spellStart"/>
      <w:r w:rsidR="00580222">
        <w:rPr>
          <w:rFonts w:ascii="TimesNewRomanPSMT" w:hAnsi="TimesNewRomanPSMT" w:cs="TimesNewRomanPSMT"/>
          <w:lang w:val="en-US"/>
        </w:rPr>
        <w:t>navpoints</w:t>
      </w:r>
      <w:proofErr w:type="spellEnd"/>
      <w:r w:rsidR="00580222">
        <w:rPr>
          <w:rFonts w:ascii="TimesNewRomanPSMT" w:hAnsi="TimesNewRomanPSMT" w:cs="TimesNewRomanPSMT"/>
          <w:lang w:val="en-US"/>
        </w:rPr>
        <w:t xml:space="preserve">, </w:t>
      </w:r>
      <w:proofErr w:type="spellStart"/>
      <w:r w:rsidR="00580222">
        <w:rPr>
          <w:rFonts w:ascii="TimesNewRomanPSMT" w:hAnsi="TimesNewRomanPSMT" w:cs="TimesNewRomanPSMT"/>
          <w:lang w:val="en-US"/>
        </w:rPr>
        <w:t>killbox</w:t>
      </w:r>
      <w:proofErr w:type="spellEnd"/>
      <w:r w:rsidR="00580222">
        <w:rPr>
          <w:rFonts w:ascii="TimesNewRomanPSMT" w:hAnsi="TimesNewRomanPSMT" w:cs="TimesNewRomanPSMT"/>
          <w:lang w:val="en-US"/>
        </w:rPr>
        <w:t xml:space="preserve">, contact points, initial points, fighter engagement zones, missile engagement zones, minimum risk routes, restricted operating zones). The ACP will </w:t>
      </w:r>
      <w:proofErr w:type="gramStart"/>
      <w:r w:rsidR="00580222">
        <w:rPr>
          <w:rFonts w:ascii="TimesNewRomanPSMT" w:hAnsi="TimesNewRomanPSMT" w:cs="TimesNewRomanPSMT"/>
          <w:lang w:val="en-US"/>
        </w:rPr>
        <w:t>be used</w:t>
      </w:r>
      <w:proofErr w:type="gramEnd"/>
      <w:r w:rsidR="00580222">
        <w:rPr>
          <w:rFonts w:ascii="TimesNewRomanPSMT" w:hAnsi="TimesNewRomanPSMT" w:cs="TimesNewRomanPSMT"/>
          <w:lang w:val="en-US"/>
        </w:rPr>
        <w:t xml:space="preserve"> by JFACC during the air tasking cycle to develop and publish the Airspace Control Order (ACO) that supports the ATO.</w:t>
      </w:r>
    </w:p>
    <w:p w14:paraId="1E9520EC" w14:textId="77777777" w:rsidR="00580222" w:rsidRDefault="00580222" w:rsidP="00381B55">
      <w:pPr>
        <w:autoSpaceDE w:val="0"/>
        <w:autoSpaceDN w:val="0"/>
        <w:adjustRightInd w:val="0"/>
        <w:spacing w:after="0" w:line="240" w:lineRule="auto"/>
        <w:rPr>
          <w:rFonts w:ascii="TimesNewRomanPSMT" w:hAnsi="TimesNewRomanPSMT" w:cs="TimesNewRomanPSMT"/>
          <w:lang w:val="en-US"/>
        </w:rPr>
      </w:pPr>
    </w:p>
    <w:p w14:paraId="5A1CAE5D" w14:textId="77777777" w:rsidR="00B1670A" w:rsidRDefault="00580222" w:rsidP="00580222">
      <w:pPr>
        <w:autoSpaceDE w:val="0"/>
        <w:autoSpaceDN w:val="0"/>
        <w:adjustRightInd w:val="0"/>
        <w:spacing w:after="0" w:line="240" w:lineRule="auto"/>
        <w:rPr>
          <w:rFonts w:ascii="TimesNewRomanPSMT" w:hAnsi="TimesNewRomanPSMT" w:cs="TimesNewRomanPSMT"/>
          <w:lang w:val="en-US"/>
        </w:rPr>
      </w:pPr>
      <w:r w:rsidRPr="00580222">
        <w:rPr>
          <w:rFonts w:ascii="TimesNewRomanPSMT" w:hAnsi="TimesNewRomanPSMT" w:cs="TimesNewRomanPSMT"/>
          <w:lang w:val="en-US"/>
        </w:rPr>
        <w:t>The ACO implements specific control procedures for established time</w:t>
      </w:r>
      <w:r>
        <w:rPr>
          <w:rFonts w:ascii="TimesNewRomanPSMT" w:hAnsi="TimesNewRomanPSMT" w:cs="TimesNewRomanPSMT"/>
          <w:lang w:val="en-US"/>
        </w:rPr>
        <w:t xml:space="preserve"> </w:t>
      </w:r>
      <w:r w:rsidRPr="00580222">
        <w:rPr>
          <w:rFonts w:ascii="TimesNewRomanPSMT" w:hAnsi="TimesNewRomanPSMT" w:cs="TimesNewRomanPSMT"/>
          <w:lang w:val="en-US"/>
        </w:rPr>
        <w:t>periods. It defines and establishes airspace for military operations as coordinated by the</w:t>
      </w:r>
      <w:r>
        <w:rPr>
          <w:rFonts w:ascii="TimesNewRomanPSMT" w:hAnsi="TimesNewRomanPSMT" w:cs="TimesNewRomanPSMT"/>
          <w:lang w:val="en-US"/>
        </w:rPr>
        <w:t xml:space="preserve"> JFACC (as </w:t>
      </w:r>
      <w:r w:rsidRPr="00580222">
        <w:rPr>
          <w:rFonts w:ascii="TimesNewRomanPSMT" w:hAnsi="TimesNewRomanPSMT" w:cs="TimesNewRomanPSMT"/>
          <w:lang w:val="en-US"/>
        </w:rPr>
        <w:t>ACA</w:t>
      </w:r>
      <w:r>
        <w:rPr>
          <w:rFonts w:ascii="TimesNewRomanPSMT" w:hAnsi="TimesNewRomanPSMT" w:cs="TimesNewRomanPSMT"/>
          <w:lang w:val="en-US"/>
        </w:rPr>
        <w:t>)</w:t>
      </w:r>
      <w:r w:rsidRPr="00580222">
        <w:rPr>
          <w:rFonts w:ascii="TimesNewRomanPSMT" w:hAnsi="TimesNewRomanPSMT" w:cs="TimesNewRomanPSMT"/>
          <w:lang w:val="en-US"/>
        </w:rPr>
        <w:t xml:space="preserve"> and notifies all agencies</w:t>
      </w:r>
      <w:r>
        <w:rPr>
          <w:rFonts w:ascii="TimesNewRomanPSMT" w:hAnsi="TimesNewRomanPSMT" w:cs="TimesNewRomanPSMT"/>
          <w:lang w:val="en-US"/>
        </w:rPr>
        <w:t xml:space="preserve"> (pilots, JTACs and AWACS controllers)</w:t>
      </w:r>
      <w:r w:rsidRPr="00580222">
        <w:rPr>
          <w:rFonts w:ascii="TimesNewRomanPSMT" w:hAnsi="TimesNewRomanPSMT" w:cs="TimesNewRomanPSMT"/>
          <w:lang w:val="en-US"/>
        </w:rPr>
        <w:t xml:space="preserve"> of the effective time of activation and the structure of the</w:t>
      </w:r>
      <w:r>
        <w:rPr>
          <w:rFonts w:ascii="TimesNewRomanPSMT" w:hAnsi="TimesNewRomanPSMT" w:cs="TimesNewRomanPSMT"/>
          <w:lang w:val="en-US"/>
        </w:rPr>
        <w:t xml:space="preserve"> </w:t>
      </w:r>
      <w:r w:rsidRPr="00580222">
        <w:rPr>
          <w:rFonts w:ascii="TimesNewRomanPSMT" w:hAnsi="TimesNewRomanPSMT" w:cs="TimesNewRomanPSMT"/>
          <w:lang w:val="en-US"/>
        </w:rPr>
        <w:t xml:space="preserve">airspace. The ACO </w:t>
      </w:r>
      <w:proofErr w:type="gramStart"/>
      <w:r w:rsidRPr="00580222">
        <w:rPr>
          <w:rFonts w:ascii="TimesNewRomanPSMT" w:hAnsi="TimesNewRomanPSMT" w:cs="TimesNewRomanPSMT"/>
          <w:lang w:val="en-US"/>
        </w:rPr>
        <w:t>is normally published</w:t>
      </w:r>
      <w:proofErr w:type="gramEnd"/>
      <w:r w:rsidRPr="00580222">
        <w:rPr>
          <w:rFonts w:ascii="TimesNewRomanPSMT" w:hAnsi="TimesNewRomanPSMT" w:cs="TimesNewRomanPSMT"/>
          <w:lang w:val="en-US"/>
        </w:rPr>
        <w:t xml:space="preserve"> as a </w:t>
      </w:r>
      <w:proofErr w:type="spellStart"/>
      <w:r>
        <w:rPr>
          <w:rFonts w:ascii="TimesNewRomanPSMT" w:hAnsi="TimesNewRomanPSMT" w:cs="TimesNewRomanPSMT"/>
          <w:lang w:val="en-US"/>
        </w:rPr>
        <w:t>CombatFlite</w:t>
      </w:r>
      <w:proofErr w:type="spellEnd"/>
      <w:r>
        <w:rPr>
          <w:rFonts w:ascii="TimesNewRomanPSMT" w:hAnsi="TimesNewRomanPSMT" w:cs="TimesNewRomanPSMT"/>
          <w:lang w:val="en-US"/>
        </w:rPr>
        <w:t xml:space="preserve"> file</w:t>
      </w:r>
      <w:r w:rsidRPr="00580222">
        <w:rPr>
          <w:rFonts w:ascii="TimesNewRomanPSMT" w:hAnsi="TimesNewRomanPSMT" w:cs="TimesNewRomanPSMT"/>
          <w:lang w:val="en-US"/>
        </w:rPr>
        <w:t xml:space="preserve"> and provides the details of airspace coordinating measures, air defense measures, and fire support coordination</w:t>
      </w:r>
      <w:r>
        <w:rPr>
          <w:rFonts w:ascii="TimesNewRomanPSMT" w:hAnsi="TimesNewRomanPSMT" w:cs="TimesNewRomanPSMT"/>
          <w:lang w:val="en-US"/>
        </w:rPr>
        <w:t xml:space="preserve"> </w:t>
      </w:r>
      <w:r w:rsidRPr="00580222">
        <w:rPr>
          <w:rFonts w:ascii="TimesNewRomanPSMT" w:hAnsi="TimesNewRomanPSMT" w:cs="TimesNewRomanPSMT"/>
          <w:lang w:val="en-US"/>
        </w:rPr>
        <w:t xml:space="preserve">measures (FSCMs). All </w:t>
      </w:r>
      <w:r>
        <w:rPr>
          <w:rFonts w:ascii="TimesNewRomanPSMT" w:hAnsi="TimesNewRomanPSMT" w:cs="TimesNewRomanPSMT"/>
          <w:lang w:val="en-US"/>
        </w:rPr>
        <w:t xml:space="preserve">tasked </w:t>
      </w:r>
      <w:r w:rsidRPr="00580222">
        <w:rPr>
          <w:rFonts w:ascii="TimesNewRomanPSMT" w:hAnsi="TimesNewRomanPSMT" w:cs="TimesNewRomanPSMT"/>
          <w:lang w:val="en-US"/>
        </w:rPr>
        <w:t>air missions are subject to the ACO and the ACP. The ACO and</w:t>
      </w:r>
      <w:r>
        <w:rPr>
          <w:rFonts w:ascii="TimesNewRomanPSMT" w:hAnsi="TimesNewRomanPSMT" w:cs="TimesNewRomanPSMT"/>
          <w:lang w:val="en-US"/>
        </w:rPr>
        <w:t xml:space="preserve"> </w:t>
      </w:r>
      <w:r w:rsidRPr="00580222">
        <w:rPr>
          <w:rFonts w:ascii="TimesNewRomanPSMT" w:hAnsi="TimesNewRomanPSMT" w:cs="TimesNewRomanPSMT"/>
          <w:lang w:val="en-US"/>
        </w:rPr>
        <w:t>ACP provide direction to integrate, coordinate, and deconflict the use of airspace within</w:t>
      </w:r>
      <w:r>
        <w:rPr>
          <w:rFonts w:ascii="TimesNewRomanPSMT" w:hAnsi="TimesNewRomanPSMT" w:cs="TimesNewRomanPSMT"/>
          <w:lang w:val="en-US"/>
        </w:rPr>
        <w:t xml:space="preserve"> </w:t>
      </w:r>
      <w:r w:rsidRPr="00580222">
        <w:rPr>
          <w:rFonts w:ascii="TimesNewRomanPSMT" w:hAnsi="TimesNewRomanPSMT" w:cs="TimesNewRomanPSMT"/>
          <w:lang w:val="en-US"/>
        </w:rPr>
        <w:t xml:space="preserve">the </w:t>
      </w:r>
      <w:r>
        <w:rPr>
          <w:rFonts w:ascii="TimesNewRomanPSMT" w:hAnsi="TimesNewRomanPSMT" w:cs="TimesNewRomanPSMT"/>
          <w:lang w:val="en-US"/>
        </w:rPr>
        <w:t>area of operation</w:t>
      </w:r>
      <w:r w:rsidRPr="00580222">
        <w:rPr>
          <w:rFonts w:ascii="TimesNewRomanPSMT" w:hAnsi="TimesNewRomanPSMT" w:cs="TimesNewRomanPSMT"/>
          <w:lang w:val="en-US"/>
        </w:rPr>
        <w:t xml:space="preserve"> area. (Note: This does not imply any level of command authority over any</w:t>
      </w:r>
      <w:r>
        <w:rPr>
          <w:rFonts w:ascii="TimesNewRomanPSMT" w:hAnsi="TimesNewRomanPSMT" w:cs="TimesNewRomanPSMT"/>
          <w:lang w:val="en-US"/>
        </w:rPr>
        <w:t xml:space="preserve"> </w:t>
      </w:r>
      <w:r w:rsidRPr="00580222">
        <w:rPr>
          <w:rFonts w:ascii="TimesNewRomanPSMT" w:hAnsi="TimesNewRomanPSMT" w:cs="TimesNewRomanPSMT"/>
          <w:lang w:val="en-US"/>
        </w:rPr>
        <w:t>air assets.) Methods of airspace control vary by military operation and level of conflict</w:t>
      </w:r>
      <w:r>
        <w:rPr>
          <w:rFonts w:ascii="TimesNewRomanPSMT" w:hAnsi="TimesNewRomanPSMT" w:cs="TimesNewRomanPSMT"/>
          <w:lang w:val="en-US"/>
        </w:rPr>
        <w:t xml:space="preserve"> </w:t>
      </w:r>
      <w:r w:rsidRPr="00580222">
        <w:rPr>
          <w:rFonts w:ascii="TimesNewRomanPSMT" w:hAnsi="TimesNewRomanPSMT" w:cs="TimesNewRomanPSMT"/>
          <w:lang w:val="en-US"/>
        </w:rPr>
        <w:t>from positive control of all air assets in an airspace control area to procedural control of all</w:t>
      </w:r>
      <w:r>
        <w:rPr>
          <w:rFonts w:ascii="TimesNewRomanPSMT" w:hAnsi="TimesNewRomanPSMT" w:cs="TimesNewRomanPSMT"/>
          <w:lang w:val="en-US"/>
        </w:rPr>
        <w:t xml:space="preserve"> </w:t>
      </w:r>
      <w:r w:rsidRPr="00580222">
        <w:rPr>
          <w:rFonts w:ascii="TimesNewRomanPSMT" w:hAnsi="TimesNewRomanPSMT" w:cs="TimesNewRomanPSMT"/>
          <w:lang w:val="en-US"/>
        </w:rPr>
        <w:t>such assets or any effective combination</w:t>
      </w:r>
      <w:r>
        <w:rPr>
          <w:rFonts w:ascii="TimesNewRomanPSMT" w:hAnsi="TimesNewRomanPSMT" w:cs="TimesNewRomanPSMT"/>
          <w:lang w:val="en-US"/>
        </w:rPr>
        <w:t>.</w:t>
      </w:r>
    </w:p>
    <w:p w14:paraId="1959FB35" w14:textId="77777777" w:rsidR="00AA5237" w:rsidRDefault="00AA5237" w:rsidP="00580222">
      <w:pPr>
        <w:autoSpaceDE w:val="0"/>
        <w:autoSpaceDN w:val="0"/>
        <w:adjustRightInd w:val="0"/>
        <w:spacing w:after="0" w:line="240" w:lineRule="auto"/>
        <w:rPr>
          <w:rFonts w:ascii="TimesNewRomanPSMT" w:hAnsi="TimesNewRomanPSMT" w:cs="TimesNewRomanPSMT"/>
          <w:lang w:val="en-US"/>
        </w:rPr>
      </w:pPr>
    </w:p>
    <w:p w14:paraId="2C06D66E"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p>
    <w:p w14:paraId="1D5CF9F4"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Methods of Airspace Control:</w:t>
      </w:r>
    </w:p>
    <w:p w14:paraId="12EDBDC4"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 Control:</w:t>
      </w:r>
    </w:p>
    <w:p w14:paraId="4595BD8D"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Positively identifies, </w:t>
      </w:r>
      <w:proofErr w:type="gramStart"/>
      <w:r>
        <w:rPr>
          <w:rFonts w:ascii="TimesNewRomanPSMT" w:hAnsi="TimesNewRomanPSMT" w:cs="TimesNewRomanPSMT"/>
          <w:lang w:val="en-US"/>
        </w:rPr>
        <w:t>tracks</w:t>
      </w:r>
      <w:proofErr w:type="gramEnd"/>
      <w:r>
        <w:rPr>
          <w:rFonts w:ascii="TimesNewRomanPSMT" w:hAnsi="TimesNewRomanPSMT" w:cs="TimesNewRomanPSMT"/>
          <w:lang w:val="en-US"/>
        </w:rPr>
        <w:t xml:space="preserve"> and directs air assets using:</w:t>
      </w:r>
    </w:p>
    <w:p w14:paraId="1C95B0A7" w14:textId="77777777" w:rsidR="00580222" w:rsidRDefault="00580222"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Radars</w:t>
      </w:r>
    </w:p>
    <w:p w14:paraId="35A6B5C2" w14:textId="77777777" w:rsidR="00580222" w:rsidRDefault="00580222"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IFF</w:t>
      </w:r>
    </w:p>
    <w:p w14:paraId="5797AB11" w14:textId="77777777" w:rsidR="00580222" w:rsidRDefault="00B23BCD"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Digital data link</w:t>
      </w:r>
    </w:p>
    <w:p w14:paraId="708A91FA"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p>
    <w:p w14:paraId="0F0F05C1"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Procedural control:</w:t>
      </w:r>
    </w:p>
    <w:p w14:paraId="4E5C802C"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Relies on previously agreed to and distributed control procedures and measures such as:</w:t>
      </w:r>
    </w:p>
    <w:p w14:paraId="4DAE07A1" w14:textId="77777777" w:rsidR="00B23BCD" w:rsidRDefault="00B23BCD"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Comprehensive air defense identification procedures and rules of engagement</w:t>
      </w:r>
    </w:p>
    <w:p w14:paraId="286777B1" w14:textId="77777777" w:rsidR="00B23BCD" w:rsidRDefault="00B23BCD"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Airspace coordinating measures</w:t>
      </w:r>
    </w:p>
    <w:p w14:paraId="246790BA" w14:textId="77777777" w:rsidR="00B23BCD" w:rsidRDefault="00B23BCD"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Aircraft identification maneuvers</w:t>
      </w:r>
    </w:p>
    <w:p w14:paraId="3427F7BA" w14:textId="77777777" w:rsidR="00B23BCD" w:rsidRDefault="00B23BCD"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Fire support coordination measures</w:t>
      </w:r>
    </w:p>
    <w:p w14:paraId="7C577155" w14:textId="77777777" w:rsidR="00B23BCD" w:rsidRDefault="00B23BCD"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Maneuver control measures</w:t>
      </w:r>
    </w:p>
    <w:p w14:paraId="41A3D71E" w14:textId="77777777" w:rsidR="00B23BCD" w:rsidRDefault="00B23BCD"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Communication between aircraft and airspace control elements</w:t>
      </w:r>
    </w:p>
    <w:p w14:paraId="458082DF"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p>
    <w:p w14:paraId="6E299135"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For 132</w:t>
      </w:r>
      <w:r w:rsidRPr="00B23BCD">
        <w:rPr>
          <w:rFonts w:ascii="TimesNewRomanPSMT" w:hAnsi="TimesNewRomanPSMT" w:cs="TimesNewRomanPSMT"/>
          <w:vertAlign w:val="superscript"/>
          <w:lang w:val="en-US"/>
        </w:rPr>
        <w:t>nd</w:t>
      </w:r>
      <w:r>
        <w:rPr>
          <w:rFonts w:ascii="TimesNewRomanPSMT" w:hAnsi="TimesNewRomanPSMT" w:cs="TimesNewRomanPSMT"/>
          <w:lang w:val="en-US"/>
        </w:rPr>
        <w:t xml:space="preserve"> hosted events, AWACS controllers normally use positive control, while JTACs and package commanders use procedural cont</w:t>
      </w:r>
      <w:r w:rsidR="00A66878">
        <w:rPr>
          <w:rFonts w:ascii="TimesNewRomanPSMT" w:hAnsi="TimesNewRomanPSMT" w:cs="TimesNewRomanPSMT"/>
          <w:lang w:val="en-US"/>
        </w:rPr>
        <w:t>r</w:t>
      </w:r>
      <w:r>
        <w:rPr>
          <w:rFonts w:ascii="TimesNewRomanPSMT" w:hAnsi="TimesNewRomanPSMT" w:cs="TimesNewRomanPSMT"/>
          <w:lang w:val="en-US"/>
        </w:rPr>
        <w:t>ol.</w:t>
      </w:r>
    </w:p>
    <w:p w14:paraId="4BB4832F"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p>
    <w:p w14:paraId="67196F53"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p>
    <w:p w14:paraId="55D0A768"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broad responsibilities of the JFACC (with ACA authority) include:</w:t>
      </w:r>
    </w:p>
    <w:p w14:paraId="40B31BF8" w14:textId="77777777" w:rsidR="00AA5237" w:rsidRDefault="00AA5237"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integrate the use of airspace control area</w:t>
      </w:r>
    </w:p>
    <w:p w14:paraId="3244D51B" w14:textId="77777777" w:rsidR="00AA5237" w:rsidRDefault="00AA5237"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Develop </w:t>
      </w:r>
      <w:r w:rsidR="00FB6226">
        <w:rPr>
          <w:rFonts w:ascii="TimesNewRomanPSMT" w:hAnsi="TimesNewRomanPSMT" w:cs="TimesNewRomanPSMT"/>
          <w:lang w:val="en-US"/>
        </w:rPr>
        <w:t>procedures for airspace control and for the coordination required among all users of airspace within the airspace control area</w:t>
      </w:r>
    </w:p>
    <w:p w14:paraId="15B048C0" w14:textId="77777777" w:rsidR="00FB6226" w:rsidRDefault="00FB6226"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deconflict airspace control area user requirements (JTACs, DCA, Packages and flights on various missions)</w:t>
      </w:r>
    </w:p>
    <w:p w14:paraId="26E39C5B" w14:textId="77777777" w:rsidR="00FB6226" w:rsidRPr="00AA5237" w:rsidRDefault="00FB6226" w:rsidP="00431111">
      <w:pPr>
        <w:pStyle w:val="ListParagraph"/>
        <w:numPr>
          <w:ilvl w:val="0"/>
          <w:numId w:val="21"/>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Provide airspace control information through SPINS and the airspace control plan (ACP) in </w:t>
      </w:r>
      <w:r w:rsidR="00A66878">
        <w:rPr>
          <w:rFonts w:ascii="TimesNewRomanPSMT" w:hAnsi="TimesNewRomanPSMT" w:cs="TimesNewRomanPSMT"/>
          <w:lang w:val="en-US"/>
        </w:rPr>
        <w:t>planning and</w:t>
      </w:r>
      <w:r>
        <w:rPr>
          <w:rFonts w:ascii="TimesNewRomanPSMT" w:hAnsi="TimesNewRomanPSMT" w:cs="TimesNewRomanPSMT"/>
          <w:lang w:val="en-US"/>
        </w:rPr>
        <w:t xml:space="preserve"> in the Airspace Control Order during execution.</w:t>
      </w:r>
    </w:p>
    <w:p w14:paraId="04F22827"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p>
    <w:p w14:paraId="58FB1285" w14:textId="77777777" w:rsidR="00580222" w:rsidRPr="00580222" w:rsidRDefault="00580222" w:rsidP="00580222">
      <w:pPr>
        <w:autoSpaceDE w:val="0"/>
        <w:autoSpaceDN w:val="0"/>
        <w:adjustRightInd w:val="0"/>
        <w:spacing w:after="0" w:line="240" w:lineRule="auto"/>
        <w:rPr>
          <w:rFonts w:ascii="TimesNewRomanPSMT" w:hAnsi="TimesNewRomanPSMT" w:cs="TimesNewRomanPSMT"/>
          <w:lang w:val="en-US"/>
        </w:rPr>
      </w:pPr>
    </w:p>
    <w:p w14:paraId="3302548E" w14:textId="77777777" w:rsidR="00B1670A"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procedures objectives:</w:t>
      </w:r>
    </w:p>
    <w:p w14:paraId="7B729610" w14:textId="77777777" w:rsidR="00B1670A" w:rsidRDefault="00B1670A"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Enhance effectiveness in accomplishing JFC and JFACC objectives</w:t>
      </w:r>
    </w:p>
    <w:p w14:paraId="75F3D2C7" w14:textId="77777777" w:rsidR="00B1670A" w:rsidRDefault="00B1670A"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Prevent mutual </w:t>
      </w:r>
      <w:r w:rsidR="00573DCE">
        <w:rPr>
          <w:rFonts w:ascii="TimesNewRomanPSMT" w:hAnsi="TimesNewRomanPSMT" w:cs="TimesNewRomanPSMT"/>
          <w:lang w:val="en-US"/>
        </w:rPr>
        <w:t>interference</w:t>
      </w:r>
    </w:p>
    <w:p w14:paraId="25EA1CF2" w14:textId="77777777" w:rsidR="00B1670A" w:rsidRDefault="00573DCE"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Facilitate</w:t>
      </w:r>
      <w:r w:rsidR="00B1670A">
        <w:rPr>
          <w:rFonts w:ascii="TimesNewRomanPSMT" w:hAnsi="TimesNewRomanPSMT" w:cs="TimesNewRomanPSMT"/>
          <w:lang w:val="en-US"/>
        </w:rPr>
        <w:t xml:space="preserve"> air defense identification</w:t>
      </w:r>
    </w:p>
    <w:p w14:paraId="2165451C" w14:textId="77777777" w:rsidR="00B1670A" w:rsidRDefault="00B1670A"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Safely accommodate and expedite the flow of all air traffic </w:t>
      </w:r>
      <w:proofErr w:type="gramStart"/>
      <w:r>
        <w:rPr>
          <w:rFonts w:ascii="TimesNewRomanPSMT" w:hAnsi="TimesNewRomanPSMT" w:cs="TimesNewRomanPSMT"/>
          <w:lang w:val="en-US"/>
        </w:rPr>
        <w:t>in the area of</w:t>
      </w:r>
      <w:proofErr w:type="gramEnd"/>
      <w:r>
        <w:rPr>
          <w:rFonts w:ascii="TimesNewRomanPSMT" w:hAnsi="TimesNewRomanPSMT" w:cs="TimesNewRomanPSMT"/>
          <w:lang w:val="en-US"/>
        </w:rPr>
        <w:t xml:space="preserve"> operations</w:t>
      </w:r>
    </w:p>
    <w:p w14:paraId="45190ACE" w14:textId="77777777" w:rsidR="00B1670A" w:rsidRDefault="00B1670A"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Prevent friendly fire incidents (blue-on-blue)</w:t>
      </w:r>
    </w:p>
    <w:p w14:paraId="6CC04D2F" w14:textId="77777777" w:rsidR="007B6E44" w:rsidRPr="00381B55" w:rsidRDefault="007B6E44" w:rsidP="007B6E44">
      <w:pPr>
        <w:pStyle w:val="Heading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14:paraId="285E07CD" w14:textId="77777777" w:rsidR="009B0B9A"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JFACC also perform the duties of Area Air Defense Commander (AADC)</w:t>
      </w:r>
      <w:r w:rsidR="00A66878">
        <w:rPr>
          <w:rFonts w:ascii="TimesNewRomanPSMT" w:hAnsi="TimesNewRomanPSMT" w:cs="TimesNewRomanPSMT"/>
          <w:lang w:val="en-US"/>
        </w:rPr>
        <w:t>.</w:t>
      </w:r>
    </w:p>
    <w:p w14:paraId="3A5E0389"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is responsible for defensive counter air operations within the area of operations</w:t>
      </w:r>
    </w:p>
    <w:p w14:paraId="43BA8439"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656F564C"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Area Air Defense considerations</w:t>
      </w:r>
    </w:p>
    <w:p w14:paraId="7B4E8868" w14:textId="1B6C6C31"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DCA operations </w:t>
      </w:r>
      <w:proofErr w:type="gramStart"/>
      <w:r>
        <w:rPr>
          <w:rFonts w:ascii="TimesNewRomanPSMT" w:hAnsi="TimesNewRomanPSMT" w:cs="TimesNewRomanPSMT"/>
          <w:lang w:val="en-US"/>
        </w:rPr>
        <w:t>are integrated</w:t>
      </w:r>
      <w:proofErr w:type="gramEnd"/>
      <w:r>
        <w:rPr>
          <w:rFonts w:ascii="TimesNewRomanPSMT" w:hAnsi="TimesNewRomanPSMT" w:cs="TimesNewRomanPSMT"/>
          <w:lang w:val="en-US"/>
        </w:rPr>
        <w:t xml:space="preserve"> within the area of operation through the area air defense plan. The AADC normally develop a</w:t>
      </w:r>
      <w:ins w:id="151" w:author="Martin Collins" w:date="2021-11-30T19:38:00Z">
        <w:r w:rsidR="00E4486D">
          <w:rPr>
            <w:rFonts w:ascii="TimesNewRomanPSMT" w:hAnsi="TimesNewRomanPSMT" w:cs="TimesNewRomanPSMT"/>
            <w:lang w:val="en-US"/>
          </w:rPr>
          <w:t>n</w:t>
        </w:r>
      </w:ins>
      <w:r w:rsidR="0095692A">
        <w:rPr>
          <w:rFonts w:ascii="TimesNewRomanPSMT" w:hAnsi="TimesNewRomanPSMT" w:cs="TimesNewRomanPSMT"/>
          <w:lang w:val="en-US"/>
        </w:rPr>
        <w:t xml:space="preserve"> area air defense plan </w:t>
      </w:r>
      <w:del w:id="152" w:author="Martin Collins" w:date="2021-11-30T19:38:00Z">
        <w:r w:rsidR="0095692A" w:rsidDel="00E4486D">
          <w:rPr>
            <w:rFonts w:ascii="TimesNewRomanPSMT" w:hAnsi="TimesNewRomanPSMT" w:cs="TimesNewRomanPSMT"/>
            <w:lang w:val="en-US"/>
          </w:rPr>
          <w:delText xml:space="preserve">that </w:delText>
        </w:r>
      </w:del>
      <w:ins w:id="153" w:author="Martin Collins" w:date="2021-11-30T19:38:00Z">
        <w:r w:rsidR="00E4486D">
          <w:rPr>
            <w:rFonts w:ascii="TimesNewRomanPSMT" w:hAnsi="TimesNewRomanPSMT" w:cs="TimesNewRomanPSMT"/>
            <w:lang w:val="en-US"/>
          </w:rPr>
          <w:t xml:space="preserve">which </w:t>
        </w:r>
      </w:ins>
      <w:del w:id="154" w:author="Martin Collins" w:date="2021-11-30T19:39:00Z">
        <w:r w:rsidR="0095692A" w:rsidDel="00E4486D">
          <w:rPr>
            <w:rFonts w:ascii="TimesNewRomanPSMT" w:hAnsi="TimesNewRomanPSMT" w:cs="TimesNewRomanPSMT"/>
            <w:lang w:val="en-US"/>
          </w:rPr>
          <w:delText xml:space="preserve">are </w:delText>
        </w:r>
      </w:del>
      <w:proofErr w:type="gramStart"/>
      <w:ins w:id="155" w:author="Martin Collins" w:date="2021-11-30T19:39:00Z">
        <w:r w:rsidR="00E4486D">
          <w:rPr>
            <w:rFonts w:ascii="TimesNewRomanPSMT" w:hAnsi="TimesNewRomanPSMT" w:cs="TimesNewRomanPSMT"/>
            <w:lang w:val="en-US"/>
          </w:rPr>
          <w:t xml:space="preserve">is </w:t>
        </w:r>
      </w:ins>
      <w:r w:rsidR="0095692A">
        <w:rPr>
          <w:rFonts w:ascii="TimesNewRomanPSMT" w:hAnsi="TimesNewRomanPSMT" w:cs="TimesNewRomanPSMT"/>
          <w:lang w:val="en-US"/>
        </w:rPr>
        <w:t>integrated</w:t>
      </w:r>
      <w:proofErr w:type="gramEnd"/>
      <w:r w:rsidR="0095692A">
        <w:rPr>
          <w:rFonts w:ascii="TimesNewRomanPSMT" w:hAnsi="TimesNewRomanPSMT" w:cs="TimesNewRomanPSMT"/>
          <w:lang w:val="en-US"/>
        </w:rPr>
        <w:t xml:space="preserve"> into the JFACC strategy (Co</w:t>
      </w:r>
      <w:r w:rsidR="0009401F">
        <w:rPr>
          <w:rFonts w:ascii="TimesNewRomanPSMT" w:hAnsi="TimesNewRomanPSMT" w:cs="TimesNewRomanPSMT"/>
          <w:lang w:val="en-US"/>
        </w:rPr>
        <w:t>ncept of operations). Weapon status</w:t>
      </w:r>
      <w:r w:rsidR="0095692A">
        <w:rPr>
          <w:rFonts w:ascii="TimesNewRomanPSMT" w:hAnsi="TimesNewRomanPSMT" w:cs="TimesNewRomanPSMT"/>
          <w:lang w:val="en-US"/>
        </w:rPr>
        <w:t xml:space="preserve"> procedures and airspace control procedures for all air defense weapon systems must </w:t>
      </w:r>
      <w:proofErr w:type="gramStart"/>
      <w:r w:rsidR="0095692A">
        <w:rPr>
          <w:rFonts w:ascii="TimesNewRomanPSMT" w:hAnsi="TimesNewRomanPSMT" w:cs="TimesNewRomanPSMT"/>
          <w:lang w:val="en-US"/>
        </w:rPr>
        <w:t>be established</w:t>
      </w:r>
      <w:proofErr w:type="gramEnd"/>
      <w:r w:rsidR="0095692A">
        <w:rPr>
          <w:rFonts w:ascii="TimesNewRomanPSMT" w:hAnsi="TimesNewRomanPSMT" w:cs="TimesNewRomanPSMT"/>
          <w:lang w:val="en-US"/>
        </w:rPr>
        <w:t xml:space="preserve">. These procedures will facilitate DCA operations while minimizing the risk of friendly fire incidents. The area air defense plan is </w:t>
      </w:r>
      <w:r w:rsidR="0009401F">
        <w:rPr>
          <w:rFonts w:ascii="TimesNewRomanPSMT" w:hAnsi="TimesNewRomanPSMT" w:cs="TimesNewRomanPSMT"/>
          <w:lang w:val="en-US"/>
        </w:rPr>
        <w:t>an</w:t>
      </w:r>
      <w:r w:rsidR="0095692A">
        <w:rPr>
          <w:rFonts w:ascii="TimesNewRomanPSMT" w:hAnsi="TimesNewRomanPSMT" w:cs="TimesNewRomanPSMT"/>
          <w:lang w:val="en-US"/>
        </w:rPr>
        <w:t xml:space="preserve"> input to the ACP to ensure airspace control areas/sectors </w:t>
      </w:r>
      <w:proofErr w:type="gramStart"/>
      <w:r w:rsidR="0095692A">
        <w:rPr>
          <w:rFonts w:ascii="TimesNewRomanPSMT" w:hAnsi="TimesNewRomanPSMT" w:cs="TimesNewRomanPSMT"/>
          <w:lang w:val="en-US"/>
        </w:rPr>
        <w:t>are synchronized</w:t>
      </w:r>
      <w:proofErr w:type="gramEnd"/>
      <w:r w:rsidR="0095692A">
        <w:rPr>
          <w:rFonts w:ascii="TimesNewRomanPSMT" w:hAnsi="TimesNewRomanPSMT" w:cs="TimesNewRomanPSMT"/>
          <w:lang w:val="en-US"/>
        </w:rPr>
        <w:t xml:space="preserve"> with the air defense regions/sectors.</w:t>
      </w:r>
    </w:p>
    <w:p w14:paraId="0ED40614" w14:textId="77777777" w:rsidR="0095692A" w:rsidRDefault="0095692A" w:rsidP="009B0B9A">
      <w:pPr>
        <w:autoSpaceDE w:val="0"/>
        <w:autoSpaceDN w:val="0"/>
        <w:adjustRightInd w:val="0"/>
        <w:spacing w:after="0" w:line="240" w:lineRule="auto"/>
        <w:rPr>
          <w:rFonts w:ascii="TimesNewRomanPSMT" w:hAnsi="TimesNewRomanPSMT" w:cs="TimesNewRomanPSMT"/>
          <w:lang w:val="en-US"/>
        </w:rPr>
      </w:pPr>
    </w:p>
    <w:p w14:paraId="76F9F053" w14:textId="77777777" w:rsidR="0095692A" w:rsidRDefault="0095692A"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Ideally as the campaign progresses and the area air defense plan </w:t>
      </w:r>
      <w:proofErr w:type="gramStart"/>
      <w:r>
        <w:rPr>
          <w:rFonts w:ascii="TimesNewRomanPSMT" w:hAnsi="TimesNewRomanPSMT" w:cs="TimesNewRomanPSMT"/>
          <w:lang w:val="en-US"/>
        </w:rPr>
        <w:t>is revised</w:t>
      </w:r>
      <w:proofErr w:type="gramEnd"/>
      <w:r>
        <w:rPr>
          <w:rFonts w:ascii="TimesNewRomanPSMT" w:hAnsi="TimesNewRomanPSMT" w:cs="TimesNewRomanPSMT"/>
          <w:lang w:val="en-US"/>
        </w:rPr>
        <w:t xml:space="preserve">, the combination of DCA and OCA operations should diminish the </w:t>
      </w:r>
      <w:r w:rsidR="0072364A">
        <w:rPr>
          <w:rFonts w:ascii="TimesNewRomanPSMT" w:hAnsi="TimesNewRomanPSMT" w:cs="TimesNewRomanPSMT"/>
          <w:lang w:val="en-US"/>
        </w:rPr>
        <w:t>enemy’s</w:t>
      </w:r>
      <w:r>
        <w:rPr>
          <w:rFonts w:ascii="TimesNewRomanPSMT" w:hAnsi="TimesNewRomanPSMT" w:cs="TimesNewRomanPSMT"/>
          <w:lang w:val="en-US"/>
        </w:rPr>
        <w:t xml:space="preserve"> ability to conduct air and missile attacks, reducing the requirement for DCA operations and the threat to the Joint Force Command’s freedom of action.</w:t>
      </w:r>
    </w:p>
    <w:p w14:paraId="6D858FCB"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37EA5176"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3343F94E"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responsibilities</w:t>
      </w:r>
    </w:p>
    <w:p w14:paraId="51BFEC38"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Planning, integration, </w:t>
      </w:r>
      <w:proofErr w:type="gramStart"/>
      <w:r>
        <w:rPr>
          <w:rFonts w:ascii="TimesNewRomanPSMT" w:hAnsi="TimesNewRomanPSMT" w:cs="TimesNewRomanPSMT"/>
          <w:lang w:val="en-US"/>
        </w:rPr>
        <w:t>synchronization</w:t>
      </w:r>
      <w:proofErr w:type="gramEnd"/>
      <w:r>
        <w:rPr>
          <w:rFonts w:ascii="TimesNewRomanPSMT" w:hAnsi="TimesNewRomanPSMT" w:cs="TimesNewRomanPSMT"/>
          <w:lang w:val="en-US"/>
        </w:rPr>
        <w:t xml:space="preserve"> and coordination of DCA operations with all tactical operations in the area of operation. </w:t>
      </w:r>
    </w:p>
    <w:p w14:paraId="4AD5F3BD" w14:textId="77777777" w:rsidR="00496B99" w:rsidRDefault="00496B99"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Develop, integrate and distribute a plan for area air defense (Land based SAMs, </w:t>
      </w:r>
      <w:proofErr w:type="gramStart"/>
      <w:r>
        <w:rPr>
          <w:rFonts w:ascii="TimesNewRomanPSMT" w:hAnsi="TimesNewRomanPSMT" w:cs="TimesNewRomanPSMT"/>
          <w:lang w:val="en-US"/>
        </w:rPr>
        <w:t>ship based</w:t>
      </w:r>
      <w:proofErr w:type="gramEnd"/>
      <w:r>
        <w:rPr>
          <w:rFonts w:ascii="TimesNewRomanPSMT" w:hAnsi="TimesNewRomanPSMT" w:cs="TimesNewRomanPSMT"/>
          <w:lang w:val="en-US"/>
        </w:rPr>
        <w:t xml:space="preserve"> SAMs and fighter aircraft DCA CAP)</w:t>
      </w:r>
    </w:p>
    <w:p w14:paraId="0CF479DF" w14:textId="77777777" w:rsidR="00496B99" w:rsidRDefault="00496B99"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and implement identification and engagement procedures that are appropriate to the air and missile threats</w:t>
      </w:r>
    </w:p>
    <w:p w14:paraId="19F41C2F" w14:textId="77777777" w:rsidR="00496B99" w:rsidRDefault="00496B99" w:rsidP="00431111">
      <w:pPr>
        <w:pStyle w:val="ListParagraph"/>
        <w:numPr>
          <w:ilvl w:val="0"/>
          <w:numId w:val="20"/>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Suggest targets for OCA attack operations to help counter the air and missile threat</w:t>
      </w:r>
    </w:p>
    <w:p w14:paraId="44E9E515" w14:textId="77777777" w:rsidR="00496B99" w:rsidRPr="00496B99" w:rsidRDefault="00496B99" w:rsidP="00496B99">
      <w:pPr>
        <w:pStyle w:val="ListParagraph"/>
        <w:autoSpaceDE w:val="0"/>
        <w:autoSpaceDN w:val="0"/>
        <w:adjustRightInd w:val="0"/>
        <w:spacing w:after="0" w:line="240" w:lineRule="auto"/>
        <w:rPr>
          <w:rFonts w:ascii="TimesNewRomanPSMT" w:hAnsi="TimesNewRomanPSMT" w:cs="TimesNewRomanPSMT"/>
          <w:lang w:val="en-US"/>
        </w:rPr>
      </w:pPr>
    </w:p>
    <w:p w14:paraId="5C061E55" w14:textId="77777777" w:rsidR="00421389" w:rsidRDefault="00421389" w:rsidP="00421389">
      <w:pPr>
        <w:autoSpaceDE w:val="0"/>
        <w:autoSpaceDN w:val="0"/>
        <w:adjustRightInd w:val="0"/>
        <w:spacing w:after="0" w:line="240" w:lineRule="auto"/>
        <w:rPr>
          <w:rFonts w:ascii="TimesNewRomanPSMT" w:hAnsi="TimesNewRomanPSMT" w:cs="TimesNewRomanPSMT"/>
          <w:lang w:val="en-US"/>
        </w:rPr>
      </w:pPr>
    </w:p>
    <w:p w14:paraId="71C69C8F" w14:textId="77777777"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14:paraId="6B71198D" w14:textId="77777777" w:rsidR="008758E7" w:rsidRDefault="008758E7" w:rsidP="008758E7">
      <w:pPr>
        <w:pStyle w:val="Heading3"/>
        <w:rPr>
          <w:lang w:val="en-US"/>
        </w:rPr>
      </w:pPr>
      <w:r>
        <w:rPr>
          <w:lang w:val="en-US"/>
        </w:rPr>
        <w:t>Step 5: JAOP Production</w:t>
      </w:r>
    </w:p>
    <w:p w14:paraId="6CEE1CF2" w14:textId="77777777" w:rsidR="00B07DEB" w:rsidRDefault="00B07DEB" w:rsidP="00E62268">
      <w:pPr>
        <w:autoSpaceDE w:val="0"/>
        <w:autoSpaceDN w:val="0"/>
        <w:adjustRightInd w:val="0"/>
        <w:spacing w:after="0" w:line="240" w:lineRule="auto"/>
        <w:rPr>
          <w:rFonts w:ascii="TimesNewRomanPSMT" w:hAnsi="TimesNewRomanPSMT" w:cs="TimesNewRomanPSMT"/>
          <w:lang w:val="en-US"/>
        </w:rPr>
      </w:pPr>
    </w:p>
    <w:p w14:paraId="05D97152" w14:textId="77777777"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w:t>
      </w:r>
      <w:proofErr w:type="gramStart"/>
      <w:r w:rsidRPr="00E62268">
        <w:rPr>
          <w:rFonts w:ascii="TimesNewRomanPSMT" w:hAnsi="TimesNewRomanPSMT" w:cs="TimesNewRomanPSMT"/>
          <w:lang w:val="en-US"/>
        </w:rPr>
        <w:t>process</w:t>
      </w:r>
      <w:proofErr w:type="gramEnd"/>
      <w:r w:rsidRPr="00E62268">
        <w:rPr>
          <w:rFonts w:ascii="TimesNewRomanPSMT" w:hAnsi="TimesNewRomanPSMT" w:cs="TimesNewRomanPSMT"/>
          <w:lang w:val="en-US"/>
        </w:rPr>
        <w:t xml:space="preserve"> you should apply some basic planning philosophies. </w:t>
      </w:r>
    </w:p>
    <w:p w14:paraId="01DCFE95" w14:textId="77777777"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14:paraId="161F388D" w14:textId="77777777"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0009401F">
        <w:rPr>
          <w:rFonts w:ascii="TimesNewRomanPSMT" w:hAnsi="TimesNewRomanPSMT" w:cs="TimesNewRomanPSMT"/>
          <w:lang w:val="en-US"/>
        </w:rPr>
        <w:t xml:space="preserve">the margin, and stretch your resources to the maximum extent. Have back-up or a contingency. </w:t>
      </w:r>
      <w:r w:rsidRPr="00E62268">
        <w:rPr>
          <w:rFonts w:ascii="TimesNewRomanPSMT" w:hAnsi="TimesNewRomanPSMT" w:cs="TimesNewRomanPSMT"/>
          <w:lang w:val="en-US"/>
        </w:rPr>
        <w:t xml:space="preserve">The enemy will </w:t>
      </w:r>
      <w:proofErr w:type="gramStart"/>
      <w:r w:rsidRPr="00E62268">
        <w:rPr>
          <w:rFonts w:ascii="TimesNewRomanPSMT" w:hAnsi="TimesNewRomanPSMT" w:cs="TimesNewRomanPSMT"/>
          <w:lang w:val="en-US"/>
        </w:rPr>
        <w:t>probably be</w:t>
      </w:r>
      <w:proofErr w:type="gramEnd"/>
      <w:r w:rsidRPr="00E62268">
        <w:rPr>
          <w:rFonts w:ascii="TimesNewRomanPSMT" w:hAnsi="TimesNewRomanPSMT" w:cs="TimesNewRomanPSMT"/>
          <w:lang w:val="en-US"/>
        </w:rPr>
        <w:t xml:space="preserv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 xml:space="preserve">Friction and the fog of war will quickly overwhelm you if you </w:t>
      </w:r>
      <w:proofErr w:type="gramStart"/>
      <w:r w:rsidRPr="00E62268">
        <w:rPr>
          <w:rFonts w:ascii="TimesNewRomanPSMT" w:hAnsi="TimesNewRomanPSMT" w:cs="TimesNewRomanPSMT"/>
          <w:lang w:val="en-US"/>
        </w:rPr>
        <w:t>don’t</w:t>
      </w:r>
      <w:proofErr w:type="gramEnd"/>
      <w:r w:rsidRPr="00E62268">
        <w:rPr>
          <w:rFonts w:ascii="TimesNewRomanPSMT" w:hAnsi="TimesNewRomanPSMT" w:cs="TimesNewRomanPSMT"/>
          <w:lang w:val="en-US"/>
        </w:rPr>
        <w:t xml:space="preserve">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r w:rsidR="0009401F">
        <w:rPr>
          <w:rFonts w:ascii="TimesNewRomanPSMT" w:hAnsi="TimesNewRomanPSMT" w:cs="TimesNewRomanPSMT"/>
          <w:lang w:val="en-US"/>
        </w:rPr>
        <w:t xml:space="preserve">For </w:t>
      </w:r>
      <w:proofErr w:type="gramStart"/>
      <w:r w:rsidR="0009401F">
        <w:rPr>
          <w:rFonts w:ascii="TimesNewRomanPSMT" w:hAnsi="TimesNewRomanPSMT" w:cs="TimesNewRomanPSMT"/>
          <w:lang w:val="en-US"/>
        </w:rPr>
        <w:t>example</w:t>
      </w:r>
      <w:proofErr w:type="gramEnd"/>
      <w:r w:rsidR="0009401F">
        <w:rPr>
          <w:rFonts w:ascii="TimesNewRomanPSMT" w:hAnsi="TimesNewRomanPSMT" w:cs="TimesNewRomanPSMT"/>
          <w:lang w:val="en-US"/>
        </w:rPr>
        <w:t xml:space="preserve"> having QRA or airborne alert CAP’s provide back-up for any planned DCA CAP stations.</w:t>
      </w:r>
    </w:p>
    <w:p w14:paraId="46C94953" w14:textId="77777777" w:rsidR="0061630A" w:rsidRDefault="0061630A" w:rsidP="00E62268">
      <w:pPr>
        <w:autoSpaceDE w:val="0"/>
        <w:autoSpaceDN w:val="0"/>
        <w:adjustRightInd w:val="0"/>
        <w:spacing w:after="0" w:line="240" w:lineRule="auto"/>
        <w:rPr>
          <w:rFonts w:ascii="TimesNewRomanPSMT" w:hAnsi="TimesNewRomanPSMT" w:cs="TimesNewRomanPSMT"/>
          <w:lang w:val="en-US"/>
        </w:rPr>
      </w:pPr>
    </w:p>
    <w:p w14:paraId="330EC64D" w14:textId="77777777" w:rsidR="00E40404" w:rsidRDefault="00E40404" w:rsidP="00E40404">
      <w:pPr>
        <w:pStyle w:val="NoSpacing"/>
        <w:rPr>
          <w:rFonts w:ascii="TimesNewRomanPSMT" w:hAnsi="TimesNewRomanPSMT" w:cs="TimesNewRomanPSMT"/>
          <w:lang w:val="en-US"/>
        </w:rPr>
      </w:pPr>
    </w:p>
    <w:p w14:paraId="58DA46F2" w14:textId="77777777"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 xml:space="preserve">determine what </w:t>
      </w:r>
      <w:proofErr w:type="spellStart"/>
      <w:r w:rsidR="00E40404" w:rsidRPr="00E40404">
        <w:rPr>
          <w:rFonts w:ascii="TimesNewRomanPSMT" w:hAnsi="TimesNewRomanPSMT" w:cs="TimesNewRomanPSMT"/>
          <w:lang w:val="en-US"/>
        </w:rPr>
        <w:t>effects you</w:t>
      </w:r>
      <w:proofErr w:type="spellEnd"/>
      <w:r w:rsidR="00E40404" w:rsidRPr="00E40404">
        <w:rPr>
          <w:rFonts w:ascii="TimesNewRomanPSMT" w:hAnsi="TimesNewRomanPSMT" w:cs="TimesNewRomanPSMT"/>
          <w:lang w:val="en-US"/>
        </w:rPr>
        <w:t xml:space="preserve">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must turn those decisions into types and numbers of platforms, sorties, and/or munitions. These 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14:paraId="48E09CFD" w14:textId="77777777" w:rsidR="00B77C2D" w:rsidRDefault="00B77C2D" w:rsidP="00E40404">
      <w:pPr>
        <w:autoSpaceDE w:val="0"/>
        <w:autoSpaceDN w:val="0"/>
        <w:adjustRightInd w:val="0"/>
        <w:spacing w:after="0" w:line="240" w:lineRule="auto"/>
        <w:rPr>
          <w:rFonts w:ascii="TimesNewRomanPSMT" w:hAnsi="TimesNewRomanPSMT" w:cs="TimesNewRomanPSMT"/>
          <w:lang w:val="en-US"/>
        </w:rPr>
      </w:pPr>
    </w:p>
    <w:p w14:paraId="6BF35F0A" w14:textId="77777777"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With all this information, added with the list of available squadrons and available bases JFACC can now </w:t>
      </w:r>
      <w:proofErr w:type="gramStart"/>
      <w:r>
        <w:rPr>
          <w:rFonts w:ascii="TimesNewRomanPSMT" w:hAnsi="TimesNewRomanPSMT" w:cs="TimesNewRomanPSMT"/>
          <w:lang w:val="en-US"/>
        </w:rPr>
        <w:t>make a plan</w:t>
      </w:r>
      <w:proofErr w:type="gramEnd"/>
      <w:r>
        <w:rPr>
          <w:rFonts w:ascii="TimesNewRomanPSMT" w:hAnsi="TimesNewRomanPSMT" w:cs="TimesNewRomanPSMT"/>
          <w:lang w:val="en-US"/>
        </w:rPr>
        <w:t xml:space="preserve"> for the bed down location</w:t>
      </w:r>
      <w:r w:rsidR="0009401F">
        <w:rPr>
          <w:rFonts w:ascii="TimesNewRomanPSMT" w:hAnsi="TimesNewRomanPSMT" w:cs="TimesNewRomanPSMT"/>
          <w:lang w:val="en-US"/>
        </w:rPr>
        <w:t xml:space="preserve"> (which base the squadron should be based at)</w:t>
      </w:r>
      <w:r>
        <w:rPr>
          <w:rFonts w:ascii="TimesNewRomanPSMT" w:hAnsi="TimesNewRomanPSMT" w:cs="TimesNewRomanPSMT"/>
          <w:lang w:val="en-US"/>
        </w:rPr>
        <w:t xml:space="preserve"> of the various squadrons. This includes FARP locations for RW squadrons and location for tanker and AWACS squadrons.</w:t>
      </w:r>
    </w:p>
    <w:p w14:paraId="7291E742" w14:textId="77777777" w:rsidR="00E40404" w:rsidRDefault="00E40404" w:rsidP="00E40404">
      <w:pPr>
        <w:pStyle w:val="NoSpacing"/>
        <w:rPr>
          <w:rFonts w:ascii="TimesNewRomanPSMT" w:hAnsi="TimesNewRomanPSMT" w:cs="TimesNewRomanPSMT"/>
          <w:lang w:val="en-US"/>
        </w:rPr>
      </w:pPr>
    </w:p>
    <w:p w14:paraId="6261CD14" w14:textId="77777777" w:rsidR="00E40404" w:rsidRDefault="00E40404" w:rsidP="00E40404">
      <w:pPr>
        <w:pStyle w:val="NoSpacing"/>
        <w:rPr>
          <w:rFonts w:ascii="TimesNewRomanPSMT" w:hAnsi="TimesNewRomanPSMT" w:cs="TimesNewRomanPSMT"/>
          <w:lang w:val="en-US"/>
        </w:rPr>
      </w:pPr>
    </w:p>
    <w:p w14:paraId="5D056D14" w14:textId="77777777" w:rsidR="008758E7" w:rsidRPr="009B7C1F" w:rsidRDefault="008758E7" w:rsidP="008758E7">
      <w:pPr>
        <w:pStyle w:val="NoSpacing"/>
        <w:rPr>
          <w:lang w:val="en-US"/>
        </w:rPr>
      </w:pPr>
    </w:p>
    <w:p w14:paraId="343678ED" w14:textId="77777777" w:rsidR="00A27970" w:rsidRPr="00A66878" w:rsidRDefault="00D239FA" w:rsidP="00A66878">
      <w:pPr>
        <w:pStyle w:val="Heading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 xml:space="preserve">Air Tasking </w:t>
      </w:r>
      <w:commentRangeStart w:id="156"/>
      <w:r w:rsidR="00B35DE3">
        <w:rPr>
          <w:lang w:val="en-US"/>
        </w:rPr>
        <w:t>Cycle</w:t>
      </w:r>
      <w:commentRangeEnd w:id="156"/>
      <w:r w:rsidR="00E4486D">
        <w:rPr>
          <w:rStyle w:val="CommentReference"/>
          <w:rFonts w:asciiTheme="minorHAnsi" w:eastAsiaTheme="minorEastAsia" w:hAnsiTheme="minorHAnsi" w:cstheme="minorBidi"/>
          <w:b w:val="0"/>
          <w:bCs w:val="0"/>
          <w:color w:val="auto"/>
        </w:rPr>
        <w:commentReference w:id="156"/>
      </w:r>
    </w:p>
    <w:p w14:paraId="28C9DBB7" w14:textId="49204C46"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 xml:space="preserve">joint air capabilities and </w:t>
      </w:r>
      <w:ins w:id="157" w:author="Martin Collins" w:date="2021-11-30T21:14:00Z">
        <w:r w:rsidR="008362DD" w:rsidRPr="00B35DE3">
          <w:rPr>
            <w:color w:val="000000" w:themeColor="text1"/>
            <w:lang w:val="en-US"/>
          </w:rPr>
          <w:t>available</w:t>
        </w:r>
        <w:r w:rsidR="008362DD">
          <w:rPr>
            <w:color w:val="000000" w:themeColor="text1"/>
            <w:lang w:val="en-US"/>
          </w:rPr>
          <w:t xml:space="preserve"> </w:t>
        </w:r>
      </w:ins>
      <w:r w:rsidRPr="00B35DE3">
        <w:rPr>
          <w:color w:val="000000" w:themeColor="text1"/>
          <w:lang w:val="en-US"/>
        </w:rPr>
        <w:t>forces</w:t>
      </w:r>
      <w:del w:id="158" w:author="Martin Collins" w:date="2021-11-30T21:14:00Z">
        <w:r w:rsidRPr="00B35DE3" w:rsidDel="008362DD">
          <w:rPr>
            <w:color w:val="000000" w:themeColor="text1"/>
            <w:lang w:val="en-US"/>
          </w:rPr>
          <w:delText xml:space="preserve"> made available</w:delText>
        </w:r>
      </w:del>
      <w:r w:rsidRPr="00B35DE3">
        <w:rPr>
          <w:color w:val="000000" w:themeColor="text1"/>
          <w:lang w:val="en-US"/>
        </w:rPr>
        <w:t>. 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w:t>
      </w:r>
      <w:ins w:id="159" w:author="Martin Collins" w:date="2021-11-30T21:15:00Z">
        <w:r w:rsidR="008362DD">
          <w:rPr>
            <w:color w:val="000000" w:themeColor="text1"/>
            <w:lang w:val="en-US"/>
          </w:rPr>
          <w:t xml:space="preserve"> the</w:t>
        </w:r>
      </w:ins>
      <w:r w:rsidRPr="00B35DE3">
        <w:rPr>
          <w:color w:val="000000" w:themeColor="text1"/>
          <w:lang w:val="en-US"/>
        </w:rPr>
        <w:t xml:space="preserve"> changing</w:t>
      </w:r>
      <w:r>
        <w:rPr>
          <w:color w:val="000000" w:themeColor="text1"/>
          <w:lang w:val="en-US"/>
        </w:rPr>
        <w:t xml:space="preserve"> </w:t>
      </w:r>
      <w:r w:rsidRPr="00B35DE3">
        <w:rPr>
          <w:color w:val="000000" w:themeColor="text1"/>
          <w:lang w:val="en-US"/>
        </w:rPr>
        <w:t>tactical situation</w:t>
      </w:r>
      <w:del w:id="160" w:author="Martin Collins" w:date="2021-11-30T21:15:00Z">
        <w:r w:rsidRPr="00B35DE3" w:rsidDel="008362DD">
          <w:rPr>
            <w:color w:val="000000" w:themeColor="text1"/>
            <w:lang w:val="en-US"/>
          </w:rPr>
          <w:delText>s</w:delText>
        </w:r>
      </w:del>
      <w:ins w:id="161" w:author="Martin Collins" w:date="2021-11-30T21:15:00Z">
        <w:r w:rsidR="008362DD">
          <w:rPr>
            <w:color w:val="000000" w:themeColor="text1"/>
            <w:lang w:val="en-US"/>
          </w:rPr>
          <w:t>,</w:t>
        </w:r>
      </w:ins>
      <w:r w:rsidRPr="00B35DE3">
        <w:rPr>
          <w:color w:val="000000" w:themeColor="text1"/>
          <w:lang w:val="en-US"/>
        </w:rPr>
        <w:t xml:space="preserve"> </w:t>
      </w:r>
      <w:del w:id="162" w:author="Martin Collins" w:date="2021-11-30T21:15:00Z">
        <w:r w:rsidRPr="00B35DE3" w:rsidDel="008362DD">
          <w:rPr>
            <w:color w:val="000000" w:themeColor="text1"/>
            <w:lang w:val="en-US"/>
          </w:rPr>
          <w:delText xml:space="preserve">or </w:delText>
        </w:r>
      </w:del>
      <w:r w:rsidRPr="00B35DE3">
        <w:rPr>
          <w:color w:val="000000" w:themeColor="text1"/>
          <w:lang w:val="en-US"/>
        </w:rPr>
        <w:t>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14:paraId="62FEB71F" w14:textId="77777777" w:rsidR="00096801" w:rsidRDefault="00096801" w:rsidP="00B35DE3">
      <w:pPr>
        <w:autoSpaceDE w:val="0"/>
        <w:autoSpaceDN w:val="0"/>
        <w:adjustRightInd w:val="0"/>
        <w:spacing w:after="0" w:line="240" w:lineRule="auto"/>
        <w:rPr>
          <w:color w:val="000000" w:themeColor="text1"/>
          <w:lang w:val="en-US"/>
        </w:rPr>
      </w:pPr>
    </w:p>
    <w:p w14:paraId="60C41094" w14:textId="77777777"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14:paraId="5CBCE251" w14:textId="77777777" w:rsidR="00F566C8" w:rsidRPr="00B91917" w:rsidRDefault="00F566C8" w:rsidP="00096801">
      <w:pPr>
        <w:autoSpaceDE w:val="0"/>
        <w:autoSpaceDN w:val="0"/>
        <w:adjustRightInd w:val="0"/>
        <w:spacing w:after="0" w:line="240" w:lineRule="auto"/>
        <w:rPr>
          <w:color w:val="000000" w:themeColor="text1"/>
          <w:lang w:val="en-US"/>
        </w:rPr>
      </w:pPr>
    </w:p>
    <w:p w14:paraId="5543347C" w14:textId="77777777"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w:t>
      </w:r>
      <w:proofErr w:type="gramStart"/>
      <w:r w:rsidR="00582579" w:rsidRPr="00B91917">
        <w:rPr>
          <w:color w:val="000000" w:themeColor="text1"/>
          <w:lang w:val="en-US"/>
        </w:rPr>
        <w:t>is conducted</w:t>
      </w:r>
      <w:proofErr w:type="gramEnd"/>
      <w:r w:rsidR="00582579" w:rsidRPr="00B91917">
        <w:rPr>
          <w:color w:val="000000" w:themeColor="text1"/>
          <w:lang w:val="en-US"/>
        </w:rPr>
        <w:t xml:space="preserve"> during a certain interval)</w:t>
      </w:r>
      <w:r w:rsidRPr="00B91917">
        <w:rPr>
          <w:color w:val="000000" w:themeColor="text1"/>
          <w:lang w:val="en-US"/>
        </w:rPr>
        <w:t xml:space="preserve">. </w:t>
      </w:r>
    </w:p>
    <w:p w14:paraId="0E416AF1" w14:textId="77777777" w:rsidR="00F566C8" w:rsidRPr="00B91917" w:rsidRDefault="00F566C8" w:rsidP="00096801">
      <w:pPr>
        <w:autoSpaceDE w:val="0"/>
        <w:autoSpaceDN w:val="0"/>
        <w:adjustRightInd w:val="0"/>
        <w:spacing w:after="0" w:line="240" w:lineRule="auto"/>
        <w:rPr>
          <w:color w:val="000000" w:themeColor="text1"/>
          <w:lang w:val="en-US"/>
        </w:rPr>
      </w:pPr>
    </w:p>
    <w:p w14:paraId="7EB0569F" w14:textId="47ADAFEF" w:rsidR="00F566C8" w:rsidRPr="00FF4C03"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w:t>
      </w:r>
      <w:proofErr w:type="gramStart"/>
      <w:r w:rsidRPr="00B91917">
        <w:rPr>
          <w:color w:val="000000" w:themeColor="text1"/>
          <w:lang w:val="en-US"/>
        </w:rPr>
        <w:t>in reality the</w:t>
      </w:r>
      <w:proofErr w:type="gramEnd"/>
      <w:r w:rsidRPr="00B91917">
        <w:rPr>
          <w:color w:val="000000" w:themeColor="text1"/>
          <w:lang w:val="en-US"/>
        </w:rPr>
        <w:t xml:space="preserve"> tasking process is iterative, multidimensional, and sometimes executed in parall</w:t>
      </w:r>
      <w:r w:rsidR="00FF4C03">
        <w:rPr>
          <w:color w:val="000000" w:themeColor="text1"/>
          <w:lang w:val="en-US"/>
        </w:rPr>
        <w:t xml:space="preserve">el. It </w:t>
      </w:r>
      <w:del w:id="163" w:author="Martin Collins" w:date="2021-11-30T21:21:00Z">
        <w:r w:rsidR="00FF4C03" w:rsidDel="00B81577">
          <w:rPr>
            <w:color w:val="000000" w:themeColor="text1"/>
            <w:lang w:val="en-US"/>
          </w:rPr>
          <w:delText>is built on a foundation</w:delText>
        </w:r>
        <w:r w:rsidR="00582579" w:rsidRPr="00F913E7" w:rsidDel="00B81577">
          <w:rPr>
            <w:color w:val="000000" w:themeColor="text1"/>
            <w:lang w:val="en-US"/>
          </w:rPr>
          <w:delText xml:space="preserve"> </w:delText>
        </w:r>
        <w:r w:rsidR="00FF4C03" w:rsidDel="00B81577">
          <w:rPr>
            <w:color w:val="000000" w:themeColor="text1"/>
            <w:lang w:val="en-US"/>
          </w:rPr>
          <w:delText>based on</w:delText>
        </w:r>
      </w:del>
      <w:proofErr w:type="gramStart"/>
      <w:ins w:id="164" w:author="Martin Collins" w:date="2021-11-30T21:21:00Z">
        <w:r w:rsidR="00B81577">
          <w:rPr>
            <w:color w:val="000000" w:themeColor="text1"/>
            <w:lang w:val="en-US"/>
          </w:rPr>
          <w:t>is founded</w:t>
        </w:r>
        <w:proofErr w:type="gramEnd"/>
        <w:r w:rsidR="00B81577">
          <w:rPr>
            <w:color w:val="000000" w:themeColor="text1"/>
            <w:lang w:val="en-US"/>
          </w:rPr>
          <w:t xml:space="preserve"> upon a</w:t>
        </w:r>
      </w:ins>
      <w:r w:rsidR="00FF4C03">
        <w:rPr>
          <w:color w:val="000000" w:themeColor="text1"/>
          <w:lang w:val="en-US"/>
        </w:rPr>
        <w:t xml:space="preserve">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14:paraId="4DF7FF02" w14:textId="77777777" w:rsidR="00F566C8" w:rsidRDefault="00F566C8" w:rsidP="00096801">
      <w:pPr>
        <w:autoSpaceDE w:val="0"/>
        <w:autoSpaceDN w:val="0"/>
        <w:adjustRightInd w:val="0"/>
        <w:spacing w:after="0" w:line="240" w:lineRule="auto"/>
        <w:rPr>
          <w:rStyle w:val="markedcontent"/>
          <w:rFonts w:ascii="Arial" w:hAnsi="Arial" w:cs="Arial"/>
          <w:sz w:val="25"/>
          <w:szCs w:val="25"/>
          <w:lang w:val="en-US"/>
        </w:rPr>
      </w:pPr>
    </w:p>
    <w:p w14:paraId="3DFEC346" w14:textId="77777777" w:rsidR="00FF4C03" w:rsidRPr="00FF4C03" w:rsidRDefault="00FF4C03" w:rsidP="00431111">
      <w:pPr>
        <w:pStyle w:val="ListParagraph"/>
        <w:numPr>
          <w:ilvl w:val="0"/>
          <w:numId w:val="19"/>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14:paraId="71961C35" w14:textId="77777777" w:rsidR="00FF4C03" w:rsidRPr="00FF4C03" w:rsidRDefault="00FF4C03" w:rsidP="00431111">
      <w:pPr>
        <w:pStyle w:val="ListParagraph"/>
        <w:numPr>
          <w:ilvl w:val="0"/>
          <w:numId w:val="19"/>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lastRenderedPageBreak/>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xml:space="preserve">, </w:t>
      </w:r>
      <w:proofErr w:type="spellStart"/>
      <w:r w:rsidR="00582579" w:rsidRPr="00FF4C03">
        <w:rPr>
          <w:color w:val="000000" w:themeColor="text1"/>
          <w:lang w:val="en-US"/>
        </w:rPr>
        <w:t>w</w:t>
      </w:r>
      <w:r w:rsidR="00F566C8" w:rsidRPr="00FF4C03">
        <w:rPr>
          <w:color w:val="000000" w:themeColor="text1"/>
          <w:lang w:val="en-US"/>
        </w:rPr>
        <w:t>eaponeering</w:t>
      </w:r>
      <w:proofErr w:type="spellEnd"/>
      <w:r w:rsidR="00F566C8" w:rsidRPr="00FF4C03">
        <w:rPr>
          <w:color w:val="000000" w:themeColor="text1"/>
          <w:lang w:val="en-US"/>
        </w:rPr>
        <w:t xml:space="preserve"> and allocation</w:t>
      </w:r>
      <w:r w:rsidR="00F07B35" w:rsidRPr="00FF4C03">
        <w:rPr>
          <w:color w:val="000000" w:themeColor="text1"/>
          <w:lang w:val="en-US"/>
        </w:rPr>
        <w:t xml:space="preserve"> (MAAP)</w:t>
      </w:r>
      <w:r>
        <w:rPr>
          <w:color w:val="000000" w:themeColor="text1"/>
          <w:lang w:val="en-US"/>
        </w:rPr>
        <w:t>.</w:t>
      </w:r>
    </w:p>
    <w:p w14:paraId="26C51DE8" w14:textId="77777777" w:rsidR="00FF4C03" w:rsidRPr="00FF4C03" w:rsidRDefault="00FF4C03" w:rsidP="00431111">
      <w:pPr>
        <w:pStyle w:val="ListParagraph"/>
        <w:numPr>
          <w:ilvl w:val="0"/>
          <w:numId w:val="19"/>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p>
    <w:p w14:paraId="73192279" w14:textId="77777777" w:rsidR="00D916D6" w:rsidRPr="00B45C37" w:rsidRDefault="00FF4C03" w:rsidP="00431111">
      <w:pPr>
        <w:pStyle w:val="ListParagraph"/>
        <w:numPr>
          <w:ilvl w:val="0"/>
          <w:numId w:val="19"/>
        </w:numPr>
        <w:autoSpaceDE w:val="0"/>
        <w:autoSpaceDN w:val="0"/>
        <w:adjustRightInd w:val="0"/>
        <w:spacing w:after="0" w:line="240" w:lineRule="auto"/>
        <w:rPr>
          <w:rStyle w:val="markedcontent"/>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proofErr w:type="gramStart"/>
      <w:r w:rsidR="00F566C8" w:rsidRPr="00FF4C03">
        <w:rPr>
          <w:color w:val="000000" w:themeColor="text1"/>
          <w:lang w:val="en-US"/>
        </w:rPr>
        <w:t>.</w:t>
      </w:r>
      <w:r w:rsidR="00582579" w:rsidRPr="00FF4C03">
        <w:rPr>
          <w:color w:val="000000" w:themeColor="text1"/>
          <w:lang w:val="en-US"/>
        </w:rPr>
        <w:t xml:space="preserve">  </w:t>
      </w:r>
      <w:proofErr w:type="gramEnd"/>
      <w:r w:rsidR="00582579" w:rsidRPr="00FF4C03">
        <w:rPr>
          <w:color w:val="000000" w:themeColor="text1"/>
          <w:lang w:val="en-US"/>
        </w:rPr>
        <w:t>(Assessment)</w:t>
      </w:r>
    </w:p>
    <w:p w14:paraId="264C69F4" w14:textId="77777777"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14:paraId="5C8981FE" w14:textId="40AD35E9"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w:t>
      </w:r>
      <w:ins w:id="165" w:author="Martin Collins" w:date="2021-11-30T21:22:00Z">
        <w:r w:rsidR="00B81577">
          <w:rPr>
            <w:color w:val="000000" w:themeColor="text1"/>
            <w:lang w:val="en-US"/>
          </w:rPr>
          <w:t xml:space="preserve">, </w:t>
        </w:r>
      </w:ins>
      <w:del w:id="166" w:author="Martin Collins" w:date="2021-11-30T21:22:00Z">
        <w:r w:rsidRPr="00B91917" w:rsidDel="00B81577">
          <w:rPr>
            <w:color w:val="000000" w:themeColor="text1"/>
            <w:lang w:val="en-US"/>
          </w:rPr>
          <w:delText xml:space="preserve"> and </w:delText>
        </w:r>
      </w:del>
      <w:r w:rsidRPr="00B91917">
        <w:rPr>
          <w:color w:val="000000" w:themeColor="text1"/>
          <w:lang w:val="en-US"/>
        </w:rPr>
        <w:t>guidance</w:t>
      </w:r>
      <w:r w:rsidR="0030495F" w:rsidRPr="00B91917">
        <w:rPr>
          <w:color w:val="000000" w:themeColor="text1"/>
          <w:lang w:val="en-US"/>
        </w:rPr>
        <w:t xml:space="preserve"> (provided in D&amp;G</w:t>
      </w:r>
      <w:proofErr w:type="gramStart"/>
      <w:r w:rsidR="0030495F" w:rsidRPr="00B91917">
        <w:rPr>
          <w:color w:val="000000" w:themeColor="text1"/>
          <w:lang w:val="en-US"/>
        </w:rPr>
        <w:t>)</w:t>
      </w:r>
      <w:r w:rsidRPr="00B91917">
        <w:rPr>
          <w:color w:val="000000" w:themeColor="text1"/>
          <w:lang w:val="en-US"/>
        </w:rPr>
        <w:t xml:space="preserve">, </w:t>
      </w:r>
      <w:ins w:id="167" w:author="Martin Collins" w:date="2021-11-30T21:22:00Z">
        <w:r w:rsidR="00B81577">
          <w:rPr>
            <w:color w:val="000000" w:themeColor="text1"/>
            <w:lang w:val="en-US"/>
          </w:rPr>
          <w:t>and</w:t>
        </w:r>
        <w:proofErr w:type="gramEnd"/>
        <w:r w:rsidR="00B81577">
          <w:rPr>
            <w:color w:val="000000" w:themeColor="text1"/>
            <w:lang w:val="en-US"/>
          </w:rPr>
          <w:t xml:space="preserve"> </w:t>
        </w:r>
      </w:ins>
      <w:r w:rsidRPr="00B91917">
        <w:rPr>
          <w:color w:val="000000" w:themeColor="text1"/>
          <w:lang w:val="en-US"/>
        </w:rPr>
        <w:t xml:space="preserve">determining when and where to apply force or other actions to fulfill that intent. It </w:t>
      </w:r>
      <w:proofErr w:type="gramStart"/>
      <w:r w:rsidRPr="00B91917">
        <w:rPr>
          <w:color w:val="000000" w:themeColor="text1"/>
          <w:lang w:val="en-US"/>
        </w:rPr>
        <w:t>matches available capabilities and forces with targets</w:t>
      </w:r>
      <w:proofErr w:type="gramEnd"/>
      <w:r w:rsidRPr="00B91917">
        <w:rPr>
          <w:color w:val="000000" w:themeColor="text1"/>
          <w:lang w:val="en-US"/>
        </w:rPr>
        <w:t xml:space="preserve">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w:t>
      </w:r>
      <w:proofErr w:type="gramStart"/>
      <w:r w:rsidR="0030495F" w:rsidRPr="00B91917">
        <w:rPr>
          <w:color w:val="000000" w:themeColor="text1"/>
          <w:lang w:val="en-US"/>
        </w:rPr>
        <w:t>is built</w:t>
      </w:r>
      <w:proofErr w:type="gramEnd"/>
      <w:r w:rsidR="0030495F" w:rsidRPr="00B91917">
        <w:rPr>
          <w:color w:val="000000" w:themeColor="text1"/>
          <w:lang w:val="en-US"/>
        </w:rPr>
        <w:t xml:space="preserve">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14:paraId="224CCAA3" w14:textId="77777777" w:rsidR="00D916D6" w:rsidRPr="00F07B35" w:rsidRDefault="00D916D6" w:rsidP="00F566C8">
      <w:pPr>
        <w:autoSpaceDE w:val="0"/>
        <w:autoSpaceDN w:val="0"/>
        <w:adjustRightInd w:val="0"/>
        <w:spacing w:after="0" w:line="240" w:lineRule="auto"/>
        <w:rPr>
          <w:color w:val="000000" w:themeColor="text1"/>
          <w:lang w:val="en-US"/>
        </w:rPr>
      </w:pPr>
    </w:p>
    <w:p w14:paraId="77068F20" w14:textId="77777777"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w:t>
      </w:r>
      <w:proofErr w:type="gramStart"/>
      <w:r w:rsidRPr="00B91917">
        <w:rPr>
          <w:color w:val="000000" w:themeColor="text1"/>
          <w:lang w:val="en-US"/>
        </w:rPr>
        <w:t>is driven</w:t>
      </w:r>
      <w:proofErr w:type="gramEnd"/>
      <w:r w:rsidRPr="00B91917">
        <w:rPr>
          <w:color w:val="000000" w:themeColor="text1"/>
          <w:lang w:val="en-US"/>
        </w:rPr>
        <w:t xml:space="preserve">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w:t>
      </w:r>
      <w:proofErr w:type="gramStart"/>
      <w:r w:rsidR="0030495F" w:rsidRPr="00B91917">
        <w:rPr>
          <w:color w:val="000000" w:themeColor="text1"/>
          <w:lang w:val="en-US"/>
        </w:rPr>
        <w:t>signups</w:t>
      </w:r>
      <w:proofErr w:type="gramEnd"/>
      <w:r w:rsidR="0030495F" w:rsidRPr="00B91917">
        <w:rPr>
          <w:color w:val="000000" w:themeColor="text1"/>
          <w:lang w:val="en-US"/>
        </w:rPr>
        <w:t xml:space="preserve">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14:paraId="51ADBC81" w14:textId="77777777" w:rsidR="00D916D6" w:rsidRPr="00B91917" w:rsidRDefault="00D916D6" w:rsidP="00F566C8">
      <w:pPr>
        <w:autoSpaceDE w:val="0"/>
        <w:autoSpaceDN w:val="0"/>
        <w:adjustRightInd w:val="0"/>
        <w:spacing w:after="0" w:line="240" w:lineRule="auto"/>
        <w:rPr>
          <w:color w:val="000000" w:themeColor="text1"/>
          <w:lang w:val="en-US"/>
        </w:rPr>
      </w:pPr>
    </w:p>
    <w:p w14:paraId="112580B3" w14:textId="77777777"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 xml:space="preserve">The ATO (usually 24 hours in </w:t>
      </w:r>
      <w:proofErr w:type="gramStart"/>
      <w:r w:rsidRPr="00FF4C03">
        <w:rPr>
          <w:color w:val="000000" w:themeColor="text1"/>
          <w:lang w:val="en-US"/>
        </w:rPr>
        <w:t>duration</w:t>
      </w:r>
      <w:r w:rsidR="008A02C3" w:rsidRPr="00FF4C03">
        <w:rPr>
          <w:color w:val="000000" w:themeColor="text1"/>
          <w:lang w:val="en-US"/>
        </w:rPr>
        <w:t>, and</w:t>
      </w:r>
      <w:proofErr w:type="gramEnd"/>
      <w:r w:rsidR="008A02C3" w:rsidRPr="00FF4C03">
        <w:rPr>
          <w:color w:val="000000" w:themeColor="text1"/>
          <w:lang w:val="en-US"/>
        </w:rPr>
        <w:t xml:space="preserve">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14:paraId="66C712B7" w14:textId="77777777" w:rsidR="00D916D6" w:rsidRPr="00B91917" w:rsidRDefault="00D916D6" w:rsidP="00F566C8">
      <w:pPr>
        <w:autoSpaceDE w:val="0"/>
        <w:autoSpaceDN w:val="0"/>
        <w:adjustRightInd w:val="0"/>
        <w:spacing w:after="0" w:line="240" w:lineRule="auto"/>
        <w:rPr>
          <w:color w:val="000000" w:themeColor="text1"/>
          <w:lang w:val="en-US"/>
        </w:rPr>
      </w:pPr>
    </w:p>
    <w:p w14:paraId="7E25DF74" w14:textId="77777777"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xml:space="preserve">. Detailed planning </w:t>
      </w:r>
      <w:proofErr w:type="gramStart"/>
      <w:r w:rsidRPr="00B91917">
        <w:rPr>
          <w:color w:val="000000" w:themeColor="text1"/>
          <w:lang w:val="en-US"/>
        </w:rPr>
        <w:t>generally begins</w:t>
      </w:r>
      <w:proofErr w:type="gramEnd"/>
      <w:r w:rsidRPr="00B91917">
        <w:rPr>
          <w:color w:val="000000" w:themeColor="text1"/>
          <w:lang w:val="en-US"/>
        </w:rPr>
        <w:t xml:space="preserve">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14:paraId="0DFA5157" w14:textId="77777777"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r w:rsidR="00FF4FEA">
        <w:rPr>
          <w:color w:val="000000" w:themeColor="text1"/>
          <w:lang w:val="en-US"/>
        </w:rPr>
        <w:t xml:space="preserve">. This process just </w:t>
      </w:r>
      <w:proofErr w:type="gramStart"/>
      <w:r w:rsidR="00FF4FEA">
        <w:rPr>
          <w:color w:val="000000" w:themeColor="text1"/>
          <w:lang w:val="en-US"/>
        </w:rPr>
        <w:t>keep</w:t>
      </w:r>
      <w:proofErr w:type="gramEnd"/>
      <w:r w:rsidR="00FF4FEA">
        <w:rPr>
          <w:color w:val="000000" w:themeColor="text1"/>
          <w:lang w:val="en-US"/>
        </w:rPr>
        <w:t xml:space="preserve"> going until the end of the campaign. </w:t>
      </w:r>
    </w:p>
    <w:p w14:paraId="570F352B" w14:textId="77777777" w:rsidR="00096801" w:rsidRDefault="00096801" w:rsidP="00B35DE3">
      <w:pPr>
        <w:autoSpaceDE w:val="0"/>
        <w:autoSpaceDN w:val="0"/>
        <w:adjustRightInd w:val="0"/>
        <w:spacing w:after="0" w:line="240" w:lineRule="auto"/>
        <w:rPr>
          <w:color w:val="000000" w:themeColor="text1"/>
          <w:lang w:val="en-US"/>
        </w:rPr>
      </w:pPr>
    </w:p>
    <w:p w14:paraId="7D77A628" w14:textId="77777777" w:rsidR="00096801" w:rsidRDefault="00096801" w:rsidP="00B35DE3">
      <w:pPr>
        <w:autoSpaceDE w:val="0"/>
        <w:autoSpaceDN w:val="0"/>
        <w:adjustRightInd w:val="0"/>
        <w:spacing w:after="0" w:line="240" w:lineRule="auto"/>
        <w:rPr>
          <w:color w:val="000000" w:themeColor="text1"/>
          <w:lang w:val="en-US"/>
        </w:rPr>
      </w:pPr>
    </w:p>
    <w:p w14:paraId="722E502D" w14:textId="77777777" w:rsidR="00D33EE3" w:rsidRDefault="00D33EE3" w:rsidP="00B35DE3">
      <w:pPr>
        <w:autoSpaceDE w:val="0"/>
        <w:autoSpaceDN w:val="0"/>
        <w:adjustRightInd w:val="0"/>
        <w:spacing w:after="0" w:line="240" w:lineRule="auto"/>
        <w:rPr>
          <w:color w:val="000000" w:themeColor="text1"/>
          <w:lang w:val="en-US"/>
        </w:rPr>
      </w:pPr>
    </w:p>
    <w:p w14:paraId="75C6D417" w14:textId="77777777" w:rsidR="00D33EE3" w:rsidRDefault="00431111" w:rsidP="00B35DE3">
      <w:pPr>
        <w:autoSpaceDE w:val="0"/>
        <w:autoSpaceDN w:val="0"/>
        <w:adjustRightInd w:val="0"/>
        <w:spacing w:after="0" w:line="240" w:lineRule="auto"/>
        <w:rPr>
          <w:color w:val="000000" w:themeColor="text1"/>
          <w:lang w:val="en-US"/>
        </w:rPr>
      </w:pPr>
      <w:r>
        <w:rPr>
          <w:noProof/>
          <w:color w:val="000000" w:themeColor="text1"/>
        </w:rPr>
        <w:pict w14:anchorId="3EA8990D">
          <v:rect id="_x0000_s1026" style="position:absolute;margin-left:170.65pt;margin-top:2.15pt;width:41.35pt;height:127.35pt;z-index:251658240" filled="f" strokecolor="#0b0bff [2404]" strokeweight="3.25pt"/>
        </w:pict>
      </w:r>
      <w:r w:rsidR="00D33EE3">
        <w:rPr>
          <w:noProof/>
          <w:color w:val="000000" w:themeColor="text1"/>
        </w:rPr>
        <w:drawing>
          <wp:inline distT="0" distB="0" distL="0" distR="0" wp14:anchorId="6504598B" wp14:editId="72EC10D2">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67C37F66" w14:textId="77777777" w:rsidR="00A63D87" w:rsidRDefault="00A63D87" w:rsidP="00B35DE3">
      <w:pPr>
        <w:autoSpaceDE w:val="0"/>
        <w:autoSpaceDN w:val="0"/>
        <w:adjustRightInd w:val="0"/>
        <w:spacing w:after="0" w:line="240" w:lineRule="auto"/>
        <w:rPr>
          <w:color w:val="000000" w:themeColor="text1"/>
          <w:lang w:val="en-US"/>
        </w:rPr>
      </w:pPr>
    </w:p>
    <w:p w14:paraId="51FB4E6F" w14:textId="77777777" w:rsidR="00D067F5" w:rsidRPr="00FC3D10" w:rsidRDefault="00D067F5" w:rsidP="00D067F5">
      <w:pPr>
        <w:autoSpaceDE w:val="0"/>
        <w:autoSpaceDN w:val="0"/>
        <w:adjustRightInd w:val="0"/>
        <w:spacing w:after="0" w:line="240" w:lineRule="auto"/>
        <w:rPr>
          <w:lang w:val="en-US"/>
        </w:rPr>
      </w:pPr>
    </w:p>
    <w:p w14:paraId="30FCE51F" w14:textId="77777777" w:rsidR="00D067F5" w:rsidRDefault="00D067F5" w:rsidP="00D067F5">
      <w:pPr>
        <w:autoSpaceDE w:val="0"/>
        <w:autoSpaceDN w:val="0"/>
        <w:adjustRightInd w:val="0"/>
        <w:spacing w:after="0" w:line="240" w:lineRule="auto"/>
        <w:rPr>
          <w:lang w:val="en-US"/>
        </w:rPr>
      </w:pPr>
      <w:r w:rsidRPr="00FC3D10">
        <w:rPr>
          <w:lang w:val="en-US"/>
        </w:rPr>
        <w:lastRenderedPageBreak/>
        <w:t xml:space="preserve">The air tasking cycle </w:t>
      </w:r>
      <w:r w:rsidR="00FF4C03">
        <w:rPr>
          <w:lang w:val="en-US"/>
        </w:rPr>
        <w:t xml:space="preserve">stages </w:t>
      </w:r>
      <w:proofErr w:type="gramStart"/>
      <w:r w:rsidR="00CC3E3D" w:rsidRPr="00FC3D10">
        <w:rPr>
          <w:lang w:val="en-US"/>
        </w:rPr>
        <w:t>are described</w:t>
      </w:r>
      <w:proofErr w:type="gramEnd"/>
      <w:r w:rsidR="00CC3E3D" w:rsidRPr="00FC3D10">
        <w:rPr>
          <w:lang w:val="en-US"/>
        </w:rPr>
        <w:t xml:space="preserve"> in detail below</w:t>
      </w:r>
      <w:r w:rsidRPr="00FC3D10">
        <w:rPr>
          <w:lang w:val="en-US"/>
        </w:rPr>
        <w:t>:</w:t>
      </w:r>
    </w:p>
    <w:p w14:paraId="70EEA635" w14:textId="77777777" w:rsidR="00700823" w:rsidRDefault="00700823" w:rsidP="00D067F5">
      <w:pPr>
        <w:autoSpaceDE w:val="0"/>
        <w:autoSpaceDN w:val="0"/>
        <w:adjustRightInd w:val="0"/>
        <w:spacing w:after="0" w:line="240" w:lineRule="auto"/>
        <w:rPr>
          <w:lang w:val="en-US"/>
        </w:rPr>
      </w:pPr>
    </w:p>
    <w:p w14:paraId="0E6B3831" w14:textId="77777777" w:rsidR="00700823" w:rsidRPr="00FC3D10" w:rsidRDefault="00700823" w:rsidP="00D067F5">
      <w:pPr>
        <w:autoSpaceDE w:val="0"/>
        <w:autoSpaceDN w:val="0"/>
        <w:adjustRightInd w:val="0"/>
        <w:spacing w:after="0" w:line="240" w:lineRule="auto"/>
        <w:rPr>
          <w:lang w:val="en-US"/>
        </w:rPr>
      </w:pPr>
    </w:p>
    <w:p w14:paraId="425769DF" w14:textId="77777777" w:rsidR="00D067F5" w:rsidRPr="00D067F5" w:rsidRDefault="00C4578F" w:rsidP="00CC3E3D">
      <w:pPr>
        <w:pStyle w:val="Heading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14:paraId="2E856116" w14:textId="04A66CF9"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2C1AE2" w:rsidRPr="00FC3D10">
        <w:rPr>
          <w:lang w:val="en-US"/>
        </w:rPr>
        <w:t>effects</w:t>
      </w:r>
      <w:ins w:id="168" w:author="Martin Collins" w:date="2021-11-30T21:24:00Z">
        <w:r w:rsidR="007E7C97">
          <w:rPr>
            <w:lang w:val="en-US"/>
          </w:rPr>
          <w:t>,</w:t>
        </w:r>
      </w:ins>
      <w:r w:rsidR="002C1AE2" w:rsidRPr="00FC3D10">
        <w:rPr>
          <w:lang w:val="en-US"/>
        </w:rPr>
        <w:t xml:space="preserve">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14:paraId="4DEA50FF" w14:textId="333D7308"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 xml:space="preserve">missions flown on the ATO for the day the ATO is </w:t>
      </w:r>
      <w:del w:id="169" w:author="Martin Collins" w:date="2021-11-30T21:25:00Z">
        <w:r w:rsidR="00E53B2E" w:rsidDel="007E7C97">
          <w:rPr>
            <w:lang w:val="en-US"/>
          </w:rPr>
          <w:delText>planned</w:delText>
        </w:r>
      </w:del>
      <w:ins w:id="170" w:author="Martin Collins" w:date="2021-11-30T21:25:00Z">
        <w:r w:rsidR="007E7C97">
          <w:rPr>
            <w:lang w:val="en-US"/>
          </w:rPr>
          <w:t>scheduled</w:t>
        </w:r>
      </w:ins>
      <w:r w:rsidR="00E53B2E">
        <w:rPr>
          <w:lang w:val="en-US"/>
        </w:rPr>
        <w:t>.</w:t>
      </w:r>
    </w:p>
    <w:p w14:paraId="313235D5" w14:textId="77777777" w:rsidR="00D067F5" w:rsidRDefault="00D067F5" w:rsidP="00E53B2E">
      <w:pPr>
        <w:pStyle w:val="NoSpacing"/>
        <w:rPr>
          <w:lang w:val="en-US"/>
        </w:rPr>
      </w:pPr>
    </w:p>
    <w:p w14:paraId="6E47F522" w14:textId="77777777" w:rsidR="00E53B2E" w:rsidRDefault="00E53B2E" w:rsidP="00E53B2E">
      <w:pPr>
        <w:pStyle w:val="NoSpacing"/>
        <w:rPr>
          <w:lang w:val="en-US"/>
        </w:rPr>
      </w:pPr>
    </w:p>
    <w:p w14:paraId="59940180" w14:textId="05A2F015" w:rsidR="00D067F5" w:rsidRDefault="00D067F5" w:rsidP="00A27970">
      <w:pPr>
        <w:pStyle w:val="Heading3"/>
        <w:rPr>
          <w:lang w:val="en-US"/>
        </w:rPr>
      </w:pPr>
      <w:r>
        <w:rPr>
          <w:lang w:val="en-US"/>
        </w:rPr>
        <w:t>Stage 2: Targeting</w:t>
      </w:r>
      <w:r w:rsidR="0024113D">
        <w:rPr>
          <w:lang w:val="en-US"/>
        </w:rPr>
        <w:t>,</w:t>
      </w:r>
      <w:r w:rsidR="00BD7F40">
        <w:rPr>
          <w:lang w:val="en-US"/>
        </w:rPr>
        <w:t xml:space="preserve"> </w:t>
      </w:r>
      <w:proofErr w:type="spellStart"/>
      <w:r w:rsidR="00BD7F40">
        <w:rPr>
          <w:lang w:val="en-US"/>
        </w:rPr>
        <w:t>weaponeering</w:t>
      </w:r>
      <w:proofErr w:type="spellEnd"/>
      <w:r w:rsidR="00BD7F40">
        <w:rPr>
          <w:lang w:val="en-US"/>
        </w:rPr>
        <w:t xml:space="preserve">, </w:t>
      </w:r>
      <w:r w:rsidR="00593C8D">
        <w:rPr>
          <w:lang w:val="en-US"/>
        </w:rPr>
        <w:t>MAAP</w:t>
      </w:r>
      <w:ins w:id="171" w:author="Martin Collins" w:date="2021-11-30T21:25:00Z">
        <w:r w:rsidR="007E7C97">
          <w:rPr>
            <w:lang w:val="en-US"/>
          </w:rPr>
          <w:t xml:space="preserve">, </w:t>
        </w:r>
      </w:ins>
      <w:r w:rsidR="00593C8D">
        <w:rPr>
          <w:lang w:val="en-US"/>
        </w:rPr>
        <w:t>and</w:t>
      </w:r>
      <w:r w:rsidR="00AC6F01">
        <w:rPr>
          <w:lang w:val="en-US"/>
        </w:rPr>
        <w:t xml:space="preserve"> AOD</w:t>
      </w:r>
    </w:p>
    <w:p w14:paraId="1E0A77EC" w14:textId="77777777"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w:t>
      </w:r>
      <w:proofErr w:type="gramStart"/>
      <w:r w:rsidR="00BD7F40" w:rsidRPr="00FC3D10">
        <w:rPr>
          <w:lang w:val="en-US"/>
        </w:rPr>
        <w:t>3</w:t>
      </w:r>
      <w:proofErr w:type="gramEnd"/>
      <w:r w:rsidR="00BD7F40" w:rsidRPr="00FC3D10">
        <w:rPr>
          <w:lang w:val="en-US"/>
        </w:rPr>
        <w:t xml:space="preserve"> steps:</w:t>
      </w:r>
    </w:p>
    <w:p w14:paraId="12A76C35" w14:textId="77777777" w:rsidR="00BD7F40" w:rsidRPr="00BD7F40" w:rsidRDefault="00BD7F40" w:rsidP="00FC3D10">
      <w:pPr>
        <w:pStyle w:val="Heading4"/>
        <w:rPr>
          <w:lang w:val="en-US"/>
        </w:rPr>
      </w:pPr>
      <w:r w:rsidRPr="00BD7F40">
        <w:rPr>
          <w:lang w:val="en-US"/>
        </w:rPr>
        <w:t>Step 1: Air request review</w:t>
      </w:r>
    </w:p>
    <w:p w14:paraId="3BEEEE11" w14:textId="77777777"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14:paraId="582FE096" w14:textId="7780CDF3"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be used either to try to locate a TST if one </w:t>
      </w:r>
      <w:del w:id="172" w:author="Martin Collins" w:date="2021-11-30T21:26:00Z">
        <w:r w:rsidR="008E770C" w:rsidDel="007E7C97">
          <w:rPr>
            <w:lang w:val="en-US"/>
          </w:rPr>
          <w:delText xml:space="preserve">have </w:delText>
        </w:r>
      </w:del>
      <w:ins w:id="173" w:author="Martin Collins" w:date="2021-11-30T21:26:00Z">
        <w:r w:rsidR="007E7C97">
          <w:rPr>
            <w:lang w:val="en-US"/>
          </w:rPr>
          <w:t>has</w:t>
        </w:r>
        <w:r w:rsidR="007E7C97">
          <w:rPr>
            <w:lang w:val="en-US"/>
          </w:rPr>
          <w:t xml:space="preserve"> </w:t>
        </w:r>
      </w:ins>
      <w:r w:rsidR="008E770C">
        <w:rPr>
          <w:lang w:val="en-US"/>
        </w:rPr>
        <w:t xml:space="preserve">indications that it is out </w:t>
      </w:r>
      <w:proofErr w:type="gramStart"/>
      <w:r w:rsidR="008E770C">
        <w:rPr>
          <w:lang w:val="en-US"/>
        </w:rPr>
        <w:t>there, or</w:t>
      </w:r>
      <w:proofErr w:type="gramEnd"/>
      <w:r w:rsidR="008E770C">
        <w:rPr>
          <w:lang w:val="en-US"/>
        </w:rPr>
        <w:t xml:space="preserve"> try to locate enemy radars for further targeting with SEAD/DEAD in later missions.</w:t>
      </w:r>
    </w:p>
    <w:p w14:paraId="3FC7AF3D" w14:textId="77777777"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6A9A7B58" w14:textId="77777777"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437AC40C" w14:textId="77777777" w:rsidR="00C4578F" w:rsidRDefault="00C4578F" w:rsidP="00FC3D10">
      <w:pPr>
        <w:pStyle w:val="Heading4"/>
        <w:rPr>
          <w:lang w:val="en-US"/>
        </w:rPr>
      </w:pPr>
      <w:r>
        <w:rPr>
          <w:lang w:val="en-US"/>
        </w:rPr>
        <w:t>Step</w:t>
      </w:r>
      <w:r w:rsidR="00BD7F40">
        <w:rPr>
          <w:lang w:val="en-US"/>
        </w:rPr>
        <w:t xml:space="preserve"> 2</w:t>
      </w:r>
      <w:r>
        <w:rPr>
          <w:lang w:val="en-US"/>
        </w:rPr>
        <w:t>:</w:t>
      </w:r>
      <w:r w:rsidR="00BD7F40">
        <w:rPr>
          <w:lang w:val="en-US"/>
        </w:rPr>
        <w:t xml:space="preserve"> Targeting and </w:t>
      </w:r>
      <w:proofErr w:type="spellStart"/>
      <w:r w:rsidR="00BD7F40">
        <w:rPr>
          <w:lang w:val="en-US"/>
        </w:rPr>
        <w:t>weaponeering</w:t>
      </w:r>
      <w:proofErr w:type="spellEnd"/>
    </w:p>
    <w:p w14:paraId="57BFDB79" w14:textId="77777777" w:rsidR="00E9373C" w:rsidRDefault="00E9373C" w:rsidP="00D067F5">
      <w:pPr>
        <w:autoSpaceDE w:val="0"/>
        <w:autoSpaceDN w:val="0"/>
        <w:adjustRightInd w:val="0"/>
        <w:spacing w:after="0" w:line="240" w:lineRule="auto"/>
        <w:rPr>
          <w:lang w:val="en-US"/>
        </w:rPr>
      </w:pPr>
    </w:p>
    <w:p w14:paraId="765385FF" w14:textId="77777777"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link"/>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w:t>
      </w:r>
      <w:proofErr w:type="gramStart"/>
      <w:r w:rsidRPr="00FC3D10">
        <w:rPr>
          <w:lang w:val="en-US"/>
        </w:rPr>
        <w:t>is normally constructed</w:t>
      </w:r>
      <w:proofErr w:type="gramEnd"/>
      <w:r w:rsidRPr="00FC3D10">
        <w:rPr>
          <w:lang w:val="en-US"/>
        </w:rPr>
        <w:t xml:space="preserve"> by JFC/VID with support from JFACC and VIS. The primary responsibility of maintaining the Joint Target List during execution of a campaign rests normally with VIS (if VIS is participating in the campaign), but it may also </w:t>
      </w:r>
      <w:proofErr w:type="gramStart"/>
      <w:r w:rsidRPr="00FC3D10">
        <w:rPr>
          <w:lang w:val="en-US"/>
        </w:rPr>
        <w:t>be maintained</w:t>
      </w:r>
      <w:proofErr w:type="gramEnd"/>
      <w:r w:rsidRPr="00FC3D10">
        <w:rPr>
          <w:lang w:val="en-US"/>
        </w:rPr>
        <w:t xml:space="preserve">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14:paraId="7D488E0E" w14:textId="77777777" w:rsidR="005E4D1B" w:rsidRDefault="005E4D1B" w:rsidP="00D067F5">
      <w:pPr>
        <w:autoSpaceDE w:val="0"/>
        <w:autoSpaceDN w:val="0"/>
        <w:adjustRightInd w:val="0"/>
        <w:spacing w:after="0" w:line="240" w:lineRule="auto"/>
        <w:rPr>
          <w:lang w:val="en-US"/>
        </w:rPr>
      </w:pPr>
    </w:p>
    <w:p w14:paraId="637EAA31" w14:textId="77777777" w:rsidR="005E4D1B" w:rsidRDefault="005E4D1B" w:rsidP="00D067F5">
      <w:pPr>
        <w:autoSpaceDE w:val="0"/>
        <w:autoSpaceDN w:val="0"/>
        <w:adjustRightInd w:val="0"/>
        <w:spacing w:after="0" w:line="240" w:lineRule="auto"/>
        <w:rPr>
          <w:lang w:val="en-US"/>
        </w:rPr>
      </w:pPr>
    </w:p>
    <w:p w14:paraId="0D54046D" w14:textId="77777777" w:rsidR="005E4D1B" w:rsidRDefault="00BE622D" w:rsidP="00D067F5">
      <w:pPr>
        <w:autoSpaceDE w:val="0"/>
        <w:autoSpaceDN w:val="0"/>
        <w:adjustRightInd w:val="0"/>
        <w:spacing w:after="0" w:line="240" w:lineRule="auto"/>
        <w:rPr>
          <w:lang w:val="en-US"/>
        </w:rPr>
      </w:pPr>
      <w:r>
        <w:rPr>
          <w:lang w:val="en-US"/>
        </w:rPr>
        <w:t xml:space="preserve">Targets </w:t>
      </w:r>
      <w:proofErr w:type="gramStart"/>
      <w:r>
        <w:rPr>
          <w:lang w:val="en-US"/>
        </w:rPr>
        <w:t>are selected</w:t>
      </w:r>
      <w:proofErr w:type="gramEnd"/>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w:t>
      </w:r>
      <w:proofErr w:type="gramStart"/>
      <w:r w:rsidR="00564E47">
        <w:rPr>
          <w:lang w:val="en-US"/>
        </w:rPr>
        <w:t>are processed</w:t>
      </w:r>
      <w:proofErr w:type="gramEnd"/>
      <w:r w:rsidR="00564E47">
        <w:rPr>
          <w:lang w:val="en-US"/>
        </w:rPr>
        <w:t xml:space="preserve">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w:t>
      </w:r>
      <w:proofErr w:type="gramStart"/>
      <w:r w:rsidR="00C4578F" w:rsidRPr="00C4578F">
        <w:rPr>
          <w:lang w:val="en-US"/>
        </w:rPr>
        <w:t>are selected</w:t>
      </w:r>
      <w:proofErr w:type="gramEnd"/>
      <w:r w:rsidR="00C4578F" w:rsidRPr="00C4578F">
        <w:rPr>
          <w:lang w:val="en-US"/>
        </w:rPr>
        <w:t xml:space="preserve">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w:t>
      </w:r>
      <w:proofErr w:type="gramStart"/>
      <w:r w:rsidR="00C4578F" w:rsidRPr="00C4578F">
        <w:rPr>
          <w:lang w:val="en-US"/>
        </w:rPr>
        <w:t>end product</w:t>
      </w:r>
      <w:proofErr w:type="gramEnd"/>
      <w:r w:rsidR="00C4578F" w:rsidRPr="00C4578F">
        <w:rPr>
          <w:lang w:val="en-US"/>
        </w:rPr>
        <w:t xml:space="preserve">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w:t>
      </w:r>
      <w:r w:rsidR="00E9373C">
        <w:rPr>
          <w:lang w:val="en-US"/>
        </w:rPr>
        <w:lastRenderedPageBreak/>
        <w:t>JFC.</w:t>
      </w:r>
      <w:r w:rsidR="009A2C55">
        <w:rPr>
          <w:lang w:val="en-US"/>
        </w:rPr>
        <w:t xml:space="preserve"> </w:t>
      </w:r>
      <w:r w:rsidR="005E4D1B">
        <w:rPr>
          <w:lang w:val="en-US"/>
        </w:rPr>
        <w:t>The JPTL is a selection of targets that is valid for the specific ATO</w:t>
      </w:r>
      <w:r w:rsidR="009A2C55">
        <w:rPr>
          <w:lang w:val="en-US"/>
        </w:rPr>
        <w:t xml:space="preserve"> and is to </w:t>
      </w:r>
      <w:proofErr w:type="gramStart"/>
      <w:r w:rsidR="009A2C55">
        <w:rPr>
          <w:lang w:val="en-US"/>
        </w:rPr>
        <w:t>be attacked</w:t>
      </w:r>
      <w:proofErr w:type="gramEnd"/>
      <w:r w:rsidR="009A2C55">
        <w:rPr>
          <w:lang w:val="en-US"/>
        </w:rPr>
        <w:t xml:space="preserve"> during the ATO in planning</w:t>
      </w:r>
      <w:r w:rsidR="005E4D1B">
        <w:rPr>
          <w:lang w:val="en-US"/>
        </w:rPr>
        <w:t>.</w:t>
      </w:r>
    </w:p>
    <w:p w14:paraId="6B3A8F47" w14:textId="77777777" w:rsidR="000B710C" w:rsidRDefault="000B710C" w:rsidP="00D067F5">
      <w:pPr>
        <w:autoSpaceDE w:val="0"/>
        <w:autoSpaceDN w:val="0"/>
        <w:adjustRightInd w:val="0"/>
        <w:spacing w:after="0" w:line="240" w:lineRule="auto"/>
        <w:rPr>
          <w:lang w:val="en-US"/>
        </w:rPr>
      </w:pPr>
    </w:p>
    <w:p w14:paraId="40979426" w14:textId="77777777" w:rsidR="000B710C" w:rsidRDefault="000B710C" w:rsidP="00D067F5">
      <w:pPr>
        <w:autoSpaceDE w:val="0"/>
        <w:autoSpaceDN w:val="0"/>
        <w:adjustRightInd w:val="0"/>
        <w:spacing w:after="0" w:line="240" w:lineRule="auto"/>
        <w:rPr>
          <w:lang w:val="en-US"/>
        </w:rPr>
      </w:pPr>
      <w:r w:rsidRPr="00FC3D10">
        <w:rPr>
          <w:lang w:val="en-US"/>
        </w:rPr>
        <w:t xml:space="preserve">During the </w:t>
      </w:r>
      <w:proofErr w:type="spellStart"/>
      <w:proofErr w:type="gramStart"/>
      <w:r w:rsidRPr="00FC3D10">
        <w:rPr>
          <w:lang w:val="en-US"/>
        </w:rPr>
        <w:t>weaponeering</w:t>
      </w:r>
      <w:proofErr w:type="spellEnd"/>
      <w:r w:rsidRPr="00FC3D10">
        <w:rPr>
          <w:lang w:val="en-US"/>
        </w:rPr>
        <w:t xml:space="preserve">  phase</w:t>
      </w:r>
      <w:proofErr w:type="gramEnd"/>
      <w:r w:rsidRPr="00FC3D10">
        <w:rPr>
          <w:lang w:val="en-US"/>
        </w:rPr>
        <w:t xml:space="preserv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weaponeered</w:t>
      </w:r>
      <w:proofErr w:type="spellEnd"/>
      <w:r w:rsidRPr="00FC3D10">
        <w:rPr>
          <w:lang w:val="en-US"/>
        </w:rPr>
        <w:t xml:space="preserve"> based on information in target folders, which detail recommended aimpoints, and weapons, </w:t>
      </w:r>
      <w:proofErr w:type="spellStart"/>
      <w:r w:rsidRPr="00FC3D10">
        <w:rPr>
          <w:lang w:val="en-US"/>
        </w:rPr>
        <w:t>fuzing</w:t>
      </w:r>
      <w:proofErr w:type="spellEnd"/>
      <w:r w:rsidRPr="00FC3D10">
        <w:rPr>
          <w:lang w:val="en-US"/>
        </w:rPr>
        <w:t>, target identification and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w:t>
      </w:r>
      <w:proofErr w:type="gramStart"/>
      <w:r w:rsidRPr="00FC3D10">
        <w:rPr>
          <w:lang w:val="en-US"/>
        </w:rPr>
        <w:t>amount</w:t>
      </w:r>
      <w:proofErr w:type="gramEnd"/>
      <w:r w:rsidRPr="00FC3D10">
        <w:rPr>
          <w:lang w:val="en-US"/>
        </w:rPr>
        <w:t xml:space="preserve"> of aircraft and ordnance required per target.</w:t>
      </w:r>
    </w:p>
    <w:p w14:paraId="121B4B4D" w14:textId="77777777" w:rsidR="00265F5D" w:rsidRDefault="00265F5D" w:rsidP="00D067F5">
      <w:pPr>
        <w:autoSpaceDE w:val="0"/>
        <w:autoSpaceDN w:val="0"/>
        <w:adjustRightInd w:val="0"/>
        <w:spacing w:after="0" w:line="240" w:lineRule="auto"/>
        <w:rPr>
          <w:lang w:val="en-US"/>
        </w:rPr>
      </w:pPr>
    </w:p>
    <w:p w14:paraId="3C24861D" w14:textId="77777777" w:rsidR="00265F5D" w:rsidRDefault="00265F5D" w:rsidP="00D067F5">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link"/>
            <w:lang w:val="en-US"/>
          </w:rPr>
          <w:t xml:space="preserve">annex </w:t>
        </w:r>
        <w:proofErr w:type="gramStart"/>
        <w:r w:rsidRPr="00265F5D">
          <w:rPr>
            <w:rStyle w:val="Hyperlink"/>
            <w:lang w:val="en-US"/>
          </w:rPr>
          <w:t>5</w:t>
        </w:r>
        <w:proofErr w:type="gramEnd"/>
      </w:hyperlink>
      <w:r>
        <w:rPr>
          <w:lang w:val="en-US"/>
        </w:rPr>
        <w:t xml:space="preserve"> about </w:t>
      </w:r>
      <w:proofErr w:type="spellStart"/>
      <w:r>
        <w:rPr>
          <w:lang w:val="en-US"/>
        </w:rPr>
        <w:t>weaponeering</w:t>
      </w:r>
      <w:proofErr w:type="spellEnd"/>
      <w:r>
        <w:rPr>
          <w:lang w:val="en-US"/>
        </w:rPr>
        <w:t xml:space="preserve"> for understanding of what weapons that is recommended to use against certain targets</w:t>
      </w:r>
    </w:p>
    <w:p w14:paraId="6039E8C4" w14:textId="77777777" w:rsidR="00265F5D" w:rsidRDefault="00265F5D" w:rsidP="00D067F5">
      <w:pPr>
        <w:autoSpaceDE w:val="0"/>
        <w:autoSpaceDN w:val="0"/>
        <w:adjustRightInd w:val="0"/>
        <w:spacing w:after="0" w:line="240" w:lineRule="auto"/>
        <w:rPr>
          <w:lang w:val="en-US"/>
        </w:rPr>
      </w:pPr>
    </w:p>
    <w:p w14:paraId="28A38610" w14:textId="77777777" w:rsidR="00301B9B" w:rsidRDefault="00301B9B" w:rsidP="00C4578F">
      <w:pPr>
        <w:spacing w:after="0" w:line="240" w:lineRule="auto"/>
        <w:rPr>
          <w:rFonts w:ascii="Times New Roman" w:eastAsia="Times New Roman" w:hAnsi="Times New Roman" w:cs="Times New Roman"/>
          <w:sz w:val="24"/>
          <w:szCs w:val="24"/>
          <w:lang w:val="en-US"/>
        </w:rPr>
      </w:pPr>
    </w:p>
    <w:p w14:paraId="245AEC01" w14:textId="77777777" w:rsidR="00C4578F" w:rsidRPr="00F913E7" w:rsidRDefault="00C4578F" w:rsidP="00F913E7">
      <w:pPr>
        <w:pStyle w:val="Heading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14:paraId="4F1CB42F" w14:textId="77777777"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14:paraId="1B395667" w14:textId="77777777" w:rsidR="001C707F" w:rsidRPr="00FC3D10" w:rsidRDefault="001C707F" w:rsidP="00FC3D10">
      <w:pPr>
        <w:autoSpaceDE w:val="0"/>
        <w:autoSpaceDN w:val="0"/>
        <w:adjustRightInd w:val="0"/>
        <w:spacing w:after="0" w:line="240" w:lineRule="auto"/>
        <w:rPr>
          <w:lang w:val="en-US"/>
        </w:rPr>
      </w:pPr>
    </w:p>
    <w:p w14:paraId="01B47368" w14:textId="77777777" w:rsidR="001C707F" w:rsidRPr="00FC3D10" w:rsidRDefault="001C707F" w:rsidP="00FC3D10">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w:t>
      </w:r>
      <w:proofErr w:type="gramStart"/>
      <w:r w:rsidRPr="00FC3D10">
        <w:rPr>
          <w:lang w:val="en-US"/>
        </w:rPr>
        <w:t>is not distributed</w:t>
      </w:r>
      <w:proofErr w:type="gramEnd"/>
      <w:r w:rsidRPr="00FC3D10">
        <w:rPr>
          <w:lang w:val="en-US"/>
        </w:rPr>
        <w:t xml:space="preserve">, so it is </w:t>
      </w:r>
      <w:r w:rsidR="00572942" w:rsidRPr="00FC3D10">
        <w:rPr>
          <w:lang w:val="en-US"/>
        </w:rPr>
        <w:t>not a formalized product that needs</w:t>
      </w:r>
      <w:r w:rsidRPr="00FC3D10">
        <w:rPr>
          <w:lang w:val="en-US"/>
        </w:rPr>
        <w:t xml:space="preserve"> to have a specific format. </w:t>
      </w:r>
      <w:proofErr w:type="gramStart"/>
      <w:r w:rsidRPr="00FC3D10">
        <w:rPr>
          <w:lang w:val="en-US"/>
        </w:rPr>
        <w:t>Some</w:t>
      </w:r>
      <w:proofErr w:type="gramEnd"/>
      <w:r w:rsidRPr="00FC3D10">
        <w:rPr>
          <w:lang w:val="en-US"/>
        </w:rPr>
        <w:t xml:space="preserve"> examples of MAAPs:</w:t>
      </w:r>
    </w:p>
    <w:p w14:paraId="02BC02EC" w14:textId="77777777" w:rsidR="001C707F" w:rsidRDefault="001C707F" w:rsidP="00C4578F">
      <w:pPr>
        <w:spacing w:before="100" w:beforeAutospacing="1" w:after="100" w:afterAutospacing="1" w:line="240" w:lineRule="auto"/>
        <w:rPr>
          <w:rFonts w:ascii="Times New Roman" w:eastAsia="Times New Roman" w:hAnsi="Times New Roman" w:cs="Times New Roman"/>
          <w:sz w:val="24"/>
          <w:szCs w:val="24"/>
          <w:lang w:val="en-US"/>
        </w:rPr>
      </w:pPr>
    </w:p>
    <w:p w14:paraId="01C8DCAD"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654E34A2" wp14:editId="04461DDF">
            <wp:extent cx="3334148" cy="2759102"/>
            <wp:effectExtent l="1905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333740" cy="2758765"/>
                    </a:xfrm>
                    <a:prstGeom prst="rect">
                      <a:avLst/>
                    </a:prstGeom>
                    <a:noFill/>
                    <a:ln w="9525">
                      <a:noFill/>
                      <a:miter lim="800000"/>
                      <a:headEnd/>
                      <a:tailEnd/>
                    </a:ln>
                  </pic:spPr>
                </pic:pic>
              </a:graphicData>
            </a:graphic>
          </wp:inline>
        </w:drawing>
      </w:r>
    </w:p>
    <w:p w14:paraId="11C68128" w14:textId="77777777" w:rsidR="001C707F" w:rsidRPr="00FC3D10" w:rsidRDefault="0017729C" w:rsidP="00FC3D10">
      <w:pPr>
        <w:pStyle w:val="Caption"/>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4</w:t>
      </w:r>
      <w:r>
        <w:rPr>
          <w:rFonts w:ascii="Times New Roman" w:eastAsia="Times New Roman" w:hAnsi="Times New Roman" w:cs="Times New Roman"/>
          <w:sz w:val="24"/>
          <w:szCs w:val="24"/>
          <w:lang w:val="en-US"/>
        </w:rPr>
        <w:fldChar w:fldCharType="end"/>
      </w:r>
      <w:r w:rsidR="00FC3D10" w:rsidRPr="00AA0C7D">
        <w:t>https://books.google.no/books?id=Ap_En_k7r9AC&amp;pg=SL3-PA3&amp;lpg=SL3-PA3&amp;dq=jp+3-30+2003&amp;source=bl&amp;ots=Ost_OmnaVb&amp;sig=ACfU3U0bd2Wf9O9gMTNRP0v-hQ6DC3ioKQ&amp;hl=en&amp;sa=X&amp;ved=2ahUKEwjWjYeB14n0AhXJlosKHUpXDHEQ6AF6BAgCEAM#v=onepage&amp;q=jp%203-30%202003&amp;f=false</w:t>
      </w:r>
    </w:p>
    <w:p w14:paraId="0755A31C" w14:textId="77777777"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14:paraId="7B5F0FB3" w14:textId="77777777"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14:paraId="08EA4C52"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10F4A086" wp14:editId="13BEE41D">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14:paraId="1F7EA4A8" w14:textId="77777777" w:rsidR="00FC3D10" w:rsidRDefault="0017729C" w:rsidP="00FC3D10">
      <w:pPr>
        <w:pStyle w:val="Caption"/>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5</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t xml:space="preserve"> </w:t>
      </w:r>
      <w:hyperlink r:id="rId18" w:history="1">
        <w:r w:rsidR="00FF2AEE" w:rsidRPr="00DB3F9F">
          <w:rPr>
            <w:rStyle w:val="Hyperlink"/>
          </w:rPr>
          <w:t>https://www.globalsecurity.org/military/library/policy/usaf/afdd/2-1/afdd2-1-draft.pdf</w:t>
        </w:r>
      </w:hyperlink>
    </w:p>
    <w:p w14:paraId="587F83B7" w14:textId="77777777" w:rsidR="00FF2AEE" w:rsidRDefault="00FF2AEE" w:rsidP="00FF2AEE"/>
    <w:p w14:paraId="2EECF6A6" w14:textId="77777777" w:rsidR="00FF2AEE" w:rsidRDefault="00FF2AEE" w:rsidP="00FF2AEE">
      <w:pPr>
        <w:rPr>
          <w:lang w:val="en-US"/>
        </w:rPr>
      </w:pPr>
      <w:r w:rsidRPr="00FF2AEE">
        <w:rPr>
          <w:lang w:val="en-US"/>
        </w:rPr>
        <w:t>A spreadsheet w</w:t>
      </w:r>
      <w:r>
        <w:rPr>
          <w:lang w:val="en-US"/>
        </w:rPr>
        <w:t xml:space="preserve">ith a synchronization matrix as shown in the example below can also </w:t>
      </w:r>
      <w:proofErr w:type="gramStart"/>
      <w:r>
        <w:rPr>
          <w:lang w:val="en-US"/>
        </w:rPr>
        <w:t>be used</w:t>
      </w:r>
      <w:proofErr w:type="gramEnd"/>
      <w:r>
        <w:rPr>
          <w:lang w:val="en-US"/>
        </w:rPr>
        <w:t xml:space="preserve"> for the MAAP. </w:t>
      </w:r>
    </w:p>
    <w:p w14:paraId="53BEF8BF" w14:textId="77777777" w:rsidR="00FF2AEE" w:rsidRPr="00FF2AEE" w:rsidRDefault="00FF2AEE" w:rsidP="00FF2AEE">
      <w:pPr>
        <w:rPr>
          <w:lang w:val="en-US"/>
        </w:rPr>
      </w:pPr>
      <w:r w:rsidRPr="00FF2AEE">
        <w:rPr>
          <w:noProof/>
        </w:rPr>
        <w:drawing>
          <wp:inline distT="0" distB="0" distL="0" distR="0" wp14:anchorId="1D41DF30" wp14:editId="031C0630">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9"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14:paraId="6059AB4D" w14:textId="314DC70C"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del w:id="174" w:author="Martin Collins" w:date="2021-12-01T10:49:00Z">
        <w:r w:rsidR="0029302B" w:rsidRPr="00FC3D10" w:rsidDel="005B5710">
          <w:rPr>
            <w:lang w:val="en-US"/>
          </w:rPr>
          <w:delText>is</w:delText>
        </w:r>
        <w:r w:rsidRPr="00FC3D10" w:rsidDel="005B5710">
          <w:rPr>
            <w:lang w:val="en-US"/>
          </w:rPr>
          <w:delText xml:space="preserve"> </w:delText>
        </w:r>
      </w:del>
      <w:ins w:id="175" w:author="Martin Collins" w:date="2021-12-01T10:49:00Z">
        <w:r w:rsidR="005B5710">
          <w:rPr>
            <w:lang w:val="en-US"/>
          </w:rPr>
          <w:t>are</w:t>
        </w:r>
        <w:r w:rsidR="005B5710" w:rsidRPr="00FC3D10">
          <w:rPr>
            <w:lang w:val="en-US"/>
          </w:rPr>
          <w:t xml:space="preserve"> </w:t>
        </w:r>
      </w:ins>
      <w:del w:id="176" w:author="Martin Collins" w:date="2021-12-01T10:49:00Z">
        <w:r w:rsidRPr="00FC3D10" w:rsidDel="005B5710">
          <w:rPr>
            <w:lang w:val="en-US"/>
          </w:rPr>
          <w:delText xml:space="preserve">less </w:delText>
        </w:r>
      </w:del>
      <w:ins w:id="177" w:author="Martin Collins" w:date="2021-12-01T10:49:00Z">
        <w:r w:rsidR="005B5710">
          <w:rPr>
            <w:lang w:val="en-US"/>
          </w:rPr>
          <w:t>fewer</w:t>
        </w:r>
        <w:r w:rsidR="005B5710" w:rsidRPr="00FC3D10">
          <w:rPr>
            <w:lang w:val="en-US"/>
          </w:rPr>
          <w:t xml:space="preserve"> </w:t>
        </w:r>
      </w:ins>
      <w:r w:rsidRPr="00FC3D10">
        <w:rPr>
          <w:lang w:val="en-US"/>
        </w:rPr>
        <w:t xml:space="preserve">or more pilots signed up for an event, this will need to </w:t>
      </w:r>
      <w:proofErr w:type="gramStart"/>
      <w:r w:rsidRPr="00FC3D10">
        <w:rPr>
          <w:lang w:val="en-US"/>
        </w:rPr>
        <w:t>be ironed</w:t>
      </w:r>
      <w:proofErr w:type="gramEnd"/>
      <w:r w:rsidRPr="00FC3D10">
        <w:rPr>
          <w:lang w:val="en-US"/>
        </w:rPr>
        <w:t xml:space="preserve"> out in stage 3 detailed ATO </w:t>
      </w:r>
      <w:r w:rsidR="0072364A">
        <w:rPr>
          <w:lang w:val="en-US"/>
        </w:rPr>
        <w:t>development</w:t>
      </w:r>
      <w:r w:rsidRPr="00FC3D10">
        <w:rPr>
          <w:lang w:val="en-US"/>
        </w:rPr>
        <w:t>.</w:t>
      </w:r>
    </w:p>
    <w:p w14:paraId="6B0D82BC" w14:textId="77777777" w:rsidR="00700823" w:rsidRDefault="00700823" w:rsidP="00D067F5">
      <w:pPr>
        <w:autoSpaceDE w:val="0"/>
        <w:autoSpaceDN w:val="0"/>
        <w:adjustRightInd w:val="0"/>
        <w:spacing w:after="0" w:line="240" w:lineRule="auto"/>
        <w:rPr>
          <w:lang w:val="en-US"/>
        </w:rPr>
      </w:pPr>
    </w:p>
    <w:p w14:paraId="005D575E" w14:textId="77777777" w:rsidR="00700823" w:rsidRDefault="00700823" w:rsidP="00D067F5">
      <w:pPr>
        <w:autoSpaceDE w:val="0"/>
        <w:autoSpaceDN w:val="0"/>
        <w:adjustRightInd w:val="0"/>
        <w:spacing w:after="0" w:line="240" w:lineRule="auto"/>
        <w:rPr>
          <w:lang w:val="en-US"/>
        </w:rPr>
      </w:pPr>
      <w:r>
        <w:rPr>
          <w:lang w:val="en-US"/>
        </w:rPr>
        <w:t xml:space="preserve">With stage 1 and 2 completed in the Air Tasking Cycle completed, JFACC will </w:t>
      </w:r>
      <w:r w:rsidR="00AC6F01">
        <w:rPr>
          <w:lang w:val="en-US"/>
        </w:rPr>
        <w:t>finish and</w:t>
      </w:r>
      <w:r>
        <w:rPr>
          <w:lang w:val="en-US"/>
        </w:rPr>
        <w:t xml:space="preserve"> publish the AOD which is the guidance for the ATO period (1 or more events).</w:t>
      </w:r>
    </w:p>
    <w:p w14:paraId="17ED6860" w14:textId="77777777" w:rsidR="00381EE4" w:rsidRPr="00FC3D10" w:rsidRDefault="00381EE4" w:rsidP="00D067F5">
      <w:pPr>
        <w:autoSpaceDE w:val="0"/>
        <w:autoSpaceDN w:val="0"/>
        <w:adjustRightInd w:val="0"/>
        <w:spacing w:after="0" w:line="240" w:lineRule="auto"/>
        <w:rPr>
          <w:lang w:val="en-US"/>
        </w:rPr>
      </w:pPr>
      <w:r>
        <w:rPr>
          <w:lang w:val="en-US"/>
        </w:rPr>
        <w:t xml:space="preserve">The AOD is </w:t>
      </w:r>
      <w:r w:rsidR="00BC4951">
        <w:rPr>
          <w:lang w:val="en-US"/>
        </w:rPr>
        <w:t>an</w:t>
      </w:r>
      <w:r>
        <w:rPr>
          <w:lang w:val="en-US"/>
        </w:rPr>
        <w:t xml:space="preserve"> important document, see Stage 4 Execution.</w:t>
      </w:r>
    </w:p>
    <w:p w14:paraId="09C9D956"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1FA36B67"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5B5C0C10" w14:textId="77777777" w:rsidR="00D067F5" w:rsidRDefault="00D067F5" w:rsidP="00BC4951">
      <w:pPr>
        <w:pStyle w:val="Heading3"/>
        <w:rPr>
          <w:lang w:val="en-US"/>
        </w:rPr>
      </w:pPr>
      <w:r w:rsidRPr="00BC4951">
        <w:rPr>
          <w:lang w:val="en-US"/>
        </w:rPr>
        <w:t>Stage 3:</w:t>
      </w:r>
      <w:r w:rsidR="00BC4951">
        <w:rPr>
          <w:lang w:val="en-US"/>
        </w:rPr>
        <w:t xml:space="preserve"> ATO production</w:t>
      </w:r>
    </w:p>
    <w:p w14:paraId="7547B653" w14:textId="77777777"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proofErr w:type="gramStart"/>
      <w:r w:rsidR="00B1670A">
        <w:rPr>
          <w:lang w:val="en-US"/>
        </w:rPr>
        <w:t>are</w:t>
      </w:r>
      <w:r>
        <w:rPr>
          <w:lang w:val="en-US"/>
        </w:rPr>
        <w:t xml:space="preserve"> conducted</w:t>
      </w:r>
      <w:proofErr w:type="gramEnd"/>
      <w:r>
        <w:rPr>
          <w:lang w:val="en-US"/>
        </w:rPr>
        <w:t xml:space="preserve"> within the same ATO, stage 3 is the only stage that will be repeated for the new event on the same ATO day. </w:t>
      </w:r>
    </w:p>
    <w:p w14:paraId="5B2A794C" w14:textId="77777777" w:rsidR="00BC4951" w:rsidRPr="00AC6F01" w:rsidRDefault="00BC4951" w:rsidP="00D067F5">
      <w:pPr>
        <w:autoSpaceDE w:val="0"/>
        <w:autoSpaceDN w:val="0"/>
        <w:adjustRightInd w:val="0"/>
        <w:spacing w:after="0" w:line="240" w:lineRule="auto"/>
        <w:rPr>
          <w:lang w:val="en-US"/>
        </w:rPr>
      </w:pPr>
    </w:p>
    <w:p w14:paraId="077C4F3A" w14:textId="77777777" w:rsidR="00AC6F01" w:rsidRDefault="00AC6F01" w:rsidP="00D067F5">
      <w:pPr>
        <w:autoSpaceDE w:val="0"/>
        <w:autoSpaceDN w:val="0"/>
        <w:adjustRightInd w:val="0"/>
        <w:spacing w:after="0" w:line="240" w:lineRule="auto"/>
        <w:rPr>
          <w:lang w:val="en-US"/>
        </w:rPr>
      </w:pPr>
      <w:r w:rsidRPr="00AC6F01">
        <w:rPr>
          <w:lang w:val="en-US"/>
        </w:rPr>
        <w:lastRenderedPageBreak/>
        <w:t xml:space="preserve">After MAAP </w:t>
      </w:r>
      <w:proofErr w:type="gramStart"/>
      <w:r w:rsidRPr="00AC6F01">
        <w:rPr>
          <w:lang w:val="en-US"/>
        </w:rPr>
        <w:t>is finished</w:t>
      </w:r>
      <w:proofErr w:type="gramEnd"/>
      <w:r w:rsidRPr="00AC6F01">
        <w:rPr>
          <w:lang w:val="en-US"/>
        </w:rPr>
        <w:t xml:space="preserve"> and the AOD is published, JFACC will go into detailed ATO planning for the event.</w:t>
      </w:r>
      <w:r w:rsidR="00381EE4">
        <w:rPr>
          <w:lang w:val="en-US"/>
        </w:rPr>
        <w:t xml:space="preserve"> Stage 3 </w:t>
      </w:r>
      <w:proofErr w:type="gramStart"/>
      <w:r w:rsidR="00381EE4">
        <w:rPr>
          <w:lang w:val="en-US"/>
        </w:rPr>
        <w:t>is finalized</w:t>
      </w:r>
      <w:proofErr w:type="gramEnd"/>
      <w:r w:rsidR="00381EE4">
        <w:rPr>
          <w:lang w:val="en-US"/>
        </w:rPr>
        <w:t xml:space="preserve"> once the deadline for the signup for </w:t>
      </w:r>
      <w:r w:rsidR="0029302B">
        <w:rPr>
          <w:lang w:val="en-US"/>
        </w:rPr>
        <w:t>an</w:t>
      </w:r>
      <w:r w:rsidR="00381EE4">
        <w:rPr>
          <w:lang w:val="en-US"/>
        </w:rPr>
        <w:t xml:space="preserve"> event has passed. For a Sunday combat </w:t>
      </w:r>
      <w:proofErr w:type="gramStart"/>
      <w:r w:rsidR="00381EE4">
        <w:rPr>
          <w:lang w:val="en-US"/>
        </w:rPr>
        <w:t>mission</w:t>
      </w:r>
      <w:proofErr w:type="gramEnd"/>
      <w:r w:rsidR="00381EE4">
        <w:rPr>
          <w:lang w:val="en-US"/>
        </w:rPr>
        <w:t xml:space="preserve"> the deadline for signups is normally either Thursday or Friday. Work for stage 3 can </w:t>
      </w:r>
      <w:proofErr w:type="gramStart"/>
      <w:r w:rsidR="00381EE4">
        <w:rPr>
          <w:lang w:val="en-US"/>
        </w:rPr>
        <w:t>be started</w:t>
      </w:r>
      <w:proofErr w:type="gramEnd"/>
      <w:r w:rsidR="00381EE4">
        <w:rPr>
          <w:lang w:val="en-US"/>
        </w:rPr>
        <w:t xml:space="preserve"> on completion of stage 2, but the actual numbers are not known 100% until after the deadline for signups so the finalization of the ATO is conducted at that time.</w:t>
      </w:r>
    </w:p>
    <w:p w14:paraId="46F805CA" w14:textId="77777777" w:rsidR="00DC56BE" w:rsidRDefault="00DC56BE" w:rsidP="00D067F5">
      <w:pPr>
        <w:autoSpaceDE w:val="0"/>
        <w:autoSpaceDN w:val="0"/>
        <w:adjustRightInd w:val="0"/>
        <w:spacing w:after="0" w:line="240" w:lineRule="auto"/>
        <w:rPr>
          <w:lang w:val="en-US"/>
        </w:rPr>
      </w:pPr>
    </w:p>
    <w:p w14:paraId="3402E62F" w14:textId="77777777"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14:paraId="6E455DB5" w14:textId="77777777" w:rsidR="00DC56BE" w:rsidRDefault="00DC56BE" w:rsidP="00D067F5">
      <w:pPr>
        <w:autoSpaceDE w:val="0"/>
        <w:autoSpaceDN w:val="0"/>
        <w:adjustRightInd w:val="0"/>
        <w:spacing w:after="0" w:line="240" w:lineRule="auto"/>
        <w:rPr>
          <w:lang w:val="en-US"/>
        </w:rPr>
      </w:pPr>
    </w:p>
    <w:p w14:paraId="7628D147" w14:textId="77777777"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w:t>
      </w:r>
      <w:proofErr w:type="gramStart"/>
      <w:r w:rsidRPr="00A27970">
        <w:rPr>
          <w:lang w:val="en-US"/>
        </w:rPr>
        <w:t>be provided</w:t>
      </w:r>
      <w:proofErr w:type="gramEnd"/>
      <w:r w:rsidRPr="00A27970">
        <w:rPr>
          <w:lang w:val="en-US"/>
        </w:rPr>
        <w:t xml:space="preserve"> in sufficient detail to allow</w:t>
      </w:r>
      <w:r>
        <w:rPr>
          <w:lang w:val="en-US"/>
        </w:rPr>
        <w:t xml:space="preserve"> pilots to plan their mission, and AWACS controllers to execute the ATO.</w:t>
      </w:r>
    </w:p>
    <w:p w14:paraId="16F1799F" w14:textId="77777777" w:rsidR="00DC56BE" w:rsidRDefault="00DC56BE" w:rsidP="00D067F5">
      <w:pPr>
        <w:autoSpaceDE w:val="0"/>
        <w:autoSpaceDN w:val="0"/>
        <w:adjustRightInd w:val="0"/>
        <w:spacing w:after="0" w:line="240" w:lineRule="auto"/>
        <w:rPr>
          <w:lang w:val="en-US"/>
        </w:rPr>
      </w:pPr>
    </w:p>
    <w:p w14:paraId="48D380BC" w14:textId="77777777"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rea Air Defense Instructions</w:t>
      </w:r>
      <w:r w:rsidR="008B2440">
        <w:rPr>
          <w:lang w:val="en-US"/>
        </w:rPr>
        <w:t xml:space="preserve"> (as given in SPINS)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 xml:space="preserve">uctions </w:t>
      </w:r>
      <w:proofErr w:type="gramStart"/>
      <w:r w:rsidR="00BC4951">
        <w:rPr>
          <w:lang w:val="en-US"/>
        </w:rPr>
        <w:t>are contained</w:t>
      </w:r>
      <w:proofErr w:type="gramEnd"/>
      <w:r w:rsidR="00BC4951">
        <w:rPr>
          <w:lang w:val="en-US"/>
        </w:rPr>
        <w:t xml:space="preserve"> in SPINS and in</w:t>
      </w:r>
      <w:r w:rsidRPr="00A27970">
        <w:rPr>
          <w:lang w:val="en-US"/>
        </w:rPr>
        <w:t xml:space="preserve"> the ACO</w:t>
      </w:r>
      <w:r w:rsidR="00BC4951">
        <w:rPr>
          <w:lang w:val="en-US"/>
        </w:rPr>
        <w:t xml:space="preserve">. SPINS and ACO </w:t>
      </w:r>
      <w:proofErr w:type="gramStart"/>
      <w:r w:rsidRPr="00A27970">
        <w:rPr>
          <w:lang w:val="en-US"/>
        </w:rPr>
        <w:t>is updated</w:t>
      </w:r>
      <w:proofErr w:type="gramEnd"/>
      <w:r w:rsidRPr="00A27970">
        <w:rPr>
          <w:lang w:val="en-US"/>
        </w:rPr>
        <w:t xml:space="preserve"> as frequently as required</w:t>
      </w:r>
      <w:r w:rsidR="00BC4951">
        <w:rPr>
          <w:lang w:val="en-US"/>
        </w:rPr>
        <w:t xml:space="preserve"> (not necessarily per event or per ATO)</w:t>
      </w:r>
      <w:r w:rsidRPr="00A27970">
        <w:rPr>
          <w:lang w:val="en-US"/>
        </w:rPr>
        <w:t>.</w:t>
      </w:r>
    </w:p>
    <w:p w14:paraId="74FE7A12" w14:textId="77777777" w:rsidR="00767D5A" w:rsidRDefault="00767D5A" w:rsidP="00D067F5">
      <w:pPr>
        <w:autoSpaceDE w:val="0"/>
        <w:autoSpaceDN w:val="0"/>
        <w:adjustRightInd w:val="0"/>
        <w:spacing w:after="0" w:line="240" w:lineRule="auto"/>
        <w:rPr>
          <w:lang w:val="en-US"/>
        </w:rPr>
      </w:pPr>
    </w:p>
    <w:p w14:paraId="619DF335" w14:textId="77777777" w:rsidR="00767D5A" w:rsidRDefault="00767D5A" w:rsidP="00767D5A">
      <w:pPr>
        <w:pStyle w:val="Heading4"/>
        <w:numPr>
          <w:ilvl w:val="0"/>
          <w:numId w:val="0"/>
        </w:numPr>
        <w:ind w:left="864"/>
        <w:rPr>
          <w:lang w:val="en-US"/>
        </w:rPr>
      </w:pPr>
    </w:p>
    <w:p w14:paraId="03881D09" w14:textId="77777777" w:rsidR="00767D5A" w:rsidRDefault="00767D5A" w:rsidP="00767D5A">
      <w:pPr>
        <w:pStyle w:val="Heading4"/>
        <w:rPr>
          <w:lang w:val="en-US"/>
        </w:rPr>
      </w:pPr>
      <w:r>
        <w:rPr>
          <w:lang w:val="en-US"/>
        </w:rPr>
        <w:t>Airspace Control Order</w:t>
      </w:r>
    </w:p>
    <w:p w14:paraId="17CEA183" w14:textId="77777777" w:rsidR="00767D5A" w:rsidRPr="00767D5A" w:rsidRDefault="00767D5A" w:rsidP="00D067F5">
      <w:pPr>
        <w:autoSpaceDE w:val="0"/>
        <w:autoSpaceDN w:val="0"/>
        <w:adjustRightInd w:val="0"/>
        <w:spacing w:after="0" w:line="240" w:lineRule="auto"/>
        <w:rPr>
          <w:lang w:val="en-US"/>
        </w:rPr>
      </w:pPr>
      <w:r w:rsidRPr="00BA5CE4">
        <w:rPr>
          <w:lang w:val="en-US"/>
        </w:rPr>
        <w:t xml:space="preserve">Implementation of the general guidance of the ACP </w:t>
      </w:r>
      <w:proofErr w:type="gramStart"/>
      <w:r w:rsidRPr="00BA5CE4">
        <w:rPr>
          <w:lang w:val="en-US"/>
        </w:rPr>
        <w:t>is accomplished</w:t>
      </w:r>
      <w:proofErr w:type="gramEnd"/>
      <w:r w:rsidRPr="00BA5CE4">
        <w:rPr>
          <w:lang w:val="en-US"/>
        </w:rPr>
        <w:t xml:space="preserve"> through ACOs that provide specific airspace control procedures app</w:t>
      </w:r>
      <w:r w:rsidR="005C03DE">
        <w:rPr>
          <w:lang w:val="en-US"/>
        </w:rPr>
        <w:t xml:space="preserve">licable for defined periods of </w:t>
      </w:r>
      <w:r w:rsidRPr="00BA5CE4">
        <w:rPr>
          <w:lang w:val="en-US"/>
        </w:rPr>
        <w:t xml:space="preserve">time. ACOs </w:t>
      </w:r>
      <w:proofErr w:type="gramStart"/>
      <w:r w:rsidRPr="00BA5CE4">
        <w:rPr>
          <w:lang w:val="en-US"/>
        </w:rPr>
        <w:t>are designed</w:t>
      </w:r>
      <w:proofErr w:type="gramEnd"/>
      <w:r w:rsidRPr="00BA5CE4">
        <w:rPr>
          <w:lang w:val="en-US"/>
        </w:rPr>
        <w:t xml:space="preserve"> to deconflict and identify all airspace users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w:t>
      </w:r>
      <w:proofErr w:type="gramStart"/>
      <w:r w:rsidRPr="00BA5CE4">
        <w:rPr>
          <w:lang w:val="en-US"/>
        </w:rPr>
        <w:t>is published</w:t>
      </w:r>
      <w:proofErr w:type="gramEnd"/>
      <w:r w:rsidRPr="00BA5CE4">
        <w:rPr>
          <w:lang w:val="en-US"/>
        </w:rPr>
        <w:t xml:space="preserve">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w:t>
      </w:r>
      <w:proofErr w:type="gramStart"/>
      <w:r w:rsidRPr="00BA5CE4">
        <w:rPr>
          <w:lang w:val="en-US"/>
        </w:rPr>
        <w:t>be used</w:t>
      </w:r>
      <w:proofErr w:type="gramEnd"/>
      <w:r w:rsidRPr="00BA5CE4">
        <w:rPr>
          <w:lang w:val="en-US"/>
        </w:rPr>
        <w:t xml:space="preserve">. The ACO may include coordination measures, such as air routes, base defense zones, drop zones, pickup zones, restricted areas, </w:t>
      </w:r>
      <w:proofErr w:type="gramStart"/>
      <w:r w:rsidRPr="00BA5CE4">
        <w:rPr>
          <w:lang w:val="en-US"/>
        </w:rPr>
        <w:t>etc.</w:t>
      </w:r>
      <w:proofErr w:type="gramEnd"/>
      <w:r w:rsidRPr="00BA5CE4">
        <w:rPr>
          <w:lang w:val="en-US"/>
        </w:rPr>
        <w:t xml:space="preserve">, and FSCMs, such as the FSCL, no-fire areas, and restrictive fire areas. A change to the ACO should </w:t>
      </w:r>
      <w:proofErr w:type="gramStart"/>
      <w:r w:rsidRPr="00BA5CE4">
        <w:rPr>
          <w:lang w:val="en-US"/>
        </w:rPr>
        <w:t>be distributed</w:t>
      </w:r>
      <w:proofErr w:type="gramEnd"/>
      <w:r w:rsidRPr="00BA5CE4">
        <w:rPr>
          <w:lang w:val="en-US"/>
        </w:rPr>
        <w:t xml:space="preserve"> whenever a new coordination measure and associated procedures are established, deleted, or modified. </w:t>
      </w:r>
    </w:p>
    <w:p w14:paraId="6D16DDC1" w14:textId="77777777" w:rsidR="008C5FCE" w:rsidRDefault="008C5FCE" w:rsidP="00D067F5">
      <w:pPr>
        <w:autoSpaceDE w:val="0"/>
        <w:autoSpaceDN w:val="0"/>
        <w:adjustRightInd w:val="0"/>
        <w:spacing w:after="0" w:line="240" w:lineRule="auto"/>
        <w:rPr>
          <w:lang w:val="en-US"/>
        </w:rPr>
      </w:pPr>
    </w:p>
    <w:p w14:paraId="214613AD" w14:textId="77777777" w:rsidR="008C5FCE" w:rsidRDefault="008C5FCE" w:rsidP="00D067F5">
      <w:pPr>
        <w:autoSpaceDE w:val="0"/>
        <w:autoSpaceDN w:val="0"/>
        <w:adjustRightInd w:val="0"/>
        <w:spacing w:after="0" w:line="240" w:lineRule="auto"/>
        <w:rPr>
          <w:lang w:val="en-US"/>
        </w:rPr>
      </w:pPr>
    </w:p>
    <w:p w14:paraId="186D9051" w14:textId="77777777" w:rsidR="008C5FCE" w:rsidRDefault="008C5FCE" w:rsidP="008C5FCE">
      <w:pPr>
        <w:pStyle w:val="Heading4"/>
        <w:rPr>
          <w:lang w:val="en-US"/>
        </w:rPr>
      </w:pPr>
      <w:r>
        <w:rPr>
          <w:lang w:val="en-US"/>
        </w:rPr>
        <w:t>Best practice</w:t>
      </w:r>
      <w:r w:rsidR="001E4573">
        <w:rPr>
          <w:lang w:val="en-US"/>
        </w:rPr>
        <w:t xml:space="preserve"> tasking</w:t>
      </w:r>
    </w:p>
    <w:p w14:paraId="3E463D4E" w14:textId="600DFBAE" w:rsidR="005C03DE" w:rsidRDefault="005C03DE" w:rsidP="00431111">
      <w:pPr>
        <w:pStyle w:val="ListParagraph"/>
        <w:numPr>
          <w:ilvl w:val="0"/>
          <w:numId w:val="20"/>
        </w:numPr>
        <w:autoSpaceDE w:val="0"/>
        <w:autoSpaceDN w:val="0"/>
        <w:adjustRightInd w:val="0"/>
        <w:spacing w:after="0" w:line="240" w:lineRule="auto"/>
        <w:rPr>
          <w:lang w:val="en-US"/>
        </w:rPr>
      </w:pPr>
      <w:r>
        <w:rPr>
          <w:lang w:val="en-US"/>
        </w:rPr>
        <w:t>One of the ten</w:t>
      </w:r>
      <w:ins w:id="178" w:author="Martin Collins" w:date="2021-12-01T11:52:00Z">
        <w:r w:rsidR="00503B6D">
          <w:rPr>
            <w:lang w:val="en-US"/>
          </w:rPr>
          <w:t>e</w:t>
        </w:r>
      </w:ins>
      <w:r>
        <w:rPr>
          <w:lang w:val="en-US"/>
        </w:rPr>
        <w:t xml:space="preserve">ts of airpower is centralized planning and decentralized execution. For JFACC this mean that JFACC need to centralize the planning, making sure routes, airspace, tactical frequencies </w:t>
      </w:r>
      <w:proofErr w:type="gramStart"/>
      <w:r>
        <w:rPr>
          <w:lang w:val="en-US"/>
        </w:rPr>
        <w:t>are coordinated</w:t>
      </w:r>
      <w:proofErr w:type="gramEnd"/>
      <w:r>
        <w:rPr>
          <w:lang w:val="en-US"/>
        </w:rPr>
        <w:t xml:space="preserve"> and communicated in the ATO.</w:t>
      </w:r>
    </w:p>
    <w:p w14:paraId="27AAB6EC" w14:textId="77777777" w:rsidR="00B1371A" w:rsidRDefault="00B1371A" w:rsidP="00431111">
      <w:pPr>
        <w:pStyle w:val="ListParagraph"/>
        <w:numPr>
          <w:ilvl w:val="0"/>
          <w:numId w:val="20"/>
        </w:numPr>
        <w:autoSpaceDE w:val="0"/>
        <w:autoSpaceDN w:val="0"/>
        <w:adjustRightInd w:val="0"/>
        <w:spacing w:after="0" w:line="240" w:lineRule="auto"/>
        <w:rPr>
          <w:lang w:val="en-US"/>
        </w:rPr>
      </w:pPr>
      <w:r>
        <w:rPr>
          <w:lang w:val="en-US"/>
        </w:rPr>
        <w:t>Conceptually JFACC can decide to task flights in two ways:</w:t>
      </w:r>
    </w:p>
    <w:p w14:paraId="5B38508D" w14:textId="77777777" w:rsidR="00B1371A" w:rsidRDefault="00B1371A" w:rsidP="00431111">
      <w:pPr>
        <w:pStyle w:val="ListParagraph"/>
        <w:numPr>
          <w:ilvl w:val="1"/>
          <w:numId w:val="20"/>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14:paraId="1A7722BE" w14:textId="77777777" w:rsidR="00B1371A" w:rsidRDefault="00B1371A" w:rsidP="00431111">
      <w:pPr>
        <w:pStyle w:val="ListParagraph"/>
        <w:numPr>
          <w:ilvl w:val="1"/>
          <w:numId w:val="20"/>
        </w:numPr>
        <w:autoSpaceDE w:val="0"/>
        <w:autoSpaceDN w:val="0"/>
        <w:adjustRightInd w:val="0"/>
        <w:spacing w:after="0" w:line="240" w:lineRule="auto"/>
        <w:rPr>
          <w:lang w:val="en-US"/>
        </w:rPr>
      </w:pPr>
      <w:r>
        <w:rPr>
          <w:lang w:val="en-US"/>
        </w:rPr>
        <w:t>As a large force under one commander, in command of everyone airborne.</w:t>
      </w:r>
    </w:p>
    <w:p w14:paraId="677C8D9E" w14:textId="77777777" w:rsidR="00B1371A" w:rsidRPr="00B1371A" w:rsidRDefault="00B1371A" w:rsidP="00431111">
      <w:pPr>
        <w:pStyle w:val="ListParagraph"/>
        <w:numPr>
          <w:ilvl w:val="1"/>
          <w:numId w:val="20"/>
        </w:numPr>
        <w:autoSpaceDE w:val="0"/>
        <w:autoSpaceDN w:val="0"/>
        <w:adjustRightInd w:val="0"/>
        <w:spacing w:after="0" w:line="240" w:lineRule="auto"/>
        <w:rPr>
          <w:lang w:val="en-US"/>
        </w:rPr>
      </w:pPr>
      <w:r>
        <w:rPr>
          <w:lang w:val="en-US"/>
        </w:rPr>
        <w:lastRenderedPageBreak/>
        <w:t xml:space="preserve">Regardless of how flights are tasked JFACC need to plan tanker tracks, AWACS tracks, routes, deconfliction measures, frequencies </w:t>
      </w:r>
      <w:proofErr w:type="gramStart"/>
      <w:r>
        <w:rPr>
          <w:lang w:val="en-US"/>
        </w:rPr>
        <w:t>in order to</w:t>
      </w:r>
      <w:proofErr w:type="gramEnd"/>
      <w:r>
        <w:rPr>
          <w:lang w:val="en-US"/>
        </w:rPr>
        <w:t xml:space="preserve"> </w:t>
      </w:r>
      <w:r w:rsidRPr="00B1371A">
        <w:rPr>
          <w:lang w:val="en-US"/>
        </w:rPr>
        <w:t xml:space="preserve">achieve </w:t>
      </w:r>
      <w:r w:rsidRPr="00B1371A">
        <w:rPr>
          <w:lang w:val="en-US"/>
        </w:rPr>
        <w:br/>
        <w:t>advantageous synergies, establish effective p</w:t>
      </w:r>
      <w:r>
        <w:rPr>
          <w:lang w:val="en-US"/>
        </w:rPr>
        <w:t xml:space="preserve">riorities, capitalize on unique </w:t>
      </w:r>
      <w:r w:rsidRPr="00B1371A">
        <w:rPr>
          <w:lang w:val="en-US"/>
        </w:rPr>
        <w:t>strategic and operation flexibility</w:t>
      </w:r>
      <w:r>
        <w:rPr>
          <w:lang w:val="en-US"/>
        </w:rPr>
        <w:t xml:space="preserve"> and </w:t>
      </w:r>
      <w:r w:rsidRPr="00B1371A">
        <w:rPr>
          <w:lang w:val="en-US"/>
        </w:rPr>
        <w:t>to ensure unity of purpose, and minimize the potential for competing objectives</w:t>
      </w:r>
      <w:r w:rsidR="000034FF">
        <w:rPr>
          <w:lang w:val="en-US"/>
        </w:rPr>
        <w:t>.</w:t>
      </w:r>
    </w:p>
    <w:p w14:paraId="3051C1E3" w14:textId="31323E71" w:rsidR="001E4573" w:rsidRDefault="001E4573" w:rsidP="00431111">
      <w:pPr>
        <w:pStyle w:val="ListParagraph"/>
        <w:numPr>
          <w:ilvl w:val="0"/>
          <w:numId w:val="20"/>
        </w:numPr>
        <w:autoSpaceDE w:val="0"/>
        <w:autoSpaceDN w:val="0"/>
        <w:adjustRightInd w:val="0"/>
        <w:spacing w:after="0" w:line="240" w:lineRule="auto"/>
        <w:rPr>
          <w:lang w:val="en-US"/>
        </w:rPr>
      </w:pPr>
      <w:r>
        <w:rPr>
          <w:lang w:val="en-US"/>
        </w:rPr>
        <w:t xml:space="preserve">If different tasks </w:t>
      </w:r>
      <w:del w:id="179" w:author="Martin Collins" w:date="2021-12-01T11:52:00Z">
        <w:r w:rsidDel="00503B6D">
          <w:rPr>
            <w:lang w:val="en-US"/>
          </w:rPr>
          <w:delText xml:space="preserve">is </w:delText>
        </w:r>
      </w:del>
      <w:proofErr w:type="gramStart"/>
      <w:ins w:id="180" w:author="Martin Collins" w:date="2021-12-01T11:52:00Z">
        <w:r w:rsidR="00503B6D">
          <w:rPr>
            <w:lang w:val="en-US"/>
          </w:rPr>
          <w:t>are</w:t>
        </w:r>
        <w:r w:rsidR="00503B6D">
          <w:rPr>
            <w:lang w:val="en-US"/>
          </w:rPr>
          <w:t xml:space="preserve"> </w:t>
        </w:r>
      </w:ins>
      <w:r>
        <w:rPr>
          <w:lang w:val="en-US"/>
        </w:rPr>
        <w:t>required</w:t>
      </w:r>
      <w:proofErr w:type="gramEnd"/>
      <w:r>
        <w:rPr>
          <w:lang w:val="en-US"/>
        </w:rPr>
        <w:t xml:space="preserve">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14:paraId="4B87F2FD" w14:textId="77777777" w:rsidR="001E4573" w:rsidRDefault="001E4573" w:rsidP="00431111">
      <w:pPr>
        <w:pStyle w:val="ListParagraph"/>
        <w:numPr>
          <w:ilvl w:val="1"/>
          <w:numId w:val="20"/>
        </w:numPr>
        <w:autoSpaceDE w:val="0"/>
        <w:autoSpaceDN w:val="0"/>
        <w:adjustRightInd w:val="0"/>
        <w:spacing w:after="0" w:line="240" w:lineRule="auto"/>
        <w:rPr>
          <w:lang w:val="en-US"/>
        </w:rPr>
      </w:pPr>
      <w:r>
        <w:rPr>
          <w:lang w:val="en-US"/>
        </w:rPr>
        <w:t xml:space="preserve">For </w:t>
      </w:r>
      <w:proofErr w:type="gramStart"/>
      <w:r>
        <w:rPr>
          <w:lang w:val="en-US"/>
        </w:rPr>
        <w:t>example</w:t>
      </w:r>
      <w:proofErr w:type="gramEnd"/>
      <w:r>
        <w:rPr>
          <w:lang w:val="en-US"/>
        </w:rPr>
        <w:t xml:space="preserve"> if SEAD is needed for completion of a strike tasking.</w:t>
      </w:r>
    </w:p>
    <w:p w14:paraId="39819F5D" w14:textId="77777777" w:rsidR="001E4573" w:rsidRDefault="001E4573" w:rsidP="00431111">
      <w:pPr>
        <w:pStyle w:val="ListParagraph"/>
        <w:numPr>
          <w:ilvl w:val="0"/>
          <w:numId w:val="20"/>
        </w:numPr>
        <w:autoSpaceDE w:val="0"/>
        <w:autoSpaceDN w:val="0"/>
        <w:adjustRightInd w:val="0"/>
        <w:spacing w:after="0" w:line="240" w:lineRule="auto"/>
        <w:rPr>
          <w:lang w:val="en-US"/>
        </w:rPr>
      </w:pPr>
      <w:r>
        <w:rPr>
          <w:lang w:val="en-US"/>
        </w:rPr>
        <w:t xml:space="preserve">When creating a package, make sure the best suited flight </w:t>
      </w:r>
      <w:proofErr w:type="gramStart"/>
      <w:r>
        <w:rPr>
          <w:lang w:val="en-US"/>
        </w:rPr>
        <w:t>is given</w:t>
      </w:r>
      <w:proofErr w:type="gramEnd"/>
      <w:r>
        <w:rPr>
          <w:lang w:val="en-US"/>
        </w:rPr>
        <w:t xml:space="preserve"> the mission commander role (package commander). </w:t>
      </w:r>
    </w:p>
    <w:p w14:paraId="3CCB8941" w14:textId="77777777" w:rsidR="001E4573" w:rsidRDefault="001E4573" w:rsidP="00431111">
      <w:pPr>
        <w:pStyle w:val="ListParagraph"/>
        <w:numPr>
          <w:ilvl w:val="1"/>
          <w:numId w:val="20"/>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14:paraId="675D4D9D" w14:textId="77777777" w:rsidR="001E4573" w:rsidRDefault="001E4573" w:rsidP="00431111">
      <w:pPr>
        <w:pStyle w:val="ListParagraph"/>
        <w:numPr>
          <w:ilvl w:val="0"/>
          <w:numId w:val="20"/>
        </w:numPr>
        <w:autoSpaceDE w:val="0"/>
        <w:autoSpaceDN w:val="0"/>
        <w:adjustRightInd w:val="0"/>
        <w:spacing w:after="0" w:line="240" w:lineRule="auto"/>
        <w:rPr>
          <w:lang w:val="en-US"/>
        </w:rPr>
      </w:pPr>
      <w:r>
        <w:rPr>
          <w:lang w:val="en-US"/>
        </w:rPr>
        <w:t xml:space="preserve">If multiple flights with the same task </w:t>
      </w:r>
      <w:proofErr w:type="gramStart"/>
      <w:r w:rsidR="005C03DE">
        <w:rPr>
          <w:lang w:val="en-US"/>
        </w:rPr>
        <w:t>are</w:t>
      </w:r>
      <w:r>
        <w:rPr>
          <w:lang w:val="en-US"/>
        </w:rPr>
        <w:t xml:space="preserve"> required</w:t>
      </w:r>
      <w:proofErr w:type="gramEnd"/>
      <w:r>
        <w:rPr>
          <w:lang w:val="en-US"/>
        </w:rPr>
        <w:t xml:space="preserve"> to solve the mission, have one flight as mission commander for everyone is recommended.</w:t>
      </w:r>
    </w:p>
    <w:p w14:paraId="0177796C" w14:textId="77777777" w:rsidR="001E4573" w:rsidRDefault="001E4573" w:rsidP="00431111">
      <w:pPr>
        <w:pStyle w:val="ListParagraph"/>
        <w:numPr>
          <w:ilvl w:val="1"/>
          <w:numId w:val="20"/>
        </w:numPr>
        <w:autoSpaceDE w:val="0"/>
        <w:autoSpaceDN w:val="0"/>
        <w:adjustRightInd w:val="0"/>
        <w:spacing w:after="0" w:line="240" w:lineRule="auto"/>
        <w:rPr>
          <w:lang w:val="en-US"/>
        </w:rPr>
      </w:pPr>
      <w:r>
        <w:rPr>
          <w:lang w:val="en-US"/>
        </w:rPr>
        <w:t xml:space="preserve">For </w:t>
      </w:r>
      <w:proofErr w:type="gramStart"/>
      <w:r>
        <w:rPr>
          <w:lang w:val="en-US"/>
        </w:rPr>
        <w:t>example</w:t>
      </w:r>
      <w:proofErr w:type="gramEnd"/>
      <w:r>
        <w:rPr>
          <w:lang w:val="en-US"/>
        </w:rPr>
        <w:t xml:space="preserve"> if several AR flights are planned to take out a large enemy formation, having one flight assigned as SCAR is recommended.</w:t>
      </w:r>
    </w:p>
    <w:p w14:paraId="5F79E199" w14:textId="77777777" w:rsidR="00253369" w:rsidRDefault="0055317F" w:rsidP="00431111">
      <w:pPr>
        <w:pStyle w:val="ListParagraph"/>
        <w:numPr>
          <w:ilvl w:val="0"/>
          <w:numId w:val="20"/>
        </w:numPr>
        <w:autoSpaceDE w:val="0"/>
        <w:autoSpaceDN w:val="0"/>
        <w:adjustRightInd w:val="0"/>
        <w:spacing w:after="0" w:line="240" w:lineRule="auto"/>
        <w:rPr>
          <w:lang w:val="en-US"/>
        </w:rPr>
      </w:pPr>
      <w:r>
        <w:rPr>
          <w:lang w:val="en-US"/>
        </w:rPr>
        <w:t xml:space="preserve">Non permissive operations: </w:t>
      </w:r>
      <w:r w:rsidR="00253369">
        <w:rPr>
          <w:lang w:val="en-US"/>
        </w:rPr>
        <w:t xml:space="preserve">For operations deep into enemy airspace (beyond the FLOT) it </w:t>
      </w:r>
      <w:proofErr w:type="gramStart"/>
      <w:r w:rsidR="00253369">
        <w:rPr>
          <w:lang w:val="en-US"/>
        </w:rPr>
        <w:t>is recommended</w:t>
      </w:r>
      <w:proofErr w:type="gramEnd"/>
      <w:r w:rsidR="00253369">
        <w:rPr>
          <w:lang w:val="en-US"/>
        </w:rPr>
        <w:t xml:space="preserve"> to ensure that there are not multiple flights operating in the same general area without being coordinated</w:t>
      </w:r>
      <w:r>
        <w:rPr>
          <w:lang w:val="en-US"/>
        </w:rPr>
        <w:t xml:space="preserve"> or deconflicted</w:t>
      </w:r>
      <w:r w:rsidR="00253369">
        <w:rPr>
          <w:lang w:val="en-US"/>
        </w:rPr>
        <w:t>.</w:t>
      </w:r>
    </w:p>
    <w:p w14:paraId="61D0A1B8" w14:textId="77777777" w:rsidR="0055317F" w:rsidRDefault="0055317F" w:rsidP="00431111">
      <w:pPr>
        <w:pStyle w:val="ListParagraph"/>
        <w:numPr>
          <w:ilvl w:val="1"/>
          <w:numId w:val="20"/>
        </w:numPr>
        <w:autoSpaceDE w:val="0"/>
        <w:autoSpaceDN w:val="0"/>
        <w:adjustRightInd w:val="0"/>
        <w:spacing w:after="0" w:line="240" w:lineRule="auto"/>
        <w:rPr>
          <w:lang w:val="en-US"/>
        </w:rPr>
      </w:pPr>
      <w:r>
        <w:rPr>
          <w:lang w:val="en-US"/>
        </w:rPr>
        <w:t>Coordination. With multiple flights operating in the same area, they should be under control of AWACS on a common frequency (For example DCA CAP’s)</w:t>
      </w:r>
    </w:p>
    <w:p w14:paraId="1BD8EDCE" w14:textId="1CD61611" w:rsidR="00253369" w:rsidRDefault="0055317F" w:rsidP="00431111">
      <w:pPr>
        <w:pStyle w:val="ListParagraph"/>
        <w:numPr>
          <w:ilvl w:val="1"/>
          <w:numId w:val="20"/>
        </w:numPr>
        <w:autoSpaceDE w:val="0"/>
        <w:autoSpaceDN w:val="0"/>
        <w:adjustRightInd w:val="0"/>
        <w:spacing w:after="0" w:line="240" w:lineRule="auto"/>
        <w:rPr>
          <w:lang w:val="en-US"/>
        </w:rPr>
      </w:pPr>
      <w:r>
        <w:rPr>
          <w:lang w:val="en-US"/>
        </w:rPr>
        <w:t xml:space="preserve">Space. </w:t>
      </w:r>
      <w:r w:rsidR="00253369">
        <w:rPr>
          <w:lang w:val="en-US"/>
        </w:rPr>
        <w:t xml:space="preserve">For operations in the enemy </w:t>
      </w:r>
      <w:proofErr w:type="gramStart"/>
      <w:r w:rsidR="00253369">
        <w:rPr>
          <w:lang w:val="en-US"/>
        </w:rPr>
        <w:t>airspace</w:t>
      </w:r>
      <w:proofErr w:type="gramEnd"/>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 xml:space="preserve">gress direction. The concept of operations for the ATO should </w:t>
      </w:r>
      <w:proofErr w:type="gramStart"/>
      <w:r>
        <w:rPr>
          <w:lang w:val="en-US"/>
        </w:rPr>
        <w:t>be visualized</w:t>
      </w:r>
      <w:proofErr w:type="gramEnd"/>
      <w:r>
        <w:rPr>
          <w:lang w:val="en-US"/>
        </w:rPr>
        <w:t xml:space="preserve"> </w:t>
      </w:r>
      <w:del w:id="181" w:author="Martin Collins" w:date="2021-12-01T11:54:00Z">
        <w:r w:rsidDel="00503B6D">
          <w:rPr>
            <w:lang w:val="en-US"/>
          </w:rPr>
          <w:delText xml:space="preserve">on </w:delText>
        </w:r>
      </w:del>
      <w:ins w:id="182" w:author="Martin Collins" w:date="2021-12-01T11:54:00Z">
        <w:r w:rsidR="00503B6D">
          <w:rPr>
            <w:lang w:val="en-US"/>
          </w:rPr>
          <w:t>in</w:t>
        </w:r>
        <w:r w:rsidR="00503B6D">
          <w:rPr>
            <w:lang w:val="en-US"/>
          </w:rPr>
          <w:t xml:space="preserve"> </w:t>
        </w:r>
      </w:ins>
      <w:proofErr w:type="spellStart"/>
      <w:r>
        <w:rPr>
          <w:lang w:val="en-US"/>
        </w:rPr>
        <w:t>CombatFlite</w:t>
      </w:r>
      <w:proofErr w:type="spellEnd"/>
      <w:r>
        <w:rPr>
          <w:lang w:val="en-US"/>
        </w:rPr>
        <w:t xml:space="preserve"> on a threat overlay to identify issues.</w:t>
      </w:r>
    </w:p>
    <w:p w14:paraId="6C27C921" w14:textId="77777777" w:rsidR="0055317F" w:rsidRDefault="0055317F" w:rsidP="00431111">
      <w:pPr>
        <w:pStyle w:val="ListParagraph"/>
        <w:numPr>
          <w:ilvl w:val="1"/>
          <w:numId w:val="20"/>
        </w:numPr>
        <w:autoSpaceDE w:val="0"/>
        <w:autoSpaceDN w:val="0"/>
        <w:adjustRightInd w:val="0"/>
        <w:spacing w:after="0" w:line="240" w:lineRule="auto"/>
        <w:rPr>
          <w:lang w:val="en-US"/>
        </w:rPr>
      </w:pPr>
      <w:r>
        <w:rPr>
          <w:lang w:val="en-US"/>
        </w:rPr>
        <w:t>Time. Another option is to deconflict operations by time, having one flight or package operating at the same time in the same area.</w:t>
      </w:r>
    </w:p>
    <w:p w14:paraId="4D5BFA43" w14:textId="44AF4E57" w:rsidR="0055317F" w:rsidRDefault="0055317F" w:rsidP="00431111">
      <w:pPr>
        <w:pStyle w:val="ListParagraph"/>
        <w:numPr>
          <w:ilvl w:val="0"/>
          <w:numId w:val="20"/>
        </w:numPr>
        <w:autoSpaceDE w:val="0"/>
        <w:autoSpaceDN w:val="0"/>
        <w:adjustRightInd w:val="0"/>
        <w:spacing w:after="0" w:line="240" w:lineRule="auto"/>
        <w:rPr>
          <w:lang w:val="en-US"/>
        </w:rPr>
      </w:pPr>
      <w:r>
        <w:rPr>
          <w:lang w:val="en-US"/>
        </w:rPr>
        <w:t>For flights operating in the same area, they should all be operating on the same tactical frequency (</w:t>
      </w:r>
      <w:del w:id="183" w:author="Martin Collins" w:date="2021-12-01T11:54:00Z">
        <w:r w:rsidDel="00503B6D">
          <w:rPr>
            <w:lang w:val="en-US"/>
          </w:rPr>
          <w:delText xml:space="preserve">as such </w:delText>
        </w:r>
      </w:del>
      <w:r>
        <w:rPr>
          <w:lang w:val="en-US"/>
        </w:rPr>
        <w:t xml:space="preserve">it </w:t>
      </w:r>
      <w:proofErr w:type="gramStart"/>
      <w:r>
        <w:rPr>
          <w:lang w:val="en-US"/>
        </w:rPr>
        <w:t>is not advised</w:t>
      </w:r>
      <w:proofErr w:type="gramEnd"/>
      <w:r>
        <w:rPr>
          <w:lang w:val="en-US"/>
        </w:rPr>
        <w:t xml:space="preserve"> to have a package operating close to other packages or </w:t>
      </w:r>
      <w:del w:id="184" w:author="Martin Collins" w:date="2021-12-01T11:54:00Z">
        <w:r w:rsidDel="00503B6D">
          <w:rPr>
            <w:lang w:val="en-US"/>
          </w:rPr>
          <w:delText xml:space="preserve">other </w:delText>
        </w:r>
      </w:del>
      <w:r>
        <w:rPr>
          <w:lang w:val="en-US"/>
        </w:rPr>
        <w:t>operations)</w:t>
      </w:r>
    </w:p>
    <w:p w14:paraId="5C9CBF2B" w14:textId="77777777" w:rsidR="0055317F" w:rsidRDefault="0055317F" w:rsidP="00431111">
      <w:pPr>
        <w:pStyle w:val="ListParagraph"/>
        <w:numPr>
          <w:ilvl w:val="0"/>
          <w:numId w:val="20"/>
        </w:numPr>
        <w:autoSpaceDE w:val="0"/>
        <w:autoSpaceDN w:val="0"/>
        <w:adjustRightInd w:val="0"/>
        <w:spacing w:after="0" w:line="240" w:lineRule="auto"/>
        <w:rPr>
          <w:lang w:val="en-US"/>
        </w:rPr>
      </w:pPr>
      <w:r>
        <w:rPr>
          <w:lang w:val="en-US"/>
        </w:rPr>
        <w:t xml:space="preserve">For frequency and radio planning, one frequency should </w:t>
      </w:r>
      <w:proofErr w:type="gramStart"/>
      <w:r>
        <w:rPr>
          <w:lang w:val="en-US"/>
        </w:rPr>
        <w:t>be planned</w:t>
      </w:r>
      <w:proofErr w:type="gramEnd"/>
      <w:r>
        <w:rPr>
          <w:lang w:val="en-US"/>
        </w:rPr>
        <w:t xml:space="preserve"> for internal use within the flight, and one frequency should be used as tactical frequency (with package and/or AWACS).</w:t>
      </w:r>
      <w:r w:rsidR="005C03DE">
        <w:rPr>
          <w:lang w:val="en-US"/>
        </w:rPr>
        <w:t xml:space="preserve"> For tactical frequency, normally a UHF frequency </w:t>
      </w:r>
      <w:proofErr w:type="gramStart"/>
      <w:r w:rsidR="005C03DE">
        <w:rPr>
          <w:lang w:val="en-US"/>
        </w:rPr>
        <w:t>is used</w:t>
      </w:r>
      <w:proofErr w:type="gramEnd"/>
      <w:r w:rsidR="005C03DE">
        <w:rPr>
          <w:lang w:val="en-US"/>
        </w:rPr>
        <w:t xml:space="preserve"> (note that most aircraft only have one UHF radio).</w:t>
      </w:r>
    </w:p>
    <w:p w14:paraId="045EC4DE" w14:textId="4EEBC7CF" w:rsidR="00FF2AEE" w:rsidRPr="00FF2AEE" w:rsidRDefault="00E72933" w:rsidP="00431111">
      <w:pPr>
        <w:pStyle w:val="ListParagraph"/>
        <w:numPr>
          <w:ilvl w:val="0"/>
          <w:numId w:val="20"/>
        </w:numPr>
        <w:autoSpaceDE w:val="0"/>
        <w:autoSpaceDN w:val="0"/>
        <w:adjustRightInd w:val="0"/>
        <w:spacing w:after="0" w:line="240" w:lineRule="auto"/>
        <w:rPr>
          <w:lang w:val="en-US"/>
        </w:rPr>
      </w:pPr>
      <w:r>
        <w:rPr>
          <w:lang w:val="en-US"/>
        </w:rPr>
        <w:t xml:space="preserve">Mass brief vs individual flight briefs. As much as </w:t>
      </w:r>
      <w:proofErr w:type="gramStart"/>
      <w:r>
        <w:rPr>
          <w:lang w:val="en-US"/>
        </w:rPr>
        <w:t>possible mass</w:t>
      </w:r>
      <w:proofErr w:type="gramEnd"/>
      <w:r>
        <w:rPr>
          <w:lang w:val="en-US"/>
        </w:rPr>
        <w:t xml:space="preserve"> briefs for everyone involved on the event should be avoided</w:t>
      </w:r>
      <w:del w:id="185" w:author="Martin Collins" w:date="2021-12-01T11:54:00Z">
        <w:r w:rsidDel="00503B6D">
          <w:rPr>
            <w:lang w:val="en-US"/>
          </w:rPr>
          <w:delText>. (this</w:delText>
        </w:r>
      </w:del>
      <w:r>
        <w:rPr>
          <w:lang w:val="en-US"/>
        </w:rPr>
        <w:t xml:space="preserve"> to facilitate different start times</w:t>
      </w:r>
      <w:del w:id="186" w:author="Martin Collins" w:date="2021-12-01T11:54:00Z">
        <w:r w:rsidDel="00503B6D">
          <w:rPr>
            <w:lang w:val="en-US"/>
          </w:rPr>
          <w:delText>)</w:delText>
        </w:r>
      </w:del>
    </w:p>
    <w:p w14:paraId="42B32FDF" w14:textId="0427D6C6" w:rsidR="00FF2AEE" w:rsidRDefault="00FF2AEE" w:rsidP="00431111">
      <w:pPr>
        <w:pStyle w:val="ListParagraph"/>
        <w:numPr>
          <w:ilvl w:val="0"/>
          <w:numId w:val="20"/>
        </w:numPr>
        <w:autoSpaceDE w:val="0"/>
        <w:autoSpaceDN w:val="0"/>
        <w:adjustRightInd w:val="0"/>
        <w:spacing w:after="0" w:line="240" w:lineRule="auto"/>
        <w:rPr>
          <w:lang w:val="en-US"/>
        </w:rPr>
      </w:pPr>
      <w:r>
        <w:rPr>
          <w:lang w:val="en-US"/>
        </w:rPr>
        <w:t>For increased SA for pilots and AWACS during their planning, it can be advisable to provide a graphical presentation or a sync</w:t>
      </w:r>
      <w:del w:id="187" w:author="Martin Collins" w:date="2021-12-01T11:55:00Z">
        <w:r w:rsidDel="00503B6D">
          <w:rPr>
            <w:lang w:val="en-US"/>
          </w:rPr>
          <w:delText>h</w:delText>
        </w:r>
      </w:del>
      <w:r>
        <w:rPr>
          <w:lang w:val="en-US"/>
        </w:rPr>
        <w:t xml:space="preserve"> matrix (for example excel spreadsheet, see below). This can be based on the MAAP</w:t>
      </w:r>
      <w:del w:id="188" w:author="Martin Collins" w:date="2021-12-01T11:55:00Z">
        <w:r w:rsidDel="00503B6D">
          <w:rPr>
            <w:lang w:val="en-US"/>
          </w:rPr>
          <w:delText>,</w:delText>
        </w:r>
      </w:del>
      <w:r>
        <w:rPr>
          <w:lang w:val="en-US"/>
        </w:rPr>
        <w:t xml:space="preserve"> and adjusted for the signups when the final taskings have </w:t>
      </w:r>
      <w:proofErr w:type="gramStart"/>
      <w:r>
        <w:rPr>
          <w:lang w:val="en-US"/>
        </w:rPr>
        <w:t>been published</w:t>
      </w:r>
      <w:proofErr w:type="gramEnd"/>
      <w:r>
        <w:rPr>
          <w:lang w:val="en-US"/>
        </w:rPr>
        <w:t xml:space="preserve">. (The example below may also be a basis for a MAAP, if targets/DPIs </w:t>
      </w:r>
      <w:proofErr w:type="gramStart"/>
      <w:r>
        <w:rPr>
          <w:lang w:val="en-US"/>
        </w:rPr>
        <w:t>are added</w:t>
      </w:r>
      <w:proofErr w:type="gramEnd"/>
      <w:r>
        <w:rPr>
          <w:lang w:val="en-US"/>
        </w:rPr>
        <w:t>).</w:t>
      </w:r>
    </w:p>
    <w:p w14:paraId="6F4052D4" w14:textId="77777777" w:rsidR="00FF2AEE" w:rsidRDefault="00FF2AEE" w:rsidP="00FF2AEE">
      <w:pPr>
        <w:autoSpaceDE w:val="0"/>
        <w:autoSpaceDN w:val="0"/>
        <w:adjustRightInd w:val="0"/>
        <w:spacing w:after="0" w:line="240" w:lineRule="auto"/>
        <w:rPr>
          <w:lang w:val="en-US"/>
        </w:rPr>
      </w:pPr>
    </w:p>
    <w:p w14:paraId="11B68089" w14:textId="77777777" w:rsidR="00FF2AEE" w:rsidRPr="00FF2AEE" w:rsidRDefault="00FF2AEE" w:rsidP="00FF2AEE">
      <w:pPr>
        <w:autoSpaceDE w:val="0"/>
        <w:autoSpaceDN w:val="0"/>
        <w:adjustRightInd w:val="0"/>
        <w:spacing w:after="0" w:line="240" w:lineRule="auto"/>
        <w:rPr>
          <w:lang w:val="en-US"/>
        </w:rPr>
      </w:pPr>
      <w:r>
        <w:rPr>
          <w:noProof/>
        </w:rPr>
        <w:lastRenderedPageBreak/>
        <w:drawing>
          <wp:inline distT="0" distB="0" distL="0" distR="0" wp14:anchorId="6526196E" wp14:editId="01AA816F">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9"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14:paraId="216DC271" w14:textId="77777777" w:rsidR="00DC56BE" w:rsidRDefault="00DC56BE" w:rsidP="00D067F5">
      <w:pPr>
        <w:autoSpaceDE w:val="0"/>
        <w:autoSpaceDN w:val="0"/>
        <w:adjustRightInd w:val="0"/>
        <w:spacing w:after="0" w:line="240" w:lineRule="auto"/>
        <w:rPr>
          <w:lang w:val="en-US"/>
        </w:rPr>
      </w:pPr>
    </w:p>
    <w:p w14:paraId="0AC92526" w14:textId="77777777" w:rsidR="00DC56BE" w:rsidRDefault="00DC56BE" w:rsidP="00D067F5">
      <w:pPr>
        <w:autoSpaceDE w:val="0"/>
        <w:autoSpaceDN w:val="0"/>
        <w:adjustRightInd w:val="0"/>
        <w:spacing w:after="0" w:line="240" w:lineRule="auto"/>
        <w:rPr>
          <w:lang w:val="en-US"/>
        </w:rPr>
      </w:pPr>
    </w:p>
    <w:p w14:paraId="61A2C9D7" w14:textId="77777777"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3D262F4C" w14:textId="77777777" w:rsidR="00D067F5" w:rsidRDefault="00D067F5" w:rsidP="00EB6BF3">
      <w:pPr>
        <w:pStyle w:val="Heading3"/>
        <w:rPr>
          <w:lang w:val="en-US"/>
        </w:rPr>
      </w:pPr>
      <w:r w:rsidRPr="00EB6BF3">
        <w:rPr>
          <w:lang w:val="en-US"/>
        </w:rPr>
        <w:t>Stage 4:</w:t>
      </w:r>
      <w:r>
        <w:rPr>
          <w:lang w:val="en-US"/>
        </w:rPr>
        <w:t xml:space="preserve"> Execution</w:t>
      </w:r>
    </w:p>
    <w:p w14:paraId="7CF1498D" w14:textId="77777777" w:rsidR="00623A04" w:rsidRPr="00623A04" w:rsidRDefault="00623A04" w:rsidP="00D067F5">
      <w:pPr>
        <w:autoSpaceDE w:val="0"/>
        <w:autoSpaceDN w:val="0"/>
        <w:adjustRightInd w:val="0"/>
        <w:spacing w:after="0" w:line="240" w:lineRule="auto"/>
        <w:rPr>
          <w:lang w:val="en-US"/>
        </w:rPr>
      </w:pPr>
      <w:r w:rsidRPr="00623A04">
        <w:rPr>
          <w:lang w:val="en-US"/>
        </w:rPr>
        <w:t xml:space="preserve">JFACC have delegated authority to redirect air operations in the execution </w:t>
      </w:r>
      <w:r w:rsidR="00EB6BF3">
        <w:rPr>
          <w:lang w:val="en-US"/>
        </w:rPr>
        <w:t>during the ATO day</w:t>
      </w:r>
      <w:r w:rsidRPr="00623A04">
        <w:rPr>
          <w:lang w:val="en-US"/>
        </w:rPr>
        <w:t xml:space="preserve"> to AWACS controllers.</w:t>
      </w:r>
    </w:p>
    <w:p w14:paraId="4F9FA959" w14:textId="77777777" w:rsidR="00623A04" w:rsidRDefault="00623A04" w:rsidP="00623A04">
      <w:pPr>
        <w:spacing w:after="0" w:line="240" w:lineRule="auto"/>
        <w:rPr>
          <w:lang w:val="en-US"/>
        </w:rPr>
      </w:pPr>
    </w:p>
    <w:p w14:paraId="3B309060" w14:textId="77777777"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 xml:space="preserve">AWACS are also delegated authority to </w:t>
      </w:r>
      <w:proofErr w:type="spellStart"/>
      <w:r w:rsidR="00690C6A">
        <w:rPr>
          <w:lang w:val="en-US"/>
        </w:rPr>
        <w:t>retask</w:t>
      </w:r>
      <w:proofErr w:type="spellEnd"/>
      <w:r w:rsidR="00690C6A">
        <w:rPr>
          <w:lang w:val="en-US"/>
        </w:rPr>
        <w:t xml:space="preserve"> sorties or missions to higher priority </w:t>
      </w:r>
      <w:proofErr w:type="gramStart"/>
      <w:r w:rsidR="00690C6A">
        <w:rPr>
          <w:lang w:val="en-US"/>
        </w:rPr>
        <w:t>targets</w:t>
      </w:r>
      <w:proofErr w:type="gramEnd"/>
      <w:r w:rsidR="00690C6A">
        <w:rPr>
          <w:lang w:val="en-US"/>
        </w:rPr>
        <w:t xml:space="preserve"> as necessary.</w:t>
      </w:r>
    </w:p>
    <w:p w14:paraId="511F92EF" w14:textId="77777777"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w:t>
      </w:r>
      <w:proofErr w:type="gramStart"/>
      <w:r w:rsidR="00623A04" w:rsidRPr="00623A04">
        <w:rPr>
          <w:lang w:val="en-US"/>
        </w:rPr>
        <w:t>are</w:t>
      </w:r>
      <w:r w:rsidR="00EB6BF3">
        <w:rPr>
          <w:lang w:val="en-US"/>
        </w:rPr>
        <w:t xml:space="preserve"> </w:t>
      </w:r>
      <w:r w:rsidRPr="00623A04">
        <w:rPr>
          <w:lang w:val="en-US"/>
        </w:rPr>
        <w:t>charged</w:t>
      </w:r>
      <w:proofErr w:type="gramEnd"/>
      <w:r w:rsidRPr="00623A04">
        <w:rPr>
          <w:lang w:val="en-US"/>
        </w:rPr>
        <w:t xml:space="preserve">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14:paraId="4354AF6B" w14:textId="77777777" w:rsidR="00623A04" w:rsidRPr="00623A04" w:rsidRDefault="00623A04" w:rsidP="00623A04">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w:t>
      </w:r>
      <w:proofErr w:type="gramStart"/>
      <w:r w:rsidR="00F913E7">
        <w:rPr>
          <w:lang w:val="en-US"/>
        </w:rPr>
        <w:t>handle</w:t>
      </w:r>
      <w:proofErr w:type="gramEnd"/>
      <w:r w:rsidR="00F913E7">
        <w:rPr>
          <w:lang w:val="en-US"/>
        </w:rPr>
        <w:t xml:space="preserve"> unexpected situations.</w:t>
      </w:r>
    </w:p>
    <w:p w14:paraId="22DA787C" w14:textId="77777777" w:rsidR="005A3483" w:rsidRPr="009B7C1F" w:rsidRDefault="005A3483" w:rsidP="00353D32">
      <w:pPr>
        <w:pStyle w:val="NoSpacing"/>
        <w:rPr>
          <w:lang w:val="en-US"/>
        </w:rPr>
      </w:pPr>
    </w:p>
    <w:p w14:paraId="324CF401" w14:textId="77777777" w:rsidR="005A3483" w:rsidRPr="009B7C1F" w:rsidRDefault="005A3483" w:rsidP="00353D32">
      <w:pPr>
        <w:pStyle w:val="NoSpacing"/>
        <w:rPr>
          <w:lang w:val="en-US"/>
        </w:rPr>
      </w:pPr>
      <w:bookmarkStart w:id="189" w:name="_c43da1ar2n43" w:colFirst="0" w:colLast="0"/>
      <w:bookmarkEnd w:id="189"/>
    </w:p>
    <w:p w14:paraId="4D39A4BA" w14:textId="77777777" w:rsidR="005A3483" w:rsidRPr="009B7C1F" w:rsidRDefault="0055317F" w:rsidP="00353D32">
      <w:pPr>
        <w:pStyle w:val="Heading1"/>
        <w:rPr>
          <w:lang w:val="en-US"/>
        </w:rPr>
      </w:pPr>
      <w:bookmarkStart w:id="190" w:name="_ednjwvahbnqu" w:colFirst="0" w:colLast="0"/>
      <w:bookmarkEnd w:id="190"/>
      <w:r>
        <w:rPr>
          <w:lang w:val="en-US"/>
        </w:rPr>
        <w:t>Chapter 3</w:t>
      </w:r>
      <w:r w:rsidR="008758E7" w:rsidRPr="009B7C1F">
        <w:rPr>
          <w:lang w:val="en-US"/>
        </w:rPr>
        <w:t>: 132nd Flow</w:t>
      </w:r>
    </w:p>
    <w:p w14:paraId="37714FA8" w14:textId="77777777" w:rsidR="005A3483" w:rsidRPr="009B7C1F" w:rsidRDefault="008758E7" w:rsidP="00353D32">
      <w:pPr>
        <w:pStyle w:val="NoSpacing"/>
        <w:rPr>
          <w:lang w:val="en-US"/>
        </w:rPr>
      </w:pPr>
      <w:r w:rsidRPr="009B7C1F">
        <w:rPr>
          <w:lang w:val="en-US"/>
        </w:rPr>
        <w:t xml:space="preserve">In the 132nd, the workflow for JFACC </w:t>
      </w:r>
      <w:proofErr w:type="gramStart"/>
      <w:r w:rsidRPr="009B7C1F">
        <w:rPr>
          <w:lang w:val="en-US"/>
        </w:rPr>
        <w:t>is divided</w:t>
      </w:r>
      <w:proofErr w:type="gramEnd"/>
      <w:r w:rsidRPr="009B7C1F">
        <w:rPr>
          <w:lang w:val="en-US"/>
        </w:rPr>
        <w:t xml:space="preserve"> into two major parts. Part 1 </w:t>
      </w:r>
      <w:proofErr w:type="gramStart"/>
      <w:r w:rsidRPr="009B7C1F">
        <w:rPr>
          <w:lang w:val="en-US"/>
        </w:rPr>
        <w:t>is conducted</w:t>
      </w:r>
      <w:proofErr w:type="gramEnd"/>
      <w:r w:rsidRPr="009B7C1F">
        <w:rPr>
          <w:lang w:val="en-US"/>
        </w:rPr>
        <w:t xml:space="preserve"> prior to the first campaign mission and the output will be the Joint Air Operations Plan (JAOP). If the campaign goes over </w:t>
      </w:r>
      <w:proofErr w:type="gramStart"/>
      <w:r w:rsidRPr="009B7C1F">
        <w:rPr>
          <w:lang w:val="en-US"/>
        </w:rPr>
        <w:t>a long period</w:t>
      </w:r>
      <w:proofErr w:type="gramEnd"/>
      <w:r w:rsidRPr="009B7C1F">
        <w:rPr>
          <w:lang w:val="en-US"/>
        </w:rPr>
        <w:t xml:space="preserve">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14:paraId="1109C2F1" w14:textId="77777777" w:rsidR="005A3483" w:rsidRPr="009B7C1F" w:rsidRDefault="005A3483" w:rsidP="00353D32">
      <w:pPr>
        <w:pStyle w:val="NoSpacing"/>
        <w:rPr>
          <w:lang w:val="en-US"/>
        </w:rPr>
      </w:pPr>
    </w:p>
    <w:p w14:paraId="3E884209" w14:textId="77777777" w:rsidR="005A3483" w:rsidRPr="00CB1DFA" w:rsidRDefault="008758E7" w:rsidP="00353D32">
      <w:pPr>
        <w:pStyle w:val="NoSpacing"/>
        <w:rPr>
          <w:b/>
          <w:u w:val="single"/>
          <w:lang w:val="en-US"/>
        </w:rPr>
      </w:pPr>
      <w:r w:rsidRPr="00CB1DFA">
        <w:rPr>
          <w:b/>
          <w:u w:val="single"/>
          <w:lang w:val="en-US"/>
        </w:rPr>
        <w:t xml:space="preserve">CAUTION: </w:t>
      </w:r>
    </w:p>
    <w:p w14:paraId="0C5A2CBD" w14:textId="77777777" w:rsidR="005A3483" w:rsidRDefault="008758E7" w:rsidP="00353D32">
      <w:pPr>
        <w:pStyle w:val="NoSpacing"/>
        <w:rPr>
          <w:lang w:val="en-US"/>
        </w:rPr>
      </w:pPr>
      <w:r w:rsidRPr="009B7C1F">
        <w:rPr>
          <w:lang w:val="en-US"/>
        </w:rPr>
        <w:t xml:space="preserve">It is </w:t>
      </w:r>
      <w:proofErr w:type="gramStart"/>
      <w:r w:rsidRPr="009B7C1F">
        <w:rPr>
          <w:lang w:val="en-US"/>
        </w:rPr>
        <w:t>very easy</w:t>
      </w:r>
      <w:proofErr w:type="gramEnd"/>
      <w:r w:rsidRPr="009B7C1F">
        <w:rPr>
          <w:lang w:val="en-US"/>
        </w:rPr>
        <w:t xml:space="preserve">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xml:space="preserve">. The best way to plan is to talk together while looking at a map, once plan or concept </w:t>
      </w:r>
      <w:proofErr w:type="gramStart"/>
      <w:r w:rsidR="0091036A">
        <w:rPr>
          <w:lang w:val="en-US"/>
        </w:rPr>
        <w:t>is agreed</w:t>
      </w:r>
      <w:proofErr w:type="gramEnd"/>
      <w:r w:rsidR="0091036A">
        <w:rPr>
          <w:lang w:val="en-US"/>
        </w:rPr>
        <w:t xml:space="preserve"> upon, then one can use the documents to convey the plan and necessary instructions to everyone involved.</w:t>
      </w:r>
      <w:r w:rsidR="005204BE">
        <w:rPr>
          <w:lang w:val="en-US"/>
        </w:rPr>
        <w:t xml:space="preserve"> </w:t>
      </w:r>
      <w:r w:rsidR="005204BE">
        <w:rPr>
          <w:lang w:val="en-US"/>
        </w:rPr>
        <w:lastRenderedPageBreak/>
        <w:t>With the process explained below, the production of the actual product comes last, and it is important to do the first steps/stages without focusing on the output product (JAOP/AOD)</w:t>
      </w:r>
    </w:p>
    <w:p w14:paraId="7A72FD7D" w14:textId="77777777" w:rsidR="006F6203" w:rsidRDefault="006F6203" w:rsidP="00353D32">
      <w:pPr>
        <w:pStyle w:val="NoSpacing"/>
        <w:rPr>
          <w:lang w:val="en-US"/>
        </w:rPr>
      </w:pPr>
    </w:p>
    <w:p w14:paraId="28739268" w14:textId="77777777" w:rsidR="006F6203" w:rsidRDefault="006F6203" w:rsidP="00353D32">
      <w:pPr>
        <w:pStyle w:val="NoSpacing"/>
        <w:rPr>
          <w:lang w:val="en-US"/>
        </w:rPr>
      </w:pPr>
    </w:p>
    <w:p w14:paraId="74C46C21" w14:textId="77777777" w:rsidR="006F6203" w:rsidRDefault="006F6203" w:rsidP="006F6203">
      <w:pPr>
        <w:pStyle w:val="Heading2"/>
        <w:rPr>
          <w:lang w:val="en-US"/>
        </w:rPr>
      </w:pPr>
      <w:r>
        <w:rPr>
          <w:lang w:val="en-US"/>
        </w:rPr>
        <w:t>Part 1: General concepts</w:t>
      </w:r>
    </w:p>
    <w:p w14:paraId="2E7531B7" w14:textId="77777777" w:rsidR="006F6203" w:rsidRDefault="006F6203" w:rsidP="006F6203">
      <w:pPr>
        <w:pStyle w:val="NoSpacing"/>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6100F98B" w14:textId="77777777" w:rsidR="006F6203" w:rsidRDefault="006F6203" w:rsidP="00431111">
      <w:pPr>
        <w:pStyle w:val="NoSpacing"/>
        <w:numPr>
          <w:ilvl w:val="0"/>
          <w:numId w:val="18"/>
        </w:numPr>
        <w:rPr>
          <w:lang w:val="en-US"/>
        </w:rPr>
      </w:pPr>
      <w:r>
        <w:rPr>
          <w:lang w:val="en-US"/>
        </w:rPr>
        <w:t xml:space="preserve">One ATO Day </w:t>
      </w:r>
      <w:proofErr w:type="gramStart"/>
      <w:r>
        <w:rPr>
          <w:lang w:val="en-US"/>
        </w:rPr>
        <w:t>is divided</w:t>
      </w:r>
      <w:proofErr w:type="gramEnd"/>
      <w:r>
        <w:rPr>
          <w:lang w:val="en-US"/>
        </w:rPr>
        <w:t xml:space="preserve"> into several events. </w:t>
      </w:r>
    </w:p>
    <w:p w14:paraId="7D722EF2" w14:textId="77777777" w:rsidR="006F6203" w:rsidRDefault="006F6203" w:rsidP="00431111">
      <w:pPr>
        <w:pStyle w:val="NoSpacing"/>
        <w:numPr>
          <w:ilvl w:val="1"/>
          <w:numId w:val="18"/>
        </w:numPr>
        <w:rPr>
          <w:lang w:val="en-US"/>
        </w:rPr>
      </w:pPr>
      <w:r>
        <w:rPr>
          <w:lang w:val="en-US"/>
        </w:rPr>
        <w:t xml:space="preserve">This </w:t>
      </w:r>
      <w:proofErr w:type="gramStart"/>
      <w:r>
        <w:rPr>
          <w:lang w:val="en-US"/>
        </w:rPr>
        <w:t>is decided</w:t>
      </w:r>
      <w:proofErr w:type="gramEnd"/>
      <w:r>
        <w:rPr>
          <w:lang w:val="en-US"/>
        </w:rPr>
        <w:t xml:space="preserve"> between mission designer and JFACC volunteers</w:t>
      </w:r>
    </w:p>
    <w:p w14:paraId="207FF7DF" w14:textId="77777777" w:rsidR="006F6203" w:rsidRDefault="006F6203" w:rsidP="00431111">
      <w:pPr>
        <w:pStyle w:val="NoSpacing"/>
        <w:numPr>
          <w:ilvl w:val="1"/>
          <w:numId w:val="18"/>
        </w:numPr>
        <w:rPr>
          <w:lang w:val="en-US"/>
        </w:rPr>
      </w:pPr>
      <w:proofErr w:type="gramStart"/>
      <w:r w:rsidRPr="006F6203">
        <w:rPr>
          <w:lang w:val="en-US"/>
        </w:rPr>
        <w:t>Typically</w:t>
      </w:r>
      <w:proofErr w:type="gramEnd"/>
      <w:r w:rsidRPr="006F6203">
        <w:rPr>
          <w:lang w:val="en-US"/>
        </w:rPr>
        <w:t xml:space="preserve"> one ATO day consist of minimum 2 events</w:t>
      </w:r>
    </w:p>
    <w:p w14:paraId="6854E686" w14:textId="77777777" w:rsidR="006F6203" w:rsidRDefault="006F6203" w:rsidP="00431111">
      <w:pPr>
        <w:pStyle w:val="NoSpacing"/>
        <w:numPr>
          <w:ilvl w:val="1"/>
          <w:numId w:val="18"/>
        </w:numPr>
        <w:rPr>
          <w:lang w:val="en-US"/>
        </w:rPr>
      </w:pPr>
      <w:r>
        <w:rPr>
          <w:lang w:val="en-US"/>
        </w:rPr>
        <w:t xml:space="preserve">The benefit this gives is that the products created for an event is still valid also for the next event and thus, events can </w:t>
      </w:r>
      <w:proofErr w:type="gramStart"/>
      <w:r>
        <w:rPr>
          <w:lang w:val="en-US"/>
        </w:rPr>
        <w:t>be conducted</w:t>
      </w:r>
      <w:proofErr w:type="gramEnd"/>
      <w:r>
        <w:rPr>
          <w:lang w:val="en-US"/>
        </w:rPr>
        <w:t xml:space="preserve"> at a more rapid pace. The only artificiality is that for event number two, JFACC will need to create a new ATO to facilitate for the signups on the actual date. But other products such as AOD, JPTL, ACO is still valid with the same information.</w:t>
      </w:r>
    </w:p>
    <w:p w14:paraId="1C1C8B95" w14:textId="77777777" w:rsidR="006F6203" w:rsidRDefault="006F6203" w:rsidP="00431111">
      <w:pPr>
        <w:pStyle w:val="NoSpacing"/>
        <w:numPr>
          <w:ilvl w:val="0"/>
          <w:numId w:val="18"/>
        </w:numPr>
        <w:rPr>
          <w:lang w:val="en-US"/>
        </w:rPr>
      </w:pPr>
      <w:r>
        <w:rPr>
          <w:lang w:val="en-US"/>
        </w:rPr>
        <w:t xml:space="preserve">ATO day in a campaign </w:t>
      </w:r>
      <w:proofErr w:type="gramStart"/>
      <w:r>
        <w:rPr>
          <w:lang w:val="en-US"/>
        </w:rPr>
        <w:t>is given</w:t>
      </w:r>
      <w:proofErr w:type="gramEnd"/>
      <w:r>
        <w:rPr>
          <w:lang w:val="en-US"/>
        </w:rPr>
        <w:t xml:space="preserve"> the name D1 (for first day of campaign), D2 (second day), etc.</w:t>
      </w:r>
    </w:p>
    <w:p w14:paraId="0E2391FF" w14:textId="77777777" w:rsidR="00A81E64" w:rsidRDefault="006F6203" w:rsidP="00431111">
      <w:pPr>
        <w:pStyle w:val="NoSpacing"/>
        <w:numPr>
          <w:ilvl w:val="1"/>
          <w:numId w:val="18"/>
        </w:numPr>
        <w:rPr>
          <w:lang w:val="en-US"/>
        </w:rPr>
      </w:pPr>
      <w:r>
        <w:rPr>
          <w:lang w:val="en-US"/>
        </w:rPr>
        <w:t xml:space="preserve">If more events </w:t>
      </w:r>
      <w:proofErr w:type="gramStart"/>
      <w:r>
        <w:rPr>
          <w:lang w:val="en-US"/>
        </w:rPr>
        <w:t>are conducte</w:t>
      </w:r>
      <w:r w:rsidR="008B2440">
        <w:rPr>
          <w:lang w:val="en-US"/>
        </w:rPr>
        <w:t>d</w:t>
      </w:r>
      <w:proofErr w:type="gramEnd"/>
      <w:r w:rsidR="008B2440">
        <w:rPr>
          <w:lang w:val="en-US"/>
        </w:rPr>
        <w:t xml:space="preserve"> on the same ATO day, then the</w:t>
      </w:r>
      <w:r w:rsidR="00A81E64">
        <w:rPr>
          <w:lang w:val="en-US"/>
        </w:rPr>
        <w:t xml:space="preserve"> event number for the day is added: </w:t>
      </w:r>
    </w:p>
    <w:p w14:paraId="05A4A654" w14:textId="77777777" w:rsidR="00A81E64" w:rsidRDefault="00A81E64" w:rsidP="00431111">
      <w:pPr>
        <w:pStyle w:val="NoSpacing"/>
        <w:numPr>
          <w:ilvl w:val="2"/>
          <w:numId w:val="18"/>
        </w:numPr>
        <w:rPr>
          <w:lang w:val="en-US"/>
        </w:rPr>
      </w:pPr>
      <w:r>
        <w:rPr>
          <w:lang w:val="en-US"/>
        </w:rPr>
        <w:t xml:space="preserve">ATO Day 1, event 1: D1.1. </w:t>
      </w:r>
    </w:p>
    <w:p w14:paraId="188D8AF5" w14:textId="77777777" w:rsidR="00A81E64" w:rsidRDefault="00A81E64" w:rsidP="00431111">
      <w:pPr>
        <w:pStyle w:val="NoSpacing"/>
        <w:numPr>
          <w:ilvl w:val="2"/>
          <w:numId w:val="18"/>
        </w:numPr>
        <w:rPr>
          <w:lang w:val="en-US"/>
        </w:rPr>
      </w:pPr>
      <w:r>
        <w:rPr>
          <w:lang w:val="en-US"/>
        </w:rPr>
        <w:t>ATO Day 1, event 2: D1.2</w:t>
      </w:r>
    </w:p>
    <w:p w14:paraId="09189374" w14:textId="77777777" w:rsidR="006F6203" w:rsidRPr="006F6203" w:rsidRDefault="00A81E64" w:rsidP="00431111">
      <w:pPr>
        <w:pStyle w:val="NoSpacing"/>
        <w:numPr>
          <w:ilvl w:val="2"/>
          <w:numId w:val="18"/>
        </w:numPr>
        <w:rPr>
          <w:lang w:val="en-US"/>
        </w:rPr>
      </w:pPr>
      <w:r>
        <w:rPr>
          <w:lang w:val="en-US"/>
        </w:rPr>
        <w:t>ATO Day 2, event 3: D2.3.</w:t>
      </w:r>
    </w:p>
    <w:p w14:paraId="0EDD7055" w14:textId="77777777" w:rsidR="005A3483" w:rsidRPr="009B7C1F" w:rsidRDefault="005A3483" w:rsidP="00353D32">
      <w:pPr>
        <w:pStyle w:val="NoSpacing"/>
        <w:rPr>
          <w:lang w:val="en-US"/>
        </w:rPr>
      </w:pPr>
    </w:p>
    <w:p w14:paraId="602B2047" w14:textId="77777777" w:rsidR="005A3483" w:rsidRPr="009B7C1F" w:rsidRDefault="008758E7" w:rsidP="00353D32">
      <w:pPr>
        <w:pStyle w:val="Heading2"/>
        <w:rPr>
          <w:lang w:val="en-US"/>
        </w:rPr>
      </w:pPr>
      <w:bookmarkStart w:id="191" w:name="_av6k6iywnjjh" w:colFirst="0" w:colLast="0"/>
      <w:bookmarkEnd w:id="191"/>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718234DB" w14:textId="77777777" w:rsidR="005A3483" w:rsidRPr="009B7C1F" w:rsidRDefault="008758E7" w:rsidP="00941D77">
      <w:pPr>
        <w:pStyle w:val="Heading3"/>
        <w:rPr>
          <w:lang w:val="en-US"/>
        </w:rPr>
      </w:pPr>
      <w:r w:rsidRPr="009B7C1F">
        <w:rPr>
          <w:lang w:val="en-US"/>
        </w:rPr>
        <w:t>Inputs:</w:t>
      </w:r>
    </w:p>
    <w:p w14:paraId="2B32B96F" w14:textId="77777777" w:rsidR="005A3483" w:rsidRPr="009B7C1F" w:rsidRDefault="008758E7" w:rsidP="00431111">
      <w:pPr>
        <w:pStyle w:val="NoSpacing"/>
        <w:numPr>
          <w:ilvl w:val="0"/>
          <w:numId w:val="6"/>
        </w:numPr>
        <w:rPr>
          <w:lang w:val="en-US"/>
        </w:rPr>
      </w:pPr>
      <w:r w:rsidRPr="009B7C1F">
        <w:rPr>
          <w:lang w:val="en-US"/>
        </w:rPr>
        <w:t>JFC Operations Order (mission designer)</w:t>
      </w:r>
    </w:p>
    <w:p w14:paraId="5400A52C" w14:textId="77777777" w:rsidR="005A3483" w:rsidRPr="009B7C1F" w:rsidRDefault="008758E7" w:rsidP="00431111">
      <w:pPr>
        <w:pStyle w:val="NoSpacing"/>
        <w:numPr>
          <w:ilvl w:val="0"/>
          <w:numId w:val="6"/>
        </w:numPr>
        <w:rPr>
          <w:lang w:val="en-US"/>
        </w:rPr>
      </w:pPr>
      <w:r w:rsidRPr="009B7C1F">
        <w:rPr>
          <w:lang w:val="en-US"/>
        </w:rPr>
        <w:t>(LCC</w:t>
      </w:r>
      <w:r w:rsidR="00CB2ED2">
        <w:rPr>
          <w:lang w:val="en-US"/>
        </w:rPr>
        <w:t>/MCC</w:t>
      </w:r>
      <w:r w:rsidRPr="009B7C1F">
        <w:rPr>
          <w:lang w:val="en-US"/>
        </w:rPr>
        <w:t xml:space="preserve"> Concept of operations) (mission designer)</w:t>
      </w:r>
    </w:p>
    <w:p w14:paraId="37CD7E9F" w14:textId="77777777" w:rsidR="005A3483" w:rsidRDefault="008758E7" w:rsidP="00431111">
      <w:pPr>
        <w:pStyle w:val="NoSpacing"/>
        <w:numPr>
          <w:ilvl w:val="0"/>
          <w:numId w:val="6"/>
        </w:numPr>
        <w:rPr>
          <w:lang w:val="en-US"/>
        </w:rPr>
      </w:pPr>
      <w:r w:rsidRPr="009B7C1F">
        <w:rPr>
          <w:lang w:val="en-US"/>
        </w:rPr>
        <w:t>Intelligence products</w:t>
      </w:r>
      <w:r w:rsidR="00D33EE3">
        <w:rPr>
          <w:lang w:val="en-US"/>
        </w:rPr>
        <w:t xml:space="preserve"> (</w:t>
      </w:r>
      <w:r w:rsidRPr="009B7C1F">
        <w:rPr>
          <w:lang w:val="en-US"/>
        </w:rPr>
        <w:t>Mission designer / VIS)</w:t>
      </w:r>
    </w:p>
    <w:p w14:paraId="617F7A58" w14:textId="77777777" w:rsidR="00353D32" w:rsidRDefault="00D33EE3" w:rsidP="00431111">
      <w:pPr>
        <w:pStyle w:val="NoSpacing"/>
        <w:numPr>
          <w:ilvl w:val="0"/>
          <w:numId w:val="6"/>
        </w:numPr>
        <w:rPr>
          <w:lang w:val="en-US"/>
        </w:rPr>
      </w:pPr>
      <w:r w:rsidRPr="00D33EE3">
        <w:rPr>
          <w:lang w:val="en-US"/>
        </w:rPr>
        <w:t>Draft JTL</w:t>
      </w:r>
      <w:r w:rsidR="004B3FE6">
        <w:rPr>
          <w:lang w:val="en-US"/>
        </w:rPr>
        <w:t xml:space="preserve"> </w:t>
      </w:r>
      <w:r w:rsidR="004B3FE6" w:rsidRPr="009B7C1F">
        <w:rPr>
          <w:lang w:val="en-US"/>
        </w:rPr>
        <w:t>(mission designer)</w:t>
      </w:r>
    </w:p>
    <w:p w14:paraId="728560FA" w14:textId="500FCB40" w:rsidR="00D33EE3" w:rsidRPr="00D33EE3" w:rsidRDefault="00D33EE3" w:rsidP="00431111">
      <w:pPr>
        <w:pStyle w:val="NoSpacing"/>
        <w:numPr>
          <w:ilvl w:val="0"/>
          <w:numId w:val="6"/>
        </w:numPr>
        <w:rPr>
          <w:lang w:val="en-US"/>
        </w:rPr>
      </w:pPr>
      <w:r>
        <w:rPr>
          <w:lang w:val="en-US"/>
        </w:rPr>
        <w:t>Draft ACP</w:t>
      </w:r>
      <w:del w:id="192" w:author="Martin Collins" w:date="2021-12-01T12:04:00Z">
        <w:r w:rsidDel="006174C8">
          <w:rPr>
            <w:lang w:val="en-US"/>
          </w:rPr>
          <w:delText xml:space="preserve"> </w:delText>
        </w:r>
      </w:del>
      <w:r w:rsidR="004B3FE6">
        <w:rPr>
          <w:lang w:val="en-US"/>
        </w:rPr>
        <w:t xml:space="preserve"> </w:t>
      </w:r>
      <w:r w:rsidR="004B3FE6" w:rsidRPr="009B7C1F">
        <w:rPr>
          <w:lang w:val="en-US"/>
        </w:rPr>
        <w:t>(mission designer)</w:t>
      </w:r>
    </w:p>
    <w:p w14:paraId="01E63CF4" w14:textId="77777777" w:rsidR="00353D32" w:rsidRPr="009B7C1F" w:rsidRDefault="00353D32" w:rsidP="00941D77">
      <w:pPr>
        <w:pStyle w:val="Heading3"/>
        <w:rPr>
          <w:lang w:val="en-US"/>
        </w:rPr>
      </w:pPr>
      <w:r w:rsidRPr="009B7C1F">
        <w:rPr>
          <w:lang w:val="en-US"/>
        </w:rPr>
        <w:t>Output:</w:t>
      </w:r>
      <w:r w:rsidR="00AB6CCF">
        <w:rPr>
          <w:lang w:val="en-US"/>
        </w:rPr>
        <w:t xml:space="preserve"> </w:t>
      </w:r>
    </w:p>
    <w:p w14:paraId="78BCFFEE" w14:textId="77777777" w:rsidR="00353D32" w:rsidRPr="00AB6CCF" w:rsidRDefault="00353D32" w:rsidP="00431111">
      <w:pPr>
        <w:pStyle w:val="NoSpacing"/>
        <w:numPr>
          <w:ilvl w:val="0"/>
          <w:numId w:val="7"/>
        </w:numPr>
        <w:rPr>
          <w:lang w:val="en-US"/>
        </w:rPr>
      </w:pPr>
      <w:r w:rsidRPr="00AB6CCF">
        <w:rPr>
          <w:lang w:val="en-US"/>
        </w:rPr>
        <w:t>JAOP</w:t>
      </w:r>
      <w:r w:rsidR="00AB6CCF">
        <w:rPr>
          <w:lang w:val="en-US"/>
        </w:rPr>
        <w:t xml:space="preserve"> (Text document)</w:t>
      </w:r>
    </w:p>
    <w:p w14:paraId="05B33C83" w14:textId="77777777" w:rsidR="00353D32" w:rsidRPr="00AB6CCF" w:rsidRDefault="00353D32" w:rsidP="00431111">
      <w:pPr>
        <w:pStyle w:val="NoSpacing"/>
        <w:numPr>
          <w:ilvl w:val="0"/>
          <w:numId w:val="7"/>
        </w:numPr>
        <w:rPr>
          <w:lang w:val="en-US"/>
        </w:rPr>
      </w:pPr>
      <w:r w:rsidRPr="00AB6CCF">
        <w:rPr>
          <w:lang w:val="en-US"/>
        </w:rPr>
        <w:t>JTL</w:t>
      </w:r>
      <w:r w:rsidR="00D33EE3" w:rsidRPr="00AB6CCF">
        <w:rPr>
          <w:lang w:val="en-US"/>
        </w:rPr>
        <w:t xml:space="preserve"> (Approved)</w:t>
      </w:r>
      <w:r w:rsidR="00AB6CCF">
        <w:rPr>
          <w:lang w:val="en-US"/>
        </w:rPr>
        <w:t xml:space="preserve"> (Spreadsheet)</w:t>
      </w:r>
    </w:p>
    <w:p w14:paraId="4825191F" w14:textId="77777777" w:rsidR="00353D32" w:rsidRPr="00AB6CCF" w:rsidRDefault="00353D32" w:rsidP="00431111">
      <w:pPr>
        <w:pStyle w:val="NoSpacing"/>
        <w:numPr>
          <w:ilvl w:val="0"/>
          <w:numId w:val="7"/>
        </w:numPr>
        <w:rPr>
          <w:lang w:val="en-US"/>
        </w:rPr>
      </w:pPr>
      <w:r w:rsidRPr="00AB6CCF">
        <w:rPr>
          <w:lang w:val="en-US"/>
        </w:rPr>
        <w:t>TST Matrix</w:t>
      </w:r>
      <w:r w:rsidR="009D4859" w:rsidRPr="00AB6CCF">
        <w:rPr>
          <w:lang w:val="en-US"/>
        </w:rPr>
        <w:t xml:space="preserve"> (as part of JAOP)</w:t>
      </w:r>
    </w:p>
    <w:p w14:paraId="5241A88E" w14:textId="77777777" w:rsidR="00353D32" w:rsidRPr="00AB6CCF" w:rsidRDefault="00353D32" w:rsidP="00431111">
      <w:pPr>
        <w:pStyle w:val="NoSpacing"/>
        <w:numPr>
          <w:ilvl w:val="0"/>
          <w:numId w:val="7"/>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14:paraId="3BEC37D0" w14:textId="77777777" w:rsidR="00D33EE3" w:rsidRDefault="00D33EE3" w:rsidP="00D33EE3">
      <w:pPr>
        <w:pStyle w:val="NoSpacing"/>
        <w:rPr>
          <w:lang w:val="en-US"/>
        </w:rPr>
      </w:pPr>
    </w:p>
    <w:p w14:paraId="7025F370" w14:textId="77777777" w:rsidR="00D33EE3" w:rsidRPr="00950AFD" w:rsidRDefault="00D33EE3" w:rsidP="00D33EE3">
      <w:pPr>
        <w:pStyle w:val="NoSpacing"/>
        <w:rPr>
          <w:b/>
          <w:lang w:val="en-US"/>
        </w:rPr>
      </w:pPr>
      <w:r w:rsidRPr="00950AFD">
        <w:rPr>
          <w:b/>
          <w:lang w:val="en-US"/>
        </w:rPr>
        <w:t>Goal:</w:t>
      </w:r>
    </w:p>
    <w:p w14:paraId="7AF8F776" w14:textId="77777777" w:rsidR="00D33EE3" w:rsidRDefault="00D33EE3" w:rsidP="00D33EE3">
      <w:pPr>
        <w:pStyle w:val="NoSpacing"/>
        <w:rPr>
          <w:lang w:val="en-US"/>
        </w:rPr>
      </w:pPr>
      <w:r>
        <w:rPr>
          <w:lang w:val="en-US"/>
        </w:rPr>
        <w:t>The intended goal with the planning and the associated products is to have a plan and to communicate the plan to all pilots involved, the mission designers and AWACS controllers.</w:t>
      </w:r>
      <w:r w:rsidR="007177B4">
        <w:rPr>
          <w:lang w:val="en-US"/>
        </w:rPr>
        <w:t xml:space="preserve"> The intention is not to create products for the products sake. </w:t>
      </w:r>
    </w:p>
    <w:p w14:paraId="3C3A59BC" w14:textId="6475F467" w:rsidR="007177B4" w:rsidRDefault="007177B4" w:rsidP="00D33EE3">
      <w:pPr>
        <w:pStyle w:val="NoSpacing"/>
        <w:rPr>
          <w:lang w:val="en-US"/>
        </w:rPr>
      </w:pPr>
      <w:r>
        <w:rPr>
          <w:lang w:val="en-US"/>
        </w:rPr>
        <w:t xml:space="preserve">JAOP </w:t>
      </w:r>
      <w:proofErr w:type="gramStart"/>
      <w:r>
        <w:rPr>
          <w:lang w:val="en-US"/>
        </w:rPr>
        <w:t>is intended</w:t>
      </w:r>
      <w:proofErr w:type="gramEnd"/>
      <w:r>
        <w:rPr>
          <w:lang w:val="en-US"/>
        </w:rPr>
        <w:t xml:space="preserve"> for having the plan and communicating the plan to everyone, and to</w:t>
      </w:r>
      <w:r w:rsidR="00D300DC">
        <w:rPr>
          <w:lang w:val="en-US"/>
        </w:rPr>
        <w:t xml:space="preserve"> have the </w:t>
      </w:r>
      <w:del w:id="193" w:author="Martin Collins" w:date="2021-12-01T12:05:00Z">
        <w:r w:rsidR="00D300DC" w:rsidDel="006174C8">
          <w:rPr>
            <w:lang w:val="en-US"/>
          </w:rPr>
          <w:delText xml:space="preserve">important </w:delText>
        </w:r>
      </w:del>
      <w:ins w:id="194" w:author="Martin Collins" w:date="2021-12-01T12:05:00Z">
        <w:r w:rsidR="006174C8">
          <w:rPr>
            <w:lang w:val="en-US"/>
          </w:rPr>
          <w:t>necessary</w:t>
        </w:r>
        <w:r w:rsidR="006174C8">
          <w:rPr>
            <w:lang w:val="en-US"/>
          </w:rPr>
          <w:t xml:space="preserve"> </w:t>
        </w:r>
      </w:ins>
      <w:r w:rsidR="00D300DC">
        <w:rPr>
          <w:lang w:val="en-US"/>
        </w:rPr>
        <w:t>information available for the air tasking cycle (event planning)</w:t>
      </w:r>
    </w:p>
    <w:p w14:paraId="2591627B" w14:textId="14144D29" w:rsidR="00D300DC" w:rsidRDefault="00D300DC" w:rsidP="00D33EE3">
      <w:pPr>
        <w:pStyle w:val="NoSpacing"/>
        <w:rPr>
          <w:lang w:val="en-US"/>
        </w:rPr>
      </w:pPr>
      <w:r>
        <w:rPr>
          <w:lang w:val="en-US"/>
        </w:rPr>
        <w:t xml:space="preserve">The approved JTL will also be used for </w:t>
      </w:r>
      <w:r w:rsidR="009D4859">
        <w:rPr>
          <w:lang w:val="en-US"/>
        </w:rPr>
        <w:t>the development of the plan (JAOP</w:t>
      </w:r>
      <w:proofErr w:type="gramStart"/>
      <w:r w:rsidR="009D4859">
        <w:rPr>
          <w:lang w:val="en-US"/>
        </w:rPr>
        <w:t>), but</w:t>
      </w:r>
      <w:proofErr w:type="gramEnd"/>
      <w:r w:rsidR="009D4859">
        <w:rPr>
          <w:lang w:val="en-US"/>
        </w:rPr>
        <w:t xml:space="preserve"> will also be used as a basis for targets and prioritization during events. The TST matrix is valid for all events and such a</w:t>
      </w:r>
      <w:ins w:id="195" w:author="Martin Collins" w:date="2021-12-01T12:06:00Z">
        <w:r w:rsidR="006174C8">
          <w:rPr>
            <w:lang w:val="en-US"/>
          </w:rPr>
          <w:t>n</w:t>
        </w:r>
      </w:ins>
      <w:r w:rsidR="009D4859">
        <w:rPr>
          <w:lang w:val="en-US"/>
        </w:rPr>
        <w:t xml:space="preserve"> important product. The ACP is all available points to </w:t>
      </w:r>
      <w:proofErr w:type="gramStart"/>
      <w:r w:rsidR="009D4859">
        <w:rPr>
          <w:lang w:val="en-US"/>
        </w:rPr>
        <w:t>be used</w:t>
      </w:r>
      <w:proofErr w:type="gramEnd"/>
      <w:r w:rsidR="009D4859">
        <w:rPr>
          <w:lang w:val="en-US"/>
        </w:rPr>
        <w:t xml:space="preserve">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14:paraId="557BD2B6" w14:textId="77777777" w:rsidR="00950AFD" w:rsidRPr="00835F42" w:rsidRDefault="00950AFD" w:rsidP="00D33EE3">
      <w:pPr>
        <w:pStyle w:val="NoSpacing"/>
        <w:rPr>
          <w:b/>
          <w:lang w:val="en-US"/>
        </w:rPr>
      </w:pPr>
      <w:proofErr w:type="gramStart"/>
      <w:r w:rsidRPr="00835F42">
        <w:rPr>
          <w:b/>
          <w:lang w:val="en-US"/>
        </w:rPr>
        <w:lastRenderedPageBreak/>
        <w:t>So</w:t>
      </w:r>
      <w:proofErr w:type="gramEnd"/>
      <w:r w:rsidRPr="00835F42">
        <w:rPr>
          <w:b/>
          <w:lang w:val="en-US"/>
        </w:rPr>
        <w:t xml:space="preserve"> while there </w:t>
      </w:r>
      <w:r w:rsidR="0076100F" w:rsidRPr="00835F42">
        <w:rPr>
          <w:b/>
          <w:lang w:val="en-US"/>
        </w:rPr>
        <w:t>are a lot of work and time consuming tasks</w:t>
      </w:r>
      <w:r w:rsidRPr="00835F42">
        <w:rPr>
          <w:b/>
          <w:lang w:val="en-US"/>
        </w:rPr>
        <w:t xml:space="preserve"> in the Air Campaign planning, it will pay </w:t>
      </w:r>
      <w:r w:rsidR="0076100F" w:rsidRPr="00835F42">
        <w:rPr>
          <w:b/>
          <w:lang w:val="en-US"/>
        </w:rPr>
        <w:t xml:space="preserve">dividends when it is completed </w:t>
      </w:r>
      <w:r w:rsidRPr="00835F42">
        <w:rPr>
          <w:b/>
          <w:lang w:val="en-US"/>
        </w:rPr>
        <w:t xml:space="preserve">for </w:t>
      </w:r>
      <w:r w:rsidR="0076100F" w:rsidRPr="00835F42">
        <w:rPr>
          <w:b/>
          <w:lang w:val="en-US"/>
        </w:rPr>
        <w:t xml:space="preserve">the start of </w:t>
      </w:r>
      <w:r w:rsidRPr="00835F42">
        <w:rPr>
          <w:b/>
          <w:lang w:val="en-US"/>
        </w:rPr>
        <w:t>the air tasking cycle</w:t>
      </w:r>
      <w:r w:rsidR="0076100F" w:rsidRPr="00835F42">
        <w:rPr>
          <w:b/>
          <w:lang w:val="en-US"/>
        </w:rPr>
        <w:t>. T</w:t>
      </w:r>
      <w:r w:rsidRPr="00835F42">
        <w:rPr>
          <w:b/>
          <w:lang w:val="en-US"/>
        </w:rPr>
        <w:t xml:space="preserve">he workload </w:t>
      </w:r>
      <w:proofErr w:type="gramStart"/>
      <w:r w:rsidR="0076100F" w:rsidRPr="00835F42">
        <w:rPr>
          <w:b/>
          <w:lang w:val="en-US"/>
        </w:rPr>
        <w:t>is</w:t>
      </w:r>
      <w:r w:rsidRPr="00835F42">
        <w:rPr>
          <w:b/>
          <w:lang w:val="en-US"/>
        </w:rPr>
        <w:t xml:space="preserve"> red</w:t>
      </w:r>
      <w:r w:rsidR="0076100F" w:rsidRPr="00835F42">
        <w:rPr>
          <w:b/>
          <w:lang w:val="en-US"/>
        </w:rPr>
        <w:t>uced</w:t>
      </w:r>
      <w:proofErr w:type="gramEnd"/>
      <w:r w:rsidR="0076100F" w:rsidRPr="00835F42">
        <w:rPr>
          <w:b/>
          <w:lang w:val="en-US"/>
        </w:rPr>
        <w:t xml:space="preserve"> between each planned event and events can be conducted at a higher pace.</w:t>
      </w:r>
    </w:p>
    <w:p w14:paraId="0A4F7BA5" w14:textId="77777777" w:rsidR="005204BE" w:rsidRDefault="005204BE" w:rsidP="00353D32">
      <w:pPr>
        <w:pStyle w:val="NoSpacing"/>
        <w:rPr>
          <w:lang w:val="en-US"/>
        </w:rPr>
      </w:pPr>
    </w:p>
    <w:p w14:paraId="26470F28" w14:textId="77777777" w:rsidR="005204BE" w:rsidRDefault="005204BE" w:rsidP="005204BE">
      <w:pPr>
        <w:pStyle w:val="Heading3"/>
        <w:rPr>
          <w:lang w:val="en-US"/>
        </w:rPr>
      </w:pPr>
      <w:r>
        <w:rPr>
          <w:lang w:val="en-US"/>
        </w:rPr>
        <w:t xml:space="preserve">Step 1: </w:t>
      </w:r>
      <w:r w:rsidRPr="009B7C1F">
        <w:rPr>
          <w:lang w:val="en-US"/>
        </w:rPr>
        <w:t>Operational Environment Research.</w:t>
      </w:r>
    </w:p>
    <w:p w14:paraId="0F1D3D70" w14:textId="0DC16647" w:rsidR="007D2A1A" w:rsidRPr="006A156E" w:rsidRDefault="007D2A1A" w:rsidP="007D2A1A">
      <w:pPr>
        <w:pStyle w:val="NoSpacing"/>
        <w:rPr>
          <w:lang w:val="en-US"/>
        </w:rPr>
      </w:pPr>
      <w:r>
        <w:rPr>
          <w:lang w:val="en-US"/>
        </w:rPr>
        <w:t xml:space="preserve">This initial step is all about reading the operation order to get </w:t>
      </w:r>
      <w:proofErr w:type="spellStart"/>
      <w:proofErr w:type="gramStart"/>
      <w:r>
        <w:rPr>
          <w:lang w:val="en-US"/>
        </w:rPr>
        <w:t>a</w:t>
      </w:r>
      <w:proofErr w:type="spellEnd"/>
      <w:proofErr w:type="gramEnd"/>
      <w:r>
        <w:rPr>
          <w:lang w:val="en-US"/>
        </w:rPr>
        <w:t xml:space="preserve">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 xml:space="preserve">for the campaign. Also start looking at the map of the area of operations </w:t>
      </w:r>
      <w:del w:id="196" w:author="Martin Collins" w:date="2021-12-01T12:07:00Z">
        <w:r w:rsidRPr="006A156E" w:rsidDel="006174C8">
          <w:rPr>
            <w:lang w:val="en-US"/>
          </w:rPr>
          <w:delText>and get a</w:delText>
        </w:r>
      </w:del>
      <w:ins w:id="197" w:author="Martin Collins" w:date="2021-12-01T12:07:00Z">
        <w:r w:rsidR="006174C8">
          <w:rPr>
            <w:lang w:val="en-US"/>
          </w:rPr>
          <w:t>to develop an</w:t>
        </w:r>
      </w:ins>
      <w:r w:rsidRPr="006A156E">
        <w:rPr>
          <w:lang w:val="en-US"/>
        </w:rPr>
        <w:t xml:space="preserve"> understanding of time-distance for key locations (especially friendly and enemy airfields and major bases).</w:t>
      </w:r>
      <w:r w:rsidR="00C73A60">
        <w:rPr>
          <w:lang w:val="en-US"/>
        </w:rPr>
        <w:t xml:space="preserve"> </w:t>
      </w:r>
      <w:commentRangeStart w:id="198"/>
      <w:r w:rsidR="00C73A60">
        <w:rPr>
          <w:lang w:val="en-US"/>
        </w:rPr>
        <w:t xml:space="preserve">A good understanding of enemy </w:t>
      </w:r>
      <w:proofErr w:type="gramStart"/>
      <w:r w:rsidR="00C73A60">
        <w:rPr>
          <w:lang w:val="en-US"/>
        </w:rPr>
        <w:t>most likely and</w:t>
      </w:r>
      <w:proofErr w:type="gramEnd"/>
      <w:r w:rsidR="00C73A60">
        <w:rPr>
          <w:lang w:val="en-US"/>
        </w:rPr>
        <w:t xml:space="preserve"> most dangerous course of action is also developed in this step.</w:t>
      </w:r>
      <w:r w:rsidRPr="006A156E">
        <w:rPr>
          <w:lang w:val="en-US"/>
        </w:rPr>
        <w:t xml:space="preserve"> </w:t>
      </w:r>
      <w:commentRangeEnd w:id="198"/>
      <w:r w:rsidR="006174C8">
        <w:rPr>
          <w:rStyle w:val="CommentReference"/>
        </w:rPr>
        <w:commentReference w:id="198"/>
      </w:r>
    </w:p>
    <w:p w14:paraId="6FCAA53C" w14:textId="77777777" w:rsidR="007D2A1A" w:rsidRDefault="007D2A1A" w:rsidP="007D2A1A">
      <w:pPr>
        <w:pStyle w:val="NoSpacing"/>
        <w:rPr>
          <w:rFonts w:ascii="TimesNewRomanPSMT" w:hAnsi="TimesNewRomanPSMT" w:cs="TimesNewRomanPSMT"/>
          <w:lang w:val="en-US"/>
        </w:rPr>
      </w:pPr>
    </w:p>
    <w:p w14:paraId="4C31EDCD" w14:textId="77777777" w:rsidR="007D2A1A" w:rsidRDefault="007D2A1A" w:rsidP="007D2A1A">
      <w:pPr>
        <w:pStyle w:val="Heading3"/>
        <w:rPr>
          <w:lang w:val="en-US"/>
        </w:rPr>
      </w:pPr>
      <w:r>
        <w:rPr>
          <w:lang w:val="en-US"/>
        </w:rPr>
        <w:t xml:space="preserve">Step 2: </w:t>
      </w:r>
      <w:r w:rsidRPr="009B7C1F">
        <w:rPr>
          <w:lang w:val="en-US"/>
        </w:rPr>
        <w:t>Centers of Gravity Identification.</w:t>
      </w:r>
    </w:p>
    <w:p w14:paraId="327CA6D1" w14:textId="77777777" w:rsidR="00C73A60" w:rsidRPr="00C73A60" w:rsidRDefault="00C73A60" w:rsidP="00C73A60">
      <w:pPr>
        <w:pStyle w:val="NoSpacing"/>
        <w:rPr>
          <w:lang w:val="en-US"/>
        </w:rPr>
      </w:pPr>
      <w:r>
        <w:rPr>
          <w:lang w:val="en-US"/>
        </w:rPr>
        <w:t xml:space="preserve">Getting an understanding of enemy objectives (overall + ACC+MCC+LCC), then conducting analysis on enemy COG and identify potential </w:t>
      </w:r>
      <w:proofErr w:type="gramStart"/>
      <w:r>
        <w:rPr>
          <w:lang w:val="en-US"/>
        </w:rPr>
        <w:t>CV</w:t>
      </w:r>
      <w:proofErr w:type="gramEnd"/>
      <w:r>
        <w:rPr>
          <w:lang w:val="en-US"/>
        </w:rPr>
        <w:t xml:space="preserve"> that can be attacked.</w:t>
      </w:r>
    </w:p>
    <w:p w14:paraId="7318757E" w14:textId="77777777" w:rsidR="007D2A1A" w:rsidRPr="007D2A1A" w:rsidRDefault="007D2A1A" w:rsidP="007D2A1A">
      <w:pPr>
        <w:pStyle w:val="NoSpacing"/>
        <w:rPr>
          <w:lang w:val="en-US"/>
        </w:rPr>
      </w:pPr>
    </w:p>
    <w:p w14:paraId="0C604D40" w14:textId="77777777" w:rsidR="005204BE" w:rsidRDefault="005204BE" w:rsidP="00353D32">
      <w:pPr>
        <w:pStyle w:val="NoSpacing"/>
        <w:rPr>
          <w:lang w:val="en-US"/>
        </w:rPr>
      </w:pPr>
    </w:p>
    <w:p w14:paraId="65804812" w14:textId="77777777" w:rsidR="005204BE" w:rsidRDefault="007D2A1A" w:rsidP="005204BE">
      <w:pPr>
        <w:pStyle w:val="Heading3"/>
        <w:rPr>
          <w:lang w:val="en-US"/>
        </w:rPr>
      </w:pPr>
      <w:r>
        <w:rPr>
          <w:lang w:val="en-US"/>
        </w:rPr>
        <w:t>Step 3</w:t>
      </w:r>
      <w:r w:rsidR="005204BE">
        <w:rPr>
          <w:lang w:val="en-US"/>
        </w:rPr>
        <w:t xml:space="preserve">: </w:t>
      </w:r>
      <w:r w:rsidR="005204BE" w:rsidRPr="009B7C1F">
        <w:rPr>
          <w:lang w:val="en-US"/>
        </w:rPr>
        <w:t>Objective Determination.</w:t>
      </w:r>
    </w:p>
    <w:p w14:paraId="0559C0BF" w14:textId="77777777" w:rsidR="001532C7" w:rsidRPr="00354AD7" w:rsidRDefault="00354AD7" w:rsidP="001532C7">
      <w:pPr>
        <w:pStyle w:val="NoSpacing"/>
        <w:rPr>
          <w:lang w:val="en-US"/>
        </w:rPr>
      </w:pPr>
      <w:r>
        <w:rPr>
          <w:lang w:val="en-US"/>
        </w:rPr>
        <w:t xml:space="preserve">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w:t>
      </w:r>
      <w:proofErr w:type="gramStart"/>
      <w:r>
        <w:rPr>
          <w:lang w:val="en-US"/>
        </w:rPr>
        <w:t>be taken</w:t>
      </w:r>
      <w:proofErr w:type="gramEnd"/>
      <w:r>
        <w:rPr>
          <w:lang w:val="en-US"/>
        </w:rPr>
        <w:t xml:space="preserve"> into consideration for JFACC’s objectives on how to support both LCC and MCC.</w:t>
      </w:r>
    </w:p>
    <w:p w14:paraId="5F440992" w14:textId="77777777" w:rsidR="005204BE" w:rsidRDefault="005204BE" w:rsidP="00353D32">
      <w:pPr>
        <w:pStyle w:val="NoSpacing"/>
        <w:rPr>
          <w:lang w:val="en-US"/>
        </w:rPr>
      </w:pPr>
    </w:p>
    <w:p w14:paraId="503009FE" w14:textId="77777777" w:rsidR="005204BE" w:rsidRDefault="005204BE" w:rsidP="00353D32">
      <w:pPr>
        <w:pStyle w:val="NoSpacing"/>
        <w:rPr>
          <w:lang w:val="en-US"/>
        </w:rPr>
      </w:pPr>
    </w:p>
    <w:p w14:paraId="5DFC3AF3" w14:textId="77777777" w:rsidR="005204BE" w:rsidRDefault="005204BE" w:rsidP="005204BE">
      <w:pPr>
        <w:pStyle w:val="Heading3"/>
        <w:rPr>
          <w:lang w:val="en-US"/>
        </w:rPr>
      </w:pPr>
      <w:bookmarkStart w:id="199" w:name="_Step_4:_Strategy"/>
      <w:bookmarkEnd w:id="199"/>
      <w:r>
        <w:rPr>
          <w:lang w:val="en-US"/>
        </w:rPr>
        <w:t xml:space="preserve">Step 4: </w:t>
      </w:r>
      <w:r w:rsidRPr="009B7C1F">
        <w:rPr>
          <w:lang w:val="en-US"/>
        </w:rPr>
        <w:t>Strategy Identification.</w:t>
      </w:r>
    </w:p>
    <w:p w14:paraId="306E68C6" w14:textId="2DF393F1" w:rsidR="00640D9F" w:rsidRDefault="00354AD7" w:rsidP="002131BE">
      <w:pPr>
        <w:pStyle w:val="NoSpacing"/>
        <w:rPr>
          <w:lang w:val="en-US"/>
        </w:rPr>
      </w:pPr>
      <w:r>
        <w:rPr>
          <w:lang w:val="en-US"/>
        </w:rPr>
        <w:t xml:space="preserve">With step 1-3 the focus </w:t>
      </w:r>
      <w:del w:id="200" w:author="Martin Collins" w:date="2021-12-01T12:11:00Z">
        <w:r w:rsidDel="00CD0074">
          <w:rPr>
            <w:lang w:val="en-US"/>
          </w:rPr>
          <w:delText xml:space="preserve">have </w:delText>
        </w:r>
      </w:del>
      <w:ins w:id="201" w:author="Martin Collins" w:date="2021-12-01T12:11:00Z">
        <w:r w:rsidR="00CD0074">
          <w:rPr>
            <w:lang w:val="en-US"/>
          </w:rPr>
          <w:t>has</w:t>
        </w:r>
        <w:r w:rsidR="00CD0074">
          <w:rPr>
            <w:lang w:val="en-US"/>
          </w:rPr>
          <w:t xml:space="preserve"> </w:t>
        </w:r>
      </w:ins>
      <w:r>
        <w:rPr>
          <w:lang w:val="en-US"/>
        </w:rPr>
        <w:t xml:space="preserve">been on what to do, </w:t>
      </w:r>
      <w:del w:id="202" w:author="Martin Collins" w:date="2021-12-01T12:12:00Z">
        <w:r w:rsidDel="00CD0074">
          <w:rPr>
            <w:lang w:val="en-US"/>
          </w:rPr>
          <w:delText xml:space="preserve">but </w:delText>
        </w:r>
      </w:del>
      <w:r>
        <w:rPr>
          <w:lang w:val="en-US"/>
        </w:rPr>
        <w:t xml:space="preserve">here in step 4 the focus shifts to </w:t>
      </w:r>
      <w:del w:id="203" w:author="Martin Collins" w:date="2021-12-01T12:11:00Z">
        <w:r w:rsidDel="00CD0074">
          <w:rPr>
            <w:lang w:val="en-US"/>
          </w:rPr>
          <w:delText xml:space="preserve">how to do </w:delText>
        </w:r>
      </w:del>
      <w:ins w:id="204" w:author="Martin Collins" w:date="2021-12-01T12:12:00Z">
        <w:r w:rsidR="00CD0074">
          <w:rPr>
            <w:lang w:val="en-US"/>
          </w:rPr>
          <w:t>achieving</w:t>
        </w:r>
      </w:ins>
      <w:ins w:id="205" w:author="Martin Collins" w:date="2021-12-01T12:11:00Z">
        <w:r w:rsidR="00CD0074">
          <w:rPr>
            <w:lang w:val="en-US"/>
          </w:rPr>
          <w:t xml:space="preserve"> </w:t>
        </w:r>
      </w:ins>
      <w:r>
        <w:rPr>
          <w:lang w:val="en-US"/>
        </w:rPr>
        <w:t xml:space="preserve">it. </w:t>
      </w:r>
      <w:r w:rsidR="00640D9F">
        <w:rPr>
          <w:lang w:val="en-US"/>
        </w:rPr>
        <w:t xml:space="preserve">Air power will </w:t>
      </w:r>
      <w:proofErr w:type="gramStart"/>
      <w:r w:rsidR="00640D9F">
        <w:rPr>
          <w:lang w:val="en-US"/>
        </w:rPr>
        <w:t>likely be</w:t>
      </w:r>
      <w:proofErr w:type="gramEnd"/>
      <w:r w:rsidR="00640D9F">
        <w:rPr>
          <w:lang w:val="en-US"/>
        </w:rPr>
        <w:t xml:space="preserve"> stretched between the two battles: Fight for control of the air, and support for the overall operation through strategic attack or support to LCC and MCC. With the enemy M</w:t>
      </w:r>
      <w:r w:rsidR="00302FA3">
        <w:rPr>
          <w:lang w:val="en-US"/>
        </w:rPr>
        <w:t xml:space="preserve">ost </w:t>
      </w:r>
      <w:r w:rsidR="00640D9F">
        <w:rPr>
          <w:lang w:val="en-US"/>
        </w:rPr>
        <w:t>L</w:t>
      </w:r>
      <w:r w:rsidR="00302FA3">
        <w:rPr>
          <w:lang w:val="en-US"/>
        </w:rPr>
        <w:t>ikely (ML)</w:t>
      </w:r>
      <w:r w:rsidR="00640D9F">
        <w:rPr>
          <w:lang w:val="en-US"/>
        </w:rPr>
        <w:t xml:space="preserve"> and M</w:t>
      </w:r>
      <w:r w:rsidR="00302FA3">
        <w:rPr>
          <w:lang w:val="en-US"/>
        </w:rPr>
        <w:t xml:space="preserve">ost </w:t>
      </w:r>
      <w:r w:rsidR="00640D9F">
        <w:rPr>
          <w:lang w:val="en-US"/>
        </w:rPr>
        <w:t>D</w:t>
      </w:r>
      <w:r w:rsidR="00302FA3">
        <w:rPr>
          <w:lang w:val="en-US"/>
        </w:rPr>
        <w:t>angerous (MD)</w:t>
      </w:r>
      <w:r w:rsidR="00640D9F">
        <w:rPr>
          <w:lang w:val="en-US"/>
        </w:rPr>
        <w:t xml:space="preserve"> COA and COG and own objectives available JFACC must now decide how to sequence actions to meet the objectives </w:t>
      </w:r>
      <w:del w:id="206" w:author="Martin Collins" w:date="2021-12-01T12:13:00Z">
        <w:r w:rsidR="00640D9F" w:rsidDel="00CD0074">
          <w:rPr>
            <w:lang w:val="en-US"/>
          </w:rPr>
          <w:delText xml:space="preserve">at </w:delText>
        </w:r>
      </w:del>
      <w:ins w:id="207" w:author="Martin Collins" w:date="2021-12-01T12:13:00Z">
        <w:r w:rsidR="00CD0074">
          <w:rPr>
            <w:lang w:val="en-US"/>
          </w:rPr>
          <w:t>in</w:t>
        </w:r>
        <w:r w:rsidR="00CD0074">
          <w:rPr>
            <w:lang w:val="en-US"/>
          </w:rPr>
          <w:t xml:space="preserve"> </w:t>
        </w:r>
      </w:ins>
      <w:r w:rsidR="00640D9F">
        <w:rPr>
          <w:lang w:val="en-US"/>
        </w:rPr>
        <w:t xml:space="preserve">the best </w:t>
      </w:r>
      <w:proofErr w:type="gramStart"/>
      <w:r w:rsidR="00640D9F">
        <w:rPr>
          <w:lang w:val="en-US"/>
        </w:rPr>
        <w:t>possible way</w:t>
      </w:r>
      <w:proofErr w:type="gramEnd"/>
      <w:r w:rsidR="00640D9F">
        <w:rPr>
          <w:lang w:val="en-US"/>
        </w:rPr>
        <w:t xml:space="preserve">. This process is best </w:t>
      </w:r>
      <w:del w:id="208" w:author="Martin Collins" w:date="2021-12-01T12:13:00Z">
        <w:r w:rsidR="00640D9F" w:rsidDel="00CD0074">
          <w:rPr>
            <w:lang w:val="en-US"/>
          </w:rPr>
          <w:delText xml:space="preserve">done </w:delText>
        </w:r>
      </w:del>
      <w:ins w:id="209" w:author="Martin Collins" w:date="2021-12-01T12:13:00Z">
        <w:r w:rsidR="00CD0074">
          <w:rPr>
            <w:lang w:val="en-US"/>
          </w:rPr>
          <w:t xml:space="preserve">conducted </w:t>
        </w:r>
      </w:ins>
      <w:r w:rsidR="00640D9F">
        <w:rPr>
          <w:lang w:val="en-US"/>
        </w:rPr>
        <w:t xml:space="preserve">over a map with a timeline, and overall concept of operations can </w:t>
      </w:r>
      <w:proofErr w:type="gramStart"/>
      <w:r w:rsidR="00640D9F">
        <w:rPr>
          <w:lang w:val="en-US"/>
        </w:rPr>
        <w:t>be visualized</w:t>
      </w:r>
      <w:proofErr w:type="gramEnd"/>
      <w:r w:rsidR="00640D9F">
        <w:rPr>
          <w:lang w:val="en-US"/>
        </w:rPr>
        <w:t xml:space="preserve"> using </w:t>
      </w:r>
      <w:proofErr w:type="spellStart"/>
      <w:r w:rsidR="00640D9F">
        <w:rPr>
          <w:lang w:val="en-US"/>
        </w:rPr>
        <w:t>CombatFlite</w:t>
      </w:r>
      <w:proofErr w:type="spellEnd"/>
      <w:r w:rsidR="00640D9F">
        <w:rPr>
          <w:lang w:val="en-US"/>
        </w:rPr>
        <w:t>.</w:t>
      </w:r>
    </w:p>
    <w:p w14:paraId="16B64E5F" w14:textId="77777777" w:rsidR="00640D9F" w:rsidRDefault="00640D9F" w:rsidP="002131BE">
      <w:pPr>
        <w:pStyle w:val="NoSpacing"/>
        <w:rPr>
          <w:lang w:val="en-US"/>
        </w:rPr>
      </w:pPr>
    </w:p>
    <w:p w14:paraId="6AE94F34" w14:textId="795B8E96" w:rsidR="002131BE" w:rsidRDefault="00640D9F" w:rsidP="002131BE">
      <w:pPr>
        <w:pStyle w:val="NoSpacing"/>
        <w:rPr>
          <w:lang w:val="en-US"/>
        </w:rPr>
      </w:pPr>
      <w:r>
        <w:rPr>
          <w:lang w:val="en-US"/>
        </w:rPr>
        <w:t>As part of this</w:t>
      </w:r>
      <w:ins w:id="210" w:author="Martin Collins" w:date="2021-12-01T12:14:00Z">
        <w:r w:rsidR="00B62574">
          <w:rPr>
            <w:lang w:val="en-US"/>
          </w:rPr>
          <w:t xml:space="preserve"> step</w:t>
        </w:r>
      </w:ins>
      <w:r>
        <w:rPr>
          <w:lang w:val="en-US"/>
        </w:rPr>
        <w:t xml:space="preserve"> the overall targeting strategy is </w:t>
      </w:r>
      <w:del w:id="211" w:author="Martin Collins" w:date="2021-12-01T12:15:00Z">
        <w:r w:rsidDel="00B62574">
          <w:rPr>
            <w:lang w:val="en-US"/>
          </w:rPr>
          <w:delText xml:space="preserve">also </w:delText>
        </w:r>
      </w:del>
      <w:r>
        <w:rPr>
          <w:lang w:val="en-US"/>
        </w:rPr>
        <w:t>outlined</w:t>
      </w:r>
      <w:del w:id="212" w:author="Martin Collins" w:date="2021-12-01T12:14:00Z">
        <w:r w:rsidDel="00CD0074">
          <w:rPr>
            <w:lang w:val="en-US"/>
          </w:rPr>
          <w:delText xml:space="preserve"> here</w:delText>
        </w:r>
      </w:del>
      <w:ins w:id="213" w:author="Martin Collins" w:date="2021-12-01T12:14:00Z">
        <w:r w:rsidR="00B62574">
          <w:rPr>
            <w:lang w:val="en-US"/>
          </w:rPr>
          <w:t>.</w:t>
        </w:r>
      </w:ins>
      <w:del w:id="214" w:author="Martin Collins" w:date="2021-12-01T12:14:00Z">
        <w:r w:rsidDel="00B62574">
          <w:rPr>
            <w:lang w:val="en-US"/>
          </w:rPr>
          <w:delText>,</w:delText>
        </w:r>
      </w:del>
      <w:r>
        <w:rPr>
          <w:lang w:val="en-US"/>
        </w:rPr>
        <w:t xml:space="preserve"> </w:t>
      </w:r>
      <w:del w:id="215" w:author="Martin Collins" w:date="2021-12-01T12:14:00Z">
        <w:r w:rsidDel="00B62574">
          <w:rPr>
            <w:lang w:val="en-US"/>
          </w:rPr>
          <w:delText xml:space="preserve">which </w:delText>
        </w:r>
      </w:del>
      <w:ins w:id="216" w:author="Martin Collins" w:date="2021-12-01T12:14:00Z">
        <w:r w:rsidR="00B62574">
          <w:rPr>
            <w:lang w:val="en-US"/>
          </w:rPr>
          <w:t xml:space="preserve">This </w:t>
        </w:r>
      </w:ins>
      <w:r>
        <w:rPr>
          <w:lang w:val="en-US"/>
        </w:rPr>
        <w:t xml:space="preserve">is about </w:t>
      </w:r>
      <w:ins w:id="217" w:author="Martin Collins" w:date="2021-12-01T12:14:00Z">
        <w:r w:rsidR="00B62574">
          <w:rPr>
            <w:lang w:val="en-US"/>
          </w:rPr>
          <w:t xml:space="preserve">mapping </w:t>
        </w:r>
      </w:ins>
      <w:del w:id="218" w:author="Martin Collins" w:date="2021-12-01T12:14:00Z">
        <w:r w:rsidDel="00B62574">
          <w:rPr>
            <w:lang w:val="en-US"/>
          </w:rPr>
          <w:delText xml:space="preserve">giving </w:delText>
        </w:r>
      </w:del>
      <w:r>
        <w:rPr>
          <w:lang w:val="en-US"/>
        </w:rPr>
        <w:t xml:space="preserve">priorities to target categories, </w:t>
      </w:r>
      <w:del w:id="219" w:author="Martin Collins" w:date="2021-12-01T12:14:00Z">
        <w:r w:rsidDel="00B62574">
          <w:rPr>
            <w:lang w:val="en-US"/>
          </w:rPr>
          <w:delText xml:space="preserve">and </w:delText>
        </w:r>
      </w:del>
      <w:r>
        <w:rPr>
          <w:lang w:val="en-US"/>
        </w:rPr>
        <w:t xml:space="preserve">target categories to available targets, so </w:t>
      </w:r>
      <w:ins w:id="220" w:author="Martin Collins" w:date="2021-12-01T12:15:00Z">
        <w:r w:rsidR="00B62574">
          <w:rPr>
            <w:lang w:val="en-US"/>
          </w:rPr>
          <w:t xml:space="preserve">that </w:t>
        </w:r>
      </w:ins>
      <w:r>
        <w:rPr>
          <w:lang w:val="en-US"/>
        </w:rPr>
        <w:t xml:space="preserve">the Joint Target List is complete and can </w:t>
      </w:r>
      <w:proofErr w:type="gramStart"/>
      <w:r>
        <w:rPr>
          <w:lang w:val="en-US"/>
        </w:rPr>
        <w:t>be used</w:t>
      </w:r>
      <w:proofErr w:type="gramEnd"/>
      <w:r>
        <w:rPr>
          <w:lang w:val="en-US"/>
        </w:rPr>
        <w:t xml:space="preserve"> for execution and ATO planning (per event). With the available information understood in step 1-3 the Time Sensitive Targeting list will also </w:t>
      </w:r>
      <w:proofErr w:type="gramStart"/>
      <w:r>
        <w:rPr>
          <w:lang w:val="en-US"/>
        </w:rPr>
        <w:t>be created</w:t>
      </w:r>
      <w:proofErr w:type="gramEnd"/>
      <w:r>
        <w:rPr>
          <w:lang w:val="en-US"/>
        </w:rPr>
        <w:t xml:space="preserve"> at this step.</w:t>
      </w:r>
    </w:p>
    <w:p w14:paraId="13905CAE" w14:textId="77777777" w:rsidR="005378D7" w:rsidRDefault="005378D7" w:rsidP="002131BE">
      <w:pPr>
        <w:pStyle w:val="NoSpacing"/>
        <w:rPr>
          <w:lang w:val="en-US"/>
        </w:rPr>
      </w:pPr>
    </w:p>
    <w:p w14:paraId="24402A26" w14:textId="77777777" w:rsidR="005378D7" w:rsidRDefault="005378D7" w:rsidP="005378D7">
      <w:pPr>
        <w:autoSpaceDE w:val="0"/>
        <w:autoSpaceDN w:val="0"/>
        <w:adjustRightInd w:val="0"/>
        <w:spacing w:after="0" w:line="240" w:lineRule="auto"/>
        <w:rPr>
          <w:rFonts w:ascii="TimesNewRomanPSMT" w:hAnsi="TimesNewRomanPSMT" w:cs="TimesNewRomanPSMT"/>
          <w:lang w:val="en-US"/>
        </w:rPr>
      </w:pPr>
      <w:r>
        <w:rPr>
          <w:lang w:val="en-US"/>
        </w:rPr>
        <w:t>With the responsibilities as Airspace Controlling Authority (ACA) and Area Air Defense Commander (AADC), JFACC will as part of the Strategy Identification develop</w:t>
      </w:r>
      <w:r w:rsidRPr="005378D7">
        <w:rPr>
          <w:rFonts w:ascii="TimesNewRomanPSMT" w:hAnsi="TimesNewRomanPSMT" w:cs="TimesNewRomanPSMT"/>
          <w:lang w:val="en-US"/>
        </w:rPr>
        <w:t xml:space="preserve"> a plan for area air defense (Land based SAMs, </w:t>
      </w:r>
      <w:proofErr w:type="gramStart"/>
      <w:r w:rsidRPr="005378D7">
        <w:rPr>
          <w:rFonts w:ascii="TimesNewRomanPSMT" w:hAnsi="TimesNewRomanPSMT" w:cs="TimesNewRomanPSMT"/>
          <w:lang w:val="en-US"/>
        </w:rPr>
        <w:t>ship based</w:t>
      </w:r>
      <w:proofErr w:type="gramEnd"/>
      <w:r w:rsidRPr="005378D7">
        <w:rPr>
          <w:rFonts w:ascii="TimesNewRomanPSMT" w:hAnsi="TimesNewRomanPSMT" w:cs="TimesNewRomanPSMT"/>
          <w:lang w:val="en-US"/>
        </w:rPr>
        <w:t xml:space="preserve"> SAMs and fighter aircraft DCA CAP)</w:t>
      </w:r>
      <w:r>
        <w:rPr>
          <w:rFonts w:ascii="TimesNewRomanPSMT" w:hAnsi="TimesNewRomanPSMT" w:cs="TimesNewRomanPSMT"/>
          <w:lang w:val="en-US"/>
        </w:rPr>
        <w:t>, and develop</w:t>
      </w:r>
      <w:r w:rsidRPr="005378D7">
        <w:rPr>
          <w:rFonts w:ascii="TimesNewRomanPSMT" w:hAnsi="TimesNewRomanPSMT" w:cs="TimesNewRomanPSMT"/>
          <w:lang w:val="en-US"/>
        </w:rPr>
        <w:t xml:space="preserve"> </w:t>
      </w:r>
      <w:r>
        <w:rPr>
          <w:rFonts w:ascii="TimesNewRomanPSMT" w:hAnsi="TimesNewRomanPSMT" w:cs="TimesNewRomanPSMT"/>
          <w:lang w:val="en-US"/>
        </w:rPr>
        <w:t>and implement identification and engagement procedures that are appropriate to the air and missile threats (Identification and engagement procedures are written into SPINS for the operation)</w:t>
      </w:r>
    </w:p>
    <w:p w14:paraId="4C9DAA5A" w14:textId="77777777" w:rsidR="005378D7" w:rsidRDefault="005378D7" w:rsidP="005378D7">
      <w:pPr>
        <w:autoSpaceDE w:val="0"/>
        <w:autoSpaceDN w:val="0"/>
        <w:adjustRightInd w:val="0"/>
        <w:spacing w:after="0" w:line="240" w:lineRule="auto"/>
        <w:rPr>
          <w:rFonts w:ascii="TimesNewRomanPSMT" w:hAnsi="TimesNewRomanPSMT" w:cs="TimesNewRomanPSMT"/>
          <w:lang w:val="en-US"/>
        </w:rPr>
      </w:pPr>
    </w:p>
    <w:p w14:paraId="579D2186" w14:textId="77777777" w:rsidR="005378D7" w:rsidRPr="005378D7" w:rsidRDefault="005378D7" w:rsidP="005378D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The strategy, including the area air defense plan is an input for the ACP to ensure airspace control areas/sectors are synchronized with the air defense regions/</w:t>
      </w:r>
      <w:proofErr w:type="spellStart"/>
      <w:r>
        <w:rPr>
          <w:rFonts w:ascii="TimesNewRomanPSMT" w:hAnsi="TimesNewRomanPSMT" w:cs="TimesNewRomanPSMT"/>
          <w:lang w:val="en-US"/>
        </w:rPr>
        <w:t>sectors.JFACC</w:t>
      </w:r>
      <w:proofErr w:type="spellEnd"/>
      <w:r>
        <w:rPr>
          <w:rFonts w:ascii="TimesNewRomanPSMT" w:hAnsi="TimesNewRomanPSMT" w:cs="TimesNewRomanPSMT"/>
          <w:lang w:val="en-US"/>
        </w:rPr>
        <w:t xml:space="preserve"> will as part of this step develop the Airspace Control Plan which is general guidance for the control of airspace and all relevant airspace control measures (routes, </w:t>
      </w:r>
      <w:r w:rsidR="00835F42">
        <w:rPr>
          <w:rFonts w:ascii="TimesNewRomanPSMT" w:hAnsi="TimesNewRomanPSMT" w:cs="TimesNewRomanPSMT"/>
          <w:lang w:val="en-US"/>
        </w:rPr>
        <w:t xml:space="preserve">transit corridors, </w:t>
      </w:r>
      <w:proofErr w:type="spellStart"/>
      <w:r>
        <w:rPr>
          <w:rFonts w:ascii="TimesNewRomanPSMT" w:hAnsi="TimesNewRomanPSMT" w:cs="TimesNewRomanPSMT"/>
          <w:lang w:val="en-US"/>
        </w:rPr>
        <w:t>navpoints</w:t>
      </w:r>
      <w:proofErr w:type="spellEnd"/>
      <w:r>
        <w:rPr>
          <w:rFonts w:ascii="TimesNewRomanPSMT" w:hAnsi="TimesNewRomanPSMT" w:cs="TimesNewRomanPSMT"/>
          <w:lang w:val="en-US"/>
        </w:rPr>
        <w:t xml:space="preserve">, </w:t>
      </w:r>
      <w:proofErr w:type="spellStart"/>
      <w:r>
        <w:rPr>
          <w:rFonts w:ascii="TimesNewRomanPSMT" w:hAnsi="TimesNewRomanPSMT" w:cs="TimesNewRomanPSMT"/>
          <w:lang w:val="en-US"/>
        </w:rPr>
        <w:t>killbox</w:t>
      </w:r>
      <w:proofErr w:type="spellEnd"/>
      <w:r>
        <w:rPr>
          <w:rFonts w:ascii="TimesNewRomanPSMT" w:hAnsi="TimesNewRomanPSMT" w:cs="TimesNewRomanPSMT"/>
          <w:lang w:val="en-US"/>
        </w:rPr>
        <w:t>, contact points, initial points, fighter engagement zones, missile engagement zones, minimum risk routes, restricted operating zones).</w:t>
      </w:r>
    </w:p>
    <w:p w14:paraId="421C01EC" w14:textId="77777777" w:rsidR="00640D9F" w:rsidRDefault="00640D9F" w:rsidP="002131BE">
      <w:pPr>
        <w:pStyle w:val="NoSpacing"/>
        <w:rPr>
          <w:lang w:val="en-US"/>
        </w:rPr>
      </w:pPr>
    </w:p>
    <w:p w14:paraId="47829852" w14:textId="77777777" w:rsidR="00640D9F" w:rsidRDefault="00640D9F" w:rsidP="002131BE">
      <w:pPr>
        <w:pStyle w:val="NoSpacing"/>
        <w:rPr>
          <w:lang w:val="en-US"/>
        </w:rPr>
      </w:pPr>
    </w:p>
    <w:p w14:paraId="781A569B" w14:textId="77777777" w:rsidR="005204BE" w:rsidRDefault="005204BE" w:rsidP="005204BE">
      <w:pPr>
        <w:pStyle w:val="Heading3"/>
        <w:rPr>
          <w:lang w:val="en-US"/>
        </w:rPr>
      </w:pPr>
      <w:r>
        <w:rPr>
          <w:lang w:val="en-US"/>
        </w:rPr>
        <w:t>Step 5: JAOP Production</w:t>
      </w:r>
    </w:p>
    <w:p w14:paraId="257969D4" w14:textId="77777777" w:rsidR="00640D9F" w:rsidRPr="00640D9F" w:rsidRDefault="00640D9F" w:rsidP="00640D9F">
      <w:pPr>
        <w:pStyle w:val="NoSpacing"/>
        <w:rPr>
          <w:lang w:val="en-US"/>
        </w:rPr>
      </w:pPr>
      <w:r>
        <w:rPr>
          <w:lang w:val="en-US"/>
        </w:rPr>
        <w:t xml:space="preserve">With step 4 complete, JFACC have a clear understanding of </w:t>
      </w:r>
      <w:r w:rsidR="00010425">
        <w:rPr>
          <w:lang w:val="en-US"/>
        </w:rPr>
        <w:t>Joint Force Commanders</w:t>
      </w:r>
      <w:r>
        <w:rPr>
          <w:lang w:val="en-US"/>
        </w:rPr>
        <w:t xml:space="preserve"> order, and the enemy together with a good understanding of how they want to execute the campaign. JFACC now produce the Joint Air Operations Plan (JAOP) to communicate the plan to everyone involved in the operation. The JAOP will </w:t>
      </w:r>
      <w:proofErr w:type="gramStart"/>
      <w:r>
        <w:rPr>
          <w:lang w:val="en-US"/>
        </w:rPr>
        <w:t>be used</w:t>
      </w:r>
      <w:proofErr w:type="gramEnd"/>
      <w:r>
        <w:rPr>
          <w:lang w:val="en-US"/>
        </w:rPr>
        <w:t xml:space="preserve">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 xml:space="preserve">the execution of the campaign. In </w:t>
      </w:r>
      <w:proofErr w:type="gramStart"/>
      <w:r w:rsidR="00010425">
        <w:rPr>
          <w:lang w:val="en-US"/>
        </w:rPr>
        <w:t>addition</w:t>
      </w:r>
      <w:proofErr w:type="gramEnd"/>
      <w:r w:rsidR="00106FD2">
        <w:rPr>
          <w:lang w:val="en-US"/>
        </w:rPr>
        <w:t xml:space="preserve"> the JAOP will be used by mission designer to place necessary aircraft at correct airbases and</w:t>
      </w:r>
      <w:r w:rsidR="00010425">
        <w:rPr>
          <w:lang w:val="en-US"/>
        </w:rPr>
        <w:t xml:space="preserve"> to create the necessary FARPs.</w:t>
      </w:r>
    </w:p>
    <w:p w14:paraId="3DDDA4AF" w14:textId="77777777" w:rsidR="005A3483" w:rsidRPr="009B7C1F" w:rsidRDefault="005A3483" w:rsidP="00353D32">
      <w:pPr>
        <w:pStyle w:val="NoSpacing"/>
        <w:rPr>
          <w:lang w:val="en-US"/>
        </w:rPr>
      </w:pPr>
    </w:p>
    <w:p w14:paraId="7B03B007" w14:textId="77777777" w:rsidR="005A3483" w:rsidRPr="009B7C1F" w:rsidRDefault="008758E7" w:rsidP="00353D32">
      <w:pPr>
        <w:pStyle w:val="Heading2"/>
        <w:rPr>
          <w:lang w:val="en-US"/>
        </w:rPr>
      </w:pPr>
      <w:bookmarkStart w:id="221" w:name="_btgj838bz20z" w:colFirst="0" w:colLast="0"/>
      <w:bookmarkEnd w:id="221"/>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14:paraId="5784F04E" w14:textId="77777777" w:rsidR="005A3483" w:rsidRPr="009B7C1F" w:rsidRDefault="008758E7" w:rsidP="00941D77">
      <w:pPr>
        <w:pStyle w:val="Heading3"/>
        <w:rPr>
          <w:lang w:val="en-US"/>
        </w:rPr>
      </w:pPr>
      <w:r w:rsidRPr="009B7C1F">
        <w:rPr>
          <w:lang w:val="en-US"/>
        </w:rPr>
        <w:t>Inputs:</w:t>
      </w:r>
    </w:p>
    <w:p w14:paraId="2203D29B" w14:textId="77777777" w:rsidR="005A3483" w:rsidRPr="009B7C1F" w:rsidRDefault="008758E7" w:rsidP="00431111">
      <w:pPr>
        <w:pStyle w:val="NoSpacing"/>
        <w:numPr>
          <w:ilvl w:val="0"/>
          <w:numId w:val="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14:paraId="07B337DD" w14:textId="77777777" w:rsidR="005A3483" w:rsidRPr="009B7C1F" w:rsidRDefault="008758E7" w:rsidP="00431111">
      <w:pPr>
        <w:pStyle w:val="NoSpacing"/>
        <w:numPr>
          <w:ilvl w:val="0"/>
          <w:numId w:val="8"/>
        </w:numPr>
        <w:rPr>
          <w:lang w:val="en-US"/>
        </w:rPr>
      </w:pPr>
      <w:r w:rsidRPr="009B7C1F">
        <w:rPr>
          <w:lang w:val="en-US"/>
        </w:rPr>
        <w:t>VIS intelligence (Player intelligence</w:t>
      </w:r>
      <w:r w:rsidR="002E6764" w:rsidRPr="009B7C1F">
        <w:rPr>
          <w:lang w:val="en-US"/>
        </w:rPr>
        <w:t>)</w:t>
      </w:r>
    </w:p>
    <w:p w14:paraId="0172CB91" w14:textId="77777777" w:rsidR="005A3483" w:rsidRPr="009B7C1F" w:rsidRDefault="008758E7" w:rsidP="00431111">
      <w:pPr>
        <w:pStyle w:val="NoSpacing"/>
        <w:numPr>
          <w:ilvl w:val="0"/>
          <w:numId w:val="8"/>
        </w:numPr>
        <w:rPr>
          <w:lang w:val="en-US"/>
        </w:rPr>
      </w:pPr>
      <w:r w:rsidRPr="009B7C1F">
        <w:rPr>
          <w:lang w:val="en-US"/>
        </w:rPr>
        <w:t>VID intelligence (Mission designer)</w:t>
      </w:r>
    </w:p>
    <w:p w14:paraId="2BF82895" w14:textId="77777777" w:rsidR="005A3483" w:rsidRPr="009B7C1F" w:rsidRDefault="008758E7" w:rsidP="00431111">
      <w:pPr>
        <w:pStyle w:val="NoSpacing"/>
        <w:numPr>
          <w:ilvl w:val="0"/>
          <w:numId w:val="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14:paraId="6A39AABA" w14:textId="77777777" w:rsidR="00353D32" w:rsidRPr="009B7C1F" w:rsidRDefault="00353D32" w:rsidP="00353D32">
      <w:pPr>
        <w:pStyle w:val="NoSpacing"/>
        <w:rPr>
          <w:lang w:val="en-US"/>
        </w:rPr>
      </w:pPr>
    </w:p>
    <w:p w14:paraId="41579BAB" w14:textId="77777777" w:rsidR="00353D32" w:rsidRPr="009B7C1F" w:rsidRDefault="00353D32" w:rsidP="00941D77">
      <w:pPr>
        <w:pStyle w:val="Heading3"/>
        <w:rPr>
          <w:lang w:val="en-US"/>
        </w:rPr>
      </w:pPr>
      <w:r w:rsidRPr="009B7C1F">
        <w:rPr>
          <w:lang w:val="en-US"/>
        </w:rPr>
        <w:t>Output:</w:t>
      </w:r>
    </w:p>
    <w:p w14:paraId="58FBB51A" w14:textId="77777777" w:rsidR="00353D32" w:rsidRPr="009B7C1F" w:rsidRDefault="00AB6CCF" w:rsidP="00431111">
      <w:pPr>
        <w:pStyle w:val="NoSpacing"/>
        <w:numPr>
          <w:ilvl w:val="0"/>
          <w:numId w:val="9"/>
        </w:numPr>
        <w:rPr>
          <w:lang w:val="en-US"/>
        </w:rPr>
      </w:pPr>
      <w:r>
        <w:rPr>
          <w:lang w:val="en-US"/>
        </w:rPr>
        <w:t>AOD (Text document)</w:t>
      </w:r>
    </w:p>
    <w:p w14:paraId="4B5F994F" w14:textId="77777777" w:rsidR="00353D32" w:rsidRPr="009B7C1F" w:rsidRDefault="00353D32" w:rsidP="00431111">
      <w:pPr>
        <w:pStyle w:val="NoSpacing"/>
        <w:numPr>
          <w:ilvl w:val="0"/>
          <w:numId w:val="9"/>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14:paraId="2D8956FF" w14:textId="77777777" w:rsidR="00353D32" w:rsidRPr="009B7C1F" w:rsidRDefault="00353D32" w:rsidP="00431111">
      <w:pPr>
        <w:pStyle w:val="NoSpacing"/>
        <w:numPr>
          <w:ilvl w:val="0"/>
          <w:numId w:val="9"/>
        </w:numPr>
        <w:rPr>
          <w:lang w:val="en-US"/>
        </w:rPr>
      </w:pPr>
      <w:r w:rsidRPr="009B7C1F">
        <w:rPr>
          <w:lang w:val="en-US"/>
        </w:rPr>
        <w:t>JPTL</w:t>
      </w:r>
      <w:r w:rsidR="00AB6CCF">
        <w:rPr>
          <w:lang w:val="en-US"/>
        </w:rPr>
        <w:t xml:space="preserve"> (As part of AOD)</w:t>
      </w:r>
    </w:p>
    <w:p w14:paraId="08DB52AD" w14:textId="77777777" w:rsidR="00353D32" w:rsidRPr="009B7C1F" w:rsidRDefault="00353D32" w:rsidP="00431111">
      <w:pPr>
        <w:pStyle w:val="NoSpacing"/>
        <w:numPr>
          <w:ilvl w:val="0"/>
          <w:numId w:val="9"/>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14:paraId="60FF68C0" w14:textId="77777777" w:rsidR="005A3483" w:rsidRPr="009B7C1F" w:rsidRDefault="005A3483" w:rsidP="00353D32">
      <w:pPr>
        <w:pStyle w:val="NoSpacing"/>
        <w:rPr>
          <w:lang w:val="en-US"/>
        </w:rPr>
      </w:pPr>
    </w:p>
    <w:p w14:paraId="4162668A" w14:textId="77777777" w:rsidR="005A3483" w:rsidRPr="009B7C1F" w:rsidRDefault="005A3483" w:rsidP="00353D32">
      <w:pPr>
        <w:pStyle w:val="NoSpacing"/>
        <w:rPr>
          <w:lang w:val="en-US"/>
        </w:rPr>
      </w:pPr>
    </w:p>
    <w:p w14:paraId="77049F56" w14:textId="77777777" w:rsidR="005A3483" w:rsidRPr="009B7C1F" w:rsidRDefault="00593C8D" w:rsidP="00353D32">
      <w:pPr>
        <w:pStyle w:val="Heading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14:paraId="076192F8" w14:textId="58103D54" w:rsidR="005A3483" w:rsidRPr="009B7C1F" w:rsidRDefault="00593C8D" w:rsidP="00353D32">
      <w:pPr>
        <w:pStyle w:val="NoSpacing"/>
        <w:rPr>
          <w:lang w:val="en-US"/>
        </w:rPr>
      </w:pPr>
      <w:r>
        <w:rPr>
          <w:lang w:val="en-US"/>
        </w:rPr>
        <w:t xml:space="preserve">Assess previous actions on earlier ATO days. </w:t>
      </w:r>
      <w:r w:rsidR="008758E7" w:rsidRPr="009B7C1F">
        <w:rPr>
          <w:lang w:val="en-US"/>
        </w:rPr>
        <w:t xml:space="preserve">Review JFC guidance </w:t>
      </w:r>
      <w:ins w:id="222" w:author="Martin Collins" w:date="2021-12-01T13:57:00Z">
        <w:r w:rsidR="00EB39F4">
          <w:rPr>
            <w:lang w:val="en-US"/>
          </w:rPr>
          <w:t>and</w:t>
        </w:r>
      </w:ins>
      <w:del w:id="223" w:author="Martin Collins" w:date="2021-12-01T13:57:00Z">
        <w:r w:rsidR="008758E7" w:rsidRPr="009B7C1F" w:rsidDel="00EB39F4">
          <w:rPr>
            <w:lang w:val="en-US"/>
          </w:rPr>
          <w:delText>+</w:delText>
        </w:r>
      </w:del>
      <w:r w:rsidR="008758E7" w:rsidRPr="009B7C1F">
        <w:rPr>
          <w:lang w:val="en-US"/>
        </w:rPr>
        <w:t xml:space="preserve"> objectives, </w:t>
      </w:r>
      <w:del w:id="224" w:author="Martin Collins" w:date="2021-12-01T13:57:00Z">
        <w:r w:rsidR="008758E7" w:rsidRPr="009B7C1F" w:rsidDel="00EB39F4">
          <w:rPr>
            <w:lang w:val="en-US"/>
          </w:rPr>
          <w:delText xml:space="preserve">review </w:delText>
        </w:r>
      </w:del>
      <w:ins w:id="225" w:author="Martin Collins" w:date="2021-12-01T13:57:00Z">
        <w:r w:rsidR="00EB39F4">
          <w:rPr>
            <w:lang w:val="en-US"/>
          </w:rPr>
          <w:t xml:space="preserve">and </w:t>
        </w:r>
      </w:ins>
      <w:r w:rsidR="008758E7" w:rsidRPr="009B7C1F">
        <w:rPr>
          <w:lang w:val="en-US"/>
        </w:rPr>
        <w:t xml:space="preserve">JFACC objectives. Figure out what effects </w:t>
      </w:r>
      <w:proofErr w:type="gramStart"/>
      <w:r w:rsidR="008758E7" w:rsidRPr="009B7C1F">
        <w:rPr>
          <w:lang w:val="en-US"/>
        </w:rPr>
        <w:t>are needed</w:t>
      </w:r>
      <w:proofErr w:type="gramEnd"/>
      <w:r w:rsidR="008758E7" w:rsidRPr="009B7C1F">
        <w:rPr>
          <w:lang w:val="en-US"/>
        </w:rPr>
        <w:t xml:space="preserve"> to be accomplished on this </w:t>
      </w:r>
      <w:r>
        <w:rPr>
          <w:lang w:val="en-US"/>
        </w:rPr>
        <w:t>ATO day</w:t>
      </w:r>
      <w:r w:rsidR="008758E7" w:rsidRPr="009B7C1F">
        <w:rPr>
          <w:lang w:val="en-US"/>
        </w:rPr>
        <w:t xml:space="preserve"> to meet the objectives given in the JAOP+ JFC </w:t>
      </w:r>
      <w:r w:rsidR="00937F36" w:rsidRPr="009B7C1F">
        <w:rPr>
          <w:lang w:val="en-US"/>
        </w:rPr>
        <w:t>Direction &amp; G</w:t>
      </w:r>
      <w:r w:rsidR="008758E7" w:rsidRPr="009B7C1F">
        <w:rPr>
          <w:lang w:val="en-US"/>
        </w:rPr>
        <w:t xml:space="preserve">uidance. </w:t>
      </w:r>
    </w:p>
    <w:p w14:paraId="454FD6C9" w14:textId="77777777" w:rsidR="005A3483" w:rsidRPr="009B7C1F" w:rsidRDefault="008758E7" w:rsidP="00353D32">
      <w:pPr>
        <w:pStyle w:val="Heading3"/>
        <w:rPr>
          <w:lang w:val="en-US"/>
        </w:rPr>
      </w:pPr>
      <w:r w:rsidRPr="009B7C1F">
        <w:rPr>
          <w:lang w:val="en-US"/>
        </w:rPr>
        <w:t>Stage 2: Targeting</w:t>
      </w:r>
      <w:r w:rsidR="00A66878">
        <w:rPr>
          <w:lang w:val="en-US"/>
        </w:rPr>
        <w:t xml:space="preserve">, </w:t>
      </w:r>
      <w:proofErr w:type="spellStart"/>
      <w:r w:rsidR="00A66878">
        <w:rPr>
          <w:lang w:val="en-US"/>
        </w:rPr>
        <w:t>weaponeering</w:t>
      </w:r>
      <w:proofErr w:type="spellEnd"/>
      <w:r w:rsidR="00A66878">
        <w:rPr>
          <w:lang w:val="en-US"/>
        </w:rPr>
        <w:t xml:space="preserve">, </w:t>
      </w:r>
      <w:r w:rsidR="00593C8D">
        <w:rPr>
          <w:lang w:val="en-US"/>
        </w:rPr>
        <w:t>MAAP</w:t>
      </w:r>
      <w:r w:rsidR="00A66878">
        <w:rPr>
          <w:lang w:val="en-US"/>
        </w:rPr>
        <w:t xml:space="preserve"> and </w:t>
      </w:r>
      <w:r w:rsidR="00593C8D">
        <w:rPr>
          <w:lang w:val="en-US"/>
        </w:rPr>
        <w:t>AOD</w:t>
      </w:r>
      <w:r w:rsidR="00A66878">
        <w:rPr>
          <w:lang w:val="en-US"/>
        </w:rPr>
        <w:t>.</w:t>
      </w:r>
    </w:p>
    <w:p w14:paraId="22EFBAAF" w14:textId="77777777" w:rsidR="00593C8D" w:rsidRDefault="00593C8D" w:rsidP="00353D32">
      <w:pPr>
        <w:pStyle w:val="NoSpacing"/>
        <w:rPr>
          <w:lang w:val="en-US"/>
        </w:rPr>
      </w:pPr>
      <w:r>
        <w:rPr>
          <w:lang w:val="en-US"/>
        </w:rPr>
        <w:t xml:space="preserve">Start with reviewing incoming air requests (injects from mission designer) and review information requirements from VIS (if participating in the </w:t>
      </w:r>
      <w:del w:id="226" w:author="Martin Collins" w:date="2021-12-01T13:58:00Z">
        <w:r w:rsidDel="00EB39F4">
          <w:rPr>
            <w:lang w:val="en-US"/>
          </w:rPr>
          <w:delText xml:space="preserve"> </w:delText>
        </w:r>
      </w:del>
      <w:r>
        <w:rPr>
          <w:lang w:val="en-US"/>
        </w:rPr>
        <w:t xml:space="preserve">campaign) and decide if any flights </w:t>
      </w:r>
      <w:proofErr w:type="gramStart"/>
      <w:r>
        <w:rPr>
          <w:lang w:val="en-US"/>
        </w:rPr>
        <w:t>are needed</w:t>
      </w:r>
      <w:proofErr w:type="gramEnd"/>
      <w:r>
        <w:rPr>
          <w:lang w:val="en-US"/>
        </w:rPr>
        <w:t xml:space="preserve"> to be tasked to conduct ISR. </w:t>
      </w:r>
    </w:p>
    <w:p w14:paraId="61D980FF" w14:textId="77777777" w:rsidR="00593C8D" w:rsidRDefault="00593C8D" w:rsidP="00353D32">
      <w:pPr>
        <w:pStyle w:val="NoSpacing"/>
        <w:rPr>
          <w:lang w:val="en-US"/>
        </w:rPr>
      </w:pPr>
    </w:p>
    <w:p w14:paraId="7036A408" w14:textId="77777777" w:rsidR="00593C8D" w:rsidRDefault="00593C8D" w:rsidP="00353D32">
      <w:pPr>
        <w:pStyle w:val="NoSpacing"/>
        <w:rPr>
          <w:lang w:val="en-US"/>
        </w:rPr>
      </w:pPr>
      <w:r>
        <w:rPr>
          <w:lang w:val="en-US"/>
        </w:rPr>
        <w:t>Based on stage 1, d</w:t>
      </w:r>
      <w:r w:rsidR="008758E7" w:rsidRPr="009B7C1F">
        <w:rPr>
          <w:lang w:val="en-US"/>
        </w:rPr>
        <w:t xml:space="preserve">ecide what targets need to </w:t>
      </w:r>
      <w:proofErr w:type="gramStart"/>
      <w:r w:rsidR="008758E7" w:rsidRPr="009B7C1F">
        <w:rPr>
          <w:lang w:val="en-US"/>
        </w:rPr>
        <w:t>be attacked</w:t>
      </w:r>
      <w:proofErr w:type="gramEnd"/>
      <w:r w:rsidR="008758E7" w:rsidRPr="009B7C1F">
        <w:rPr>
          <w:lang w:val="en-US"/>
        </w:rPr>
        <w:t xml:space="preserve"> from the Joint Target List (JTL). These targets </w:t>
      </w:r>
      <w:proofErr w:type="gramStart"/>
      <w:r w:rsidR="008758E7" w:rsidRPr="009B7C1F">
        <w:rPr>
          <w:lang w:val="en-US"/>
        </w:rPr>
        <w:t>are then placed</w:t>
      </w:r>
      <w:proofErr w:type="gramEnd"/>
      <w:r w:rsidR="008758E7" w:rsidRPr="009B7C1F">
        <w:rPr>
          <w:lang w:val="en-US"/>
        </w:rPr>
        <w:t xml:space="preserve"> on the Joint Prioritized Target List (JPTL) to be attacked </w:t>
      </w:r>
      <w:r>
        <w:rPr>
          <w:lang w:val="en-US"/>
        </w:rPr>
        <w:t>during the coming ATO day</w:t>
      </w:r>
      <w:r w:rsidR="008758E7" w:rsidRPr="009B7C1F">
        <w:rPr>
          <w:lang w:val="en-US"/>
        </w:rPr>
        <w:t>.</w:t>
      </w:r>
      <w:r>
        <w:rPr>
          <w:lang w:val="en-US"/>
        </w:rPr>
        <w:t xml:space="preserve"> Conduct </w:t>
      </w:r>
      <w:proofErr w:type="spellStart"/>
      <w:r>
        <w:rPr>
          <w:lang w:val="en-US"/>
        </w:rPr>
        <w:t>weaponeering</w:t>
      </w:r>
      <w:proofErr w:type="spellEnd"/>
      <w:r>
        <w:rPr>
          <w:lang w:val="en-US"/>
        </w:rPr>
        <w:t xml:space="preserve"> to figure out the required ordnance and flights needed per target</w:t>
      </w:r>
      <w:r w:rsidR="00302FA3">
        <w:rPr>
          <w:lang w:val="en-US"/>
        </w:rPr>
        <w:t xml:space="preserve"> (Based on available target folders and other intelligence)</w:t>
      </w:r>
      <w:r>
        <w:rPr>
          <w:lang w:val="en-US"/>
        </w:rPr>
        <w:t xml:space="preserve">. This will feed the </w:t>
      </w:r>
      <w:proofErr w:type="gramStart"/>
      <w:r>
        <w:rPr>
          <w:lang w:val="en-US"/>
        </w:rPr>
        <w:t>master</w:t>
      </w:r>
      <w:proofErr w:type="gramEnd"/>
      <w:r>
        <w:rPr>
          <w:lang w:val="en-US"/>
        </w:rPr>
        <w:t xml:space="preserve"> attack air plan: </w:t>
      </w:r>
      <w:r w:rsidRPr="009B7C1F">
        <w:rPr>
          <w:lang w:val="en-US"/>
        </w:rPr>
        <w:t xml:space="preserve">JFACC </w:t>
      </w:r>
      <w:r>
        <w:rPr>
          <w:lang w:val="en-US"/>
        </w:rPr>
        <w:t xml:space="preserve">will </w:t>
      </w:r>
      <w:r w:rsidR="00302FA3">
        <w:rPr>
          <w:lang w:val="en-US"/>
        </w:rPr>
        <w:t>determine how many flights are needed per task</w:t>
      </w:r>
      <w:r w:rsidR="00A52363">
        <w:rPr>
          <w:lang w:val="en-US"/>
        </w:rPr>
        <w:t>.</w:t>
      </w:r>
    </w:p>
    <w:p w14:paraId="7B3FA83C" w14:textId="77777777" w:rsidR="00593C8D" w:rsidRDefault="00593C8D" w:rsidP="00353D32">
      <w:pPr>
        <w:pStyle w:val="NoSpacing"/>
        <w:rPr>
          <w:lang w:val="en-US"/>
        </w:rPr>
      </w:pPr>
    </w:p>
    <w:p w14:paraId="54260433" w14:textId="77777777" w:rsidR="00593C8D" w:rsidRPr="009B7C1F" w:rsidRDefault="00593C8D" w:rsidP="00353D32">
      <w:pPr>
        <w:pStyle w:val="NoSpacing"/>
        <w:rPr>
          <w:lang w:val="en-US"/>
        </w:rPr>
      </w:pPr>
      <w:r>
        <w:rPr>
          <w:lang w:val="en-US"/>
        </w:rPr>
        <w:t xml:space="preserve">With the information so far, the AOD can </w:t>
      </w:r>
      <w:proofErr w:type="gramStart"/>
      <w:r>
        <w:rPr>
          <w:lang w:val="en-US"/>
        </w:rPr>
        <w:t>be produced</w:t>
      </w:r>
      <w:proofErr w:type="gramEnd"/>
      <w:r>
        <w:rPr>
          <w:lang w:val="en-US"/>
        </w:rPr>
        <w:t>.</w:t>
      </w:r>
    </w:p>
    <w:p w14:paraId="517C02DA" w14:textId="77777777" w:rsidR="005A3483" w:rsidRPr="009B7C1F" w:rsidRDefault="005A3483" w:rsidP="00353D32">
      <w:pPr>
        <w:pStyle w:val="NoSpacing"/>
        <w:rPr>
          <w:lang w:val="en-US"/>
        </w:rPr>
      </w:pPr>
    </w:p>
    <w:p w14:paraId="1D86355F" w14:textId="77777777" w:rsidR="005A3483" w:rsidRDefault="008758E7" w:rsidP="00353D32">
      <w:pPr>
        <w:pStyle w:val="Heading3"/>
        <w:rPr>
          <w:lang w:val="en-US"/>
        </w:rPr>
      </w:pPr>
      <w:r w:rsidRPr="009B7C1F">
        <w:rPr>
          <w:lang w:val="en-US"/>
        </w:rPr>
        <w:t xml:space="preserve">Stage 3: </w:t>
      </w:r>
      <w:r w:rsidR="00A66878">
        <w:rPr>
          <w:lang w:val="en-US"/>
        </w:rPr>
        <w:t>ATO and ACO production</w:t>
      </w:r>
    </w:p>
    <w:p w14:paraId="40BA3EA0" w14:textId="77777777"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proofErr w:type="gramStart"/>
      <w:r>
        <w:rPr>
          <w:lang w:val="en-US"/>
        </w:rPr>
        <w:t>are conducted</w:t>
      </w:r>
      <w:proofErr w:type="gramEnd"/>
      <w:r>
        <w:rPr>
          <w:lang w:val="en-US"/>
        </w:rPr>
        <w:t xml:space="preserve"> within the same ATO, stage 3 is the only stage that will be repeated for the new event on the same ATO day (due to limitation of not knowing signups and needed to make a new ATO for the subsequent for the same ATO day).</w:t>
      </w:r>
      <w:del w:id="227" w:author="Martin Collins" w:date="2021-12-01T13:58:00Z">
        <w:r w:rsidDel="00EB39F4">
          <w:rPr>
            <w:lang w:val="en-US"/>
          </w:rPr>
          <w:delText xml:space="preserve">  </w:delText>
        </w:r>
      </w:del>
    </w:p>
    <w:p w14:paraId="4401540B" w14:textId="77777777" w:rsidR="00A52363" w:rsidRDefault="00A52363" w:rsidP="00593C8D">
      <w:pPr>
        <w:autoSpaceDE w:val="0"/>
        <w:autoSpaceDN w:val="0"/>
        <w:adjustRightInd w:val="0"/>
        <w:spacing w:after="0" w:line="240" w:lineRule="auto"/>
        <w:rPr>
          <w:lang w:val="en-US"/>
        </w:rPr>
      </w:pPr>
    </w:p>
    <w:p w14:paraId="020214A0" w14:textId="0BF4F32E" w:rsidR="00A52363" w:rsidRPr="009B7C1F" w:rsidRDefault="00A52363" w:rsidP="00A52363">
      <w:pPr>
        <w:pStyle w:val="NoSpacing"/>
        <w:rPr>
          <w:lang w:val="en-US"/>
        </w:rPr>
      </w:pPr>
      <w:r w:rsidRPr="009B7C1F">
        <w:rPr>
          <w:lang w:val="en-US"/>
        </w:rPr>
        <w:t xml:space="preserve">In this stage </w:t>
      </w:r>
      <w:r>
        <w:rPr>
          <w:lang w:val="en-US"/>
        </w:rPr>
        <w:t xml:space="preserve">the MAAP will </w:t>
      </w:r>
      <w:proofErr w:type="gramStart"/>
      <w:r>
        <w:rPr>
          <w:lang w:val="en-US"/>
        </w:rPr>
        <w:t>be translated</w:t>
      </w:r>
      <w:proofErr w:type="gramEnd"/>
      <w:r>
        <w:rPr>
          <w:lang w:val="en-US"/>
        </w:rPr>
        <w:t xml:space="preserve"> into </w:t>
      </w:r>
      <w:del w:id="228" w:author="Martin Collins" w:date="2021-12-01T13:58:00Z">
        <w:r w:rsidDel="00EB39F4">
          <w:rPr>
            <w:lang w:val="en-US"/>
          </w:rPr>
          <w:delText xml:space="preserve">actual </w:delText>
        </w:r>
      </w:del>
      <w:r>
        <w:rPr>
          <w:lang w:val="en-US"/>
        </w:rPr>
        <w:t xml:space="preserve">taskings on the ATO. Based on the MAAP the ACO </w:t>
      </w:r>
      <w:proofErr w:type="gramStart"/>
      <w:r>
        <w:rPr>
          <w:lang w:val="en-US"/>
        </w:rPr>
        <w:t>is</w:t>
      </w:r>
      <w:r w:rsidRPr="009B7C1F">
        <w:rPr>
          <w:lang w:val="en-US"/>
        </w:rPr>
        <w:t xml:space="preserve"> </w:t>
      </w:r>
      <w:r>
        <w:rPr>
          <w:lang w:val="en-US"/>
        </w:rPr>
        <w:t xml:space="preserve">also </w:t>
      </w:r>
      <w:r w:rsidRPr="009B7C1F">
        <w:rPr>
          <w:lang w:val="en-US"/>
        </w:rPr>
        <w:t>created</w:t>
      </w:r>
      <w:proofErr w:type="gramEnd"/>
      <w:r w:rsidRPr="009B7C1F">
        <w:rPr>
          <w:lang w:val="en-US"/>
        </w:rPr>
        <w:t xml:space="preserve">. </w:t>
      </w:r>
      <w:del w:id="229" w:author="Martin Collins" w:date="2021-12-01T13:58:00Z">
        <w:r w:rsidRPr="009B7C1F" w:rsidDel="00EB39F4">
          <w:rPr>
            <w:lang w:val="en-US"/>
          </w:rPr>
          <w:delText xml:space="preserve"> </w:delText>
        </w:r>
      </w:del>
      <w:r w:rsidRPr="009B7C1F">
        <w:rPr>
          <w:lang w:val="en-US"/>
        </w:rPr>
        <w:t xml:space="preserve">As part of the taskings on the ATO, specific IR’s (Information Requirements) </w:t>
      </w:r>
      <w:proofErr w:type="gramStart"/>
      <w:r w:rsidRPr="009B7C1F">
        <w:rPr>
          <w:lang w:val="en-US"/>
        </w:rPr>
        <w:t>are attached</w:t>
      </w:r>
      <w:proofErr w:type="gramEnd"/>
      <w:r w:rsidRPr="009B7C1F">
        <w:rPr>
          <w:lang w:val="en-US"/>
        </w:rPr>
        <w:t xml:space="preserve"> to the tasking as needed.</w:t>
      </w:r>
    </w:p>
    <w:p w14:paraId="24DDDD72" w14:textId="77777777" w:rsidR="00A52363" w:rsidRDefault="00A52363" w:rsidP="00593C8D">
      <w:pPr>
        <w:autoSpaceDE w:val="0"/>
        <w:autoSpaceDN w:val="0"/>
        <w:adjustRightInd w:val="0"/>
        <w:spacing w:after="0" w:line="240" w:lineRule="auto"/>
        <w:rPr>
          <w:lang w:val="en-US"/>
        </w:rPr>
      </w:pPr>
    </w:p>
    <w:p w14:paraId="6E853568" w14:textId="77777777" w:rsidR="00593C8D" w:rsidRDefault="00593C8D" w:rsidP="00593C8D">
      <w:pPr>
        <w:pStyle w:val="NoSpacing"/>
        <w:rPr>
          <w:lang w:val="en-US"/>
        </w:rPr>
      </w:pPr>
    </w:p>
    <w:p w14:paraId="075EC335" w14:textId="77777777" w:rsidR="00593C8D" w:rsidRPr="00593C8D" w:rsidRDefault="00593C8D" w:rsidP="00593C8D">
      <w:pPr>
        <w:pStyle w:val="NoSpacing"/>
        <w:rPr>
          <w:lang w:val="en-US"/>
        </w:rPr>
      </w:pPr>
    </w:p>
    <w:p w14:paraId="5973756F" w14:textId="77777777" w:rsidR="005A3483" w:rsidRPr="009B7C1F" w:rsidRDefault="005A3483" w:rsidP="00353D32">
      <w:pPr>
        <w:pStyle w:val="NoSpacing"/>
        <w:rPr>
          <w:lang w:val="en-US"/>
        </w:rPr>
      </w:pPr>
    </w:p>
    <w:p w14:paraId="3D6D1178" w14:textId="77777777" w:rsidR="005A3483" w:rsidRPr="009B7C1F" w:rsidRDefault="008758E7" w:rsidP="00353D32">
      <w:pPr>
        <w:pStyle w:val="Heading3"/>
        <w:rPr>
          <w:lang w:val="en-US"/>
        </w:rPr>
      </w:pPr>
      <w:r w:rsidRPr="009B7C1F">
        <w:rPr>
          <w:lang w:val="en-US"/>
        </w:rPr>
        <w:t xml:space="preserve">Stage 4: </w:t>
      </w:r>
      <w:r w:rsidR="00A66878">
        <w:rPr>
          <w:lang w:val="en-US"/>
        </w:rPr>
        <w:t>Execution</w:t>
      </w:r>
    </w:p>
    <w:p w14:paraId="1C4402E3" w14:textId="180C4B21"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 xml:space="preserve">ontrollers. A good AOD </w:t>
      </w:r>
      <w:del w:id="230" w:author="Martin Collins" w:date="2021-12-01T13:59:00Z">
        <w:r w:rsidDel="00EB39F4">
          <w:rPr>
            <w:lang w:val="en-US"/>
          </w:rPr>
          <w:delText xml:space="preserve">with </w:delText>
        </w:r>
      </w:del>
      <w:r>
        <w:rPr>
          <w:lang w:val="en-US"/>
        </w:rPr>
        <w:t xml:space="preserve">communicates the intent, </w:t>
      </w:r>
      <w:proofErr w:type="gramStart"/>
      <w:r>
        <w:rPr>
          <w:lang w:val="en-US"/>
        </w:rPr>
        <w:t>direction</w:t>
      </w:r>
      <w:proofErr w:type="gramEnd"/>
      <w:r>
        <w:rPr>
          <w:lang w:val="en-US"/>
        </w:rPr>
        <w:t xml:space="preserve"> and guidance from JFACC </w:t>
      </w:r>
      <w:ins w:id="231" w:author="Martin Collins" w:date="2021-12-01T13:59:00Z">
        <w:r w:rsidR="00EB39F4">
          <w:rPr>
            <w:lang w:val="en-US"/>
          </w:rPr>
          <w:t xml:space="preserve">and </w:t>
        </w:r>
      </w:ins>
      <w:r>
        <w:rPr>
          <w:lang w:val="en-US"/>
        </w:rPr>
        <w:t>is needed for AWACS controllers to act and handle the event in the spirit of JFACC when unexpected situations occur.</w:t>
      </w:r>
    </w:p>
    <w:p w14:paraId="782F6D38" w14:textId="77777777" w:rsidR="005A3483" w:rsidRDefault="005A3483" w:rsidP="00353D32">
      <w:pPr>
        <w:pStyle w:val="NoSpacing"/>
        <w:rPr>
          <w:lang w:val="en-US"/>
        </w:rPr>
      </w:pPr>
    </w:p>
    <w:p w14:paraId="4E7DE45F" w14:textId="77777777" w:rsidR="00166A79" w:rsidRDefault="00166A79" w:rsidP="00353D32">
      <w:pPr>
        <w:pStyle w:val="NoSpacing"/>
        <w:rPr>
          <w:lang w:val="en-US"/>
        </w:rPr>
      </w:pPr>
    </w:p>
    <w:p w14:paraId="4EAEE10F" w14:textId="77777777" w:rsidR="00166A79" w:rsidRDefault="00166A79" w:rsidP="00353D32">
      <w:pPr>
        <w:pStyle w:val="NoSpacing"/>
        <w:rPr>
          <w:lang w:val="en-US"/>
        </w:rPr>
      </w:pPr>
    </w:p>
    <w:p w14:paraId="25FCE068" w14:textId="77777777" w:rsidR="00166A79" w:rsidRDefault="00166A79" w:rsidP="00353D32">
      <w:pPr>
        <w:pStyle w:val="NoSpacing"/>
        <w:rPr>
          <w:lang w:val="en-US"/>
        </w:rPr>
      </w:pPr>
    </w:p>
    <w:p w14:paraId="7139B518" w14:textId="77777777" w:rsidR="00166A79" w:rsidRDefault="00166A79" w:rsidP="00353D32">
      <w:pPr>
        <w:pStyle w:val="NoSpacing"/>
        <w:rPr>
          <w:lang w:val="en-US"/>
        </w:rPr>
      </w:pPr>
    </w:p>
    <w:p w14:paraId="4DE54637" w14:textId="77777777" w:rsidR="00166A79" w:rsidRDefault="00166A79" w:rsidP="00353D32">
      <w:pPr>
        <w:pStyle w:val="NoSpacing"/>
        <w:rPr>
          <w:lang w:val="en-US"/>
        </w:rPr>
      </w:pPr>
    </w:p>
    <w:p w14:paraId="6FC3866B" w14:textId="77777777" w:rsidR="00166A79" w:rsidRDefault="00166A79" w:rsidP="00353D32">
      <w:pPr>
        <w:pStyle w:val="NoSpacing"/>
        <w:rPr>
          <w:lang w:val="en-US"/>
        </w:rPr>
      </w:pPr>
    </w:p>
    <w:p w14:paraId="3B0899ED" w14:textId="77777777" w:rsidR="00166A79" w:rsidRDefault="00166A79" w:rsidP="00353D32">
      <w:pPr>
        <w:pStyle w:val="NoSpacing"/>
        <w:rPr>
          <w:lang w:val="en-US"/>
        </w:rPr>
      </w:pPr>
    </w:p>
    <w:p w14:paraId="5405F808" w14:textId="77777777" w:rsidR="00166A79" w:rsidRDefault="00166A79" w:rsidP="00353D32">
      <w:pPr>
        <w:pStyle w:val="NoSpacing"/>
        <w:rPr>
          <w:lang w:val="en-US"/>
        </w:rPr>
      </w:pPr>
    </w:p>
    <w:p w14:paraId="04092A12" w14:textId="77777777" w:rsidR="00166A79" w:rsidRDefault="00166A79" w:rsidP="00353D32">
      <w:pPr>
        <w:pStyle w:val="NoSpacing"/>
        <w:rPr>
          <w:lang w:val="en-US"/>
        </w:rPr>
      </w:pPr>
    </w:p>
    <w:p w14:paraId="6E9F9BE0" w14:textId="77777777" w:rsidR="00166A79" w:rsidRPr="009B7C1F" w:rsidRDefault="00166A79" w:rsidP="00353D32">
      <w:pPr>
        <w:pStyle w:val="NoSpacing"/>
        <w:rPr>
          <w:lang w:val="en-US"/>
        </w:rPr>
      </w:pPr>
    </w:p>
    <w:p w14:paraId="7C2BC813" w14:textId="77777777" w:rsidR="0032543F" w:rsidRDefault="00F913E7" w:rsidP="00F913E7">
      <w:pPr>
        <w:pStyle w:val="Heading1"/>
        <w:rPr>
          <w:lang w:val="en-US"/>
        </w:rPr>
      </w:pPr>
      <w:r>
        <w:rPr>
          <w:lang w:val="en-US"/>
        </w:rPr>
        <w:t>JFACC organization</w:t>
      </w:r>
    </w:p>
    <w:p w14:paraId="36A769BA" w14:textId="77777777" w:rsidR="00F913E7" w:rsidRDefault="00F913E7" w:rsidP="00353D32">
      <w:pPr>
        <w:pStyle w:val="NoSpacing"/>
        <w:rPr>
          <w:lang w:val="en-US"/>
        </w:rPr>
      </w:pPr>
      <w:r>
        <w:rPr>
          <w:lang w:val="en-US"/>
        </w:rPr>
        <w:t>Best practice for</w:t>
      </w:r>
      <w:r w:rsidR="0023583E">
        <w:rPr>
          <w:lang w:val="en-US"/>
        </w:rPr>
        <w:t xml:space="preserve"> JFACC is:</w:t>
      </w:r>
    </w:p>
    <w:p w14:paraId="4F8FE2E8" w14:textId="77777777" w:rsidR="00F913E7" w:rsidRDefault="00F913E7" w:rsidP="00723C82">
      <w:pPr>
        <w:pStyle w:val="Heading2"/>
        <w:rPr>
          <w:lang w:val="en-US"/>
        </w:rPr>
      </w:pPr>
      <w:r>
        <w:rPr>
          <w:lang w:val="en-US"/>
        </w:rPr>
        <w:t>Air campaign planning</w:t>
      </w:r>
    </w:p>
    <w:p w14:paraId="5E00AC0E" w14:textId="77777777" w:rsidR="006C1DA1" w:rsidRPr="006C1DA1" w:rsidRDefault="006C1DA1" w:rsidP="006C1DA1">
      <w:pPr>
        <w:pStyle w:val="NoSpacing"/>
        <w:rPr>
          <w:lang w:val="en-US"/>
        </w:rPr>
      </w:pPr>
      <w:r>
        <w:rPr>
          <w:lang w:val="en-US"/>
        </w:rPr>
        <w:t xml:space="preserve">It </w:t>
      </w:r>
      <w:proofErr w:type="gramStart"/>
      <w:r>
        <w:rPr>
          <w:lang w:val="en-US"/>
        </w:rPr>
        <w:t>is recommended</w:t>
      </w:r>
      <w:proofErr w:type="gramEnd"/>
      <w:r>
        <w:rPr>
          <w:lang w:val="en-US"/>
        </w:rPr>
        <w:t xml:space="preserve"> that one member of the JFACC team is in charge, as it will be easier to maintain overall understanding and making sure the entire team gets through the process.</w:t>
      </w:r>
    </w:p>
    <w:p w14:paraId="5AD583C1" w14:textId="77777777" w:rsidR="00F913E7" w:rsidRDefault="00F913E7" w:rsidP="00353D32">
      <w:pPr>
        <w:pStyle w:val="NoSpacing"/>
        <w:rPr>
          <w:lang w:val="en-US"/>
        </w:rPr>
      </w:pPr>
    </w:p>
    <w:p w14:paraId="4C2C67D1" w14:textId="77777777" w:rsidR="00F913E7" w:rsidRDefault="00F913E7" w:rsidP="00723C82">
      <w:pPr>
        <w:pStyle w:val="Heading2"/>
        <w:rPr>
          <w:lang w:val="en-US"/>
        </w:rPr>
      </w:pPr>
      <w:r>
        <w:rPr>
          <w:lang w:val="en-US"/>
        </w:rPr>
        <w:t>Air tasking cycle:</w:t>
      </w:r>
    </w:p>
    <w:p w14:paraId="5E979B8F" w14:textId="77777777" w:rsidR="00F913E7" w:rsidRDefault="00F913E7" w:rsidP="00353D32">
      <w:pPr>
        <w:pStyle w:val="NoSpacing"/>
        <w:rPr>
          <w:lang w:val="en-US"/>
        </w:rPr>
      </w:pPr>
      <w:r>
        <w:rPr>
          <w:lang w:val="en-US"/>
        </w:rPr>
        <w:t xml:space="preserve">It </w:t>
      </w:r>
      <w:proofErr w:type="gramStart"/>
      <w:r>
        <w:rPr>
          <w:lang w:val="en-US"/>
        </w:rPr>
        <w:t>is recommended</w:t>
      </w:r>
      <w:proofErr w:type="gramEnd"/>
      <w:r>
        <w:rPr>
          <w:lang w:val="en-US"/>
        </w:rPr>
        <w:t xml:space="preserve">, that one JFACC member is responsible for </w:t>
      </w:r>
      <w:r w:rsidR="006C1DA1">
        <w:rPr>
          <w:lang w:val="en-US"/>
        </w:rPr>
        <w:t>an</w:t>
      </w:r>
      <w:r>
        <w:rPr>
          <w:lang w:val="en-US"/>
        </w:rPr>
        <w:t xml:space="preserve"> ATO, and follow this ATO through the various steps in the air tasking cycle:</w:t>
      </w:r>
    </w:p>
    <w:p w14:paraId="7937A698" w14:textId="77777777" w:rsidR="00F913E7" w:rsidRDefault="00F913E7" w:rsidP="00353D32">
      <w:pPr>
        <w:pStyle w:val="NoSpacing"/>
        <w:rPr>
          <w:lang w:val="en-US"/>
        </w:rPr>
      </w:pPr>
      <w:r>
        <w:rPr>
          <w:lang w:val="en-US"/>
        </w:rPr>
        <w:t xml:space="preserve">In example below, JFACC member </w:t>
      </w:r>
      <w:proofErr w:type="gramStart"/>
      <w:r>
        <w:rPr>
          <w:lang w:val="en-US"/>
        </w:rPr>
        <w:t>1</w:t>
      </w:r>
      <w:proofErr w:type="gramEnd"/>
      <w:r>
        <w:rPr>
          <w:lang w:val="en-US"/>
        </w:rPr>
        <w:t xml:space="preserve"> is responsible for ATO A to be flown on Day 1 of the campaign. JFACC member </w:t>
      </w:r>
      <w:proofErr w:type="gramStart"/>
      <w:r>
        <w:rPr>
          <w:lang w:val="en-US"/>
        </w:rPr>
        <w:t>1</w:t>
      </w:r>
      <w:proofErr w:type="gramEnd"/>
      <w:r>
        <w:rPr>
          <w:lang w:val="en-US"/>
        </w:rPr>
        <w:t xml:space="preserve"> will conduct the stages in the air planning cycle sequentially. </w:t>
      </w:r>
    </w:p>
    <w:p w14:paraId="66FF19C4" w14:textId="77777777" w:rsidR="00F913E7" w:rsidRDefault="00F913E7" w:rsidP="00353D32">
      <w:pPr>
        <w:pStyle w:val="NoSpacing"/>
        <w:rPr>
          <w:lang w:val="en-US"/>
        </w:rPr>
      </w:pPr>
    </w:p>
    <w:p w14:paraId="638C5A7A" w14:textId="77777777" w:rsidR="00F913E7" w:rsidRDefault="00F913E7" w:rsidP="00353D32">
      <w:pPr>
        <w:pStyle w:val="NoSpacing"/>
        <w:rPr>
          <w:lang w:val="en-US"/>
        </w:rPr>
      </w:pPr>
      <w:r>
        <w:rPr>
          <w:lang w:val="en-US"/>
        </w:rPr>
        <w:t xml:space="preserve">For the week where ATO A is flown on Sunday (D1), then JFACC member </w:t>
      </w:r>
      <w:proofErr w:type="gramStart"/>
      <w:r>
        <w:rPr>
          <w:lang w:val="en-US"/>
        </w:rPr>
        <w:t>2</w:t>
      </w:r>
      <w:proofErr w:type="gramEnd"/>
      <w:r>
        <w:rPr>
          <w:lang w:val="en-US"/>
        </w:rPr>
        <w:t xml:space="preserve"> is preparing the ATO for Day 2 of the campaign, while JFACC member 3 is going through stage 2 in the air tasking cycle and focusing on completing the JPTL and MAAP for the ATO for D3. At the same </w:t>
      </w:r>
      <w:r>
        <w:rPr>
          <w:lang w:val="en-US"/>
        </w:rPr>
        <w:lastRenderedPageBreak/>
        <w:t xml:space="preserve">time JFACC member </w:t>
      </w:r>
      <w:proofErr w:type="gramStart"/>
      <w:r>
        <w:rPr>
          <w:lang w:val="en-US"/>
        </w:rPr>
        <w:t>4</w:t>
      </w:r>
      <w:proofErr w:type="gramEnd"/>
      <w:r>
        <w:rPr>
          <w:lang w:val="en-US"/>
        </w:rPr>
        <w:t xml:space="preserve"> is going through stage 1 and focusing on the objectives and effects for the ATO scheduled for D4.</w:t>
      </w:r>
    </w:p>
    <w:p w14:paraId="1A77F834" w14:textId="77777777" w:rsidR="00F913E7" w:rsidRDefault="00F913E7" w:rsidP="00353D32">
      <w:pPr>
        <w:pStyle w:val="NoSpacing"/>
        <w:rPr>
          <w:lang w:val="en-US"/>
        </w:rPr>
      </w:pPr>
    </w:p>
    <w:p w14:paraId="07799C5D" w14:textId="77777777" w:rsidR="00F913E7" w:rsidRDefault="00F913E7" w:rsidP="00353D32">
      <w:pPr>
        <w:pStyle w:val="NoSpacing"/>
        <w:rPr>
          <w:lang w:val="en-US"/>
        </w:rPr>
      </w:pPr>
    </w:p>
    <w:p w14:paraId="5F705B79" w14:textId="77777777" w:rsidR="00F913E7" w:rsidRDefault="00F913E7" w:rsidP="00353D32">
      <w:pPr>
        <w:pStyle w:val="NoSpacing"/>
        <w:rPr>
          <w:lang w:val="en-US"/>
        </w:rPr>
      </w:pPr>
      <w:r w:rsidRPr="00F913E7">
        <w:rPr>
          <w:noProof/>
        </w:rPr>
        <w:drawing>
          <wp:inline distT="0" distB="0" distL="0" distR="0" wp14:anchorId="05343C18" wp14:editId="3FF2241C">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747219EE" w14:textId="77777777" w:rsidR="006C1DA1" w:rsidRDefault="006C1DA1" w:rsidP="00353D32">
      <w:pPr>
        <w:pStyle w:val="NoSpacing"/>
        <w:rPr>
          <w:lang w:val="en-US"/>
        </w:rPr>
      </w:pPr>
    </w:p>
    <w:p w14:paraId="5859ABA8" w14:textId="60D45EDD" w:rsidR="006C1DA1" w:rsidRDefault="006C1DA1" w:rsidP="00353D32">
      <w:pPr>
        <w:pStyle w:val="NoSpacing"/>
        <w:rPr>
          <w:lang w:val="en-US"/>
        </w:rPr>
      </w:pPr>
      <w:r>
        <w:rPr>
          <w:lang w:val="en-US"/>
        </w:rPr>
        <w:t xml:space="preserve">Note that when the </w:t>
      </w:r>
      <w:proofErr w:type="gramStart"/>
      <w:r>
        <w:rPr>
          <w:lang w:val="en-US"/>
        </w:rPr>
        <w:t>different stages</w:t>
      </w:r>
      <w:proofErr w:type="gramEnd"/>
      <w:r>
        <w:rPr>
          <w:lang w:val="en-US"/>
        </w:rPr>
        <w:t xml:space="preserve"> take place is not important, and such all steps can be conducted in the same week of the event, or it can be spread out over more weeks. This </w:t>
      </w:r>
      <w:proofErr w:type="gramStart"/>
      <w:r>
        <w:rPr>
          <w:lang w:val="en-US"/>
        </w:rPr>
        <w:t>is intended</w:t>
      </w:r>
      <w:proofErr w:type="gramEnd"/>
      <w:r>
        <w:rPr>
          <w:lang w:val="en-US"/>
        </w:rPr>
        <w:t xml:space="preserve"> to facilitate </w:t>
      </w:r>
      <w:del w:id="232" w:author="Martin Collins" w:date="2021-12-01T13:59:00Z">
        <w:r w:rsidDel="00EB39F4">
          <w:rPr>
            <w:lang w:val="en-US"/>
          </w:rPr>
          <w:delText xml:space="preserve">for </w:delText>
        </w:r>
      </w:del>
      <w:r>
        <w:rPr>
          <w:lang w:val="en-US"/>
        </w:rPr>
        <w:t>people having different schedules and different ability for the effort needed to plan for the event.</w:t>
      </w:r>
    </w:p>
    <w:p w14:paraId="031B30F7" w14:textId="77777777" w:rsidR="00A52363" w:rsidRDefault="00A52363" w:rsidP="00353D32">
      <w:pPr>
        <w:pStyle w:val="NoSpacing"/>
        <w:rPr>
          <w:lang w:val="en-US"/>
        </w:rPr>
      </w:pPr>
    </w:p>
    <w:p w14:paraId="45321A8B" w14:textId="77777777" w:rsidR="00A52363" w:rsidRDefault="00A52363" w:rsidP="00353D32">
      <w:pPr>
        <w:pStyle w:val="NoSpacing"/>
        <w:rPr>
          <w:lang w:val="en-US"/>
        </w:rPr>
      </w:pPr>
    </w:p>
    <w:p w14:paraId="2E3123C9" w14:textId="77777777" w:rsidR="0032543F" w:rsidRDefault="0032543F" w:rsidP="0032543F">
      <w:pPr>
        <w:pStyle w:val="Heading1"/>
        <w:rPr>
          <w:lang w:val="en-US"/>
        </w:rPr>
      </w:pPr>
      <w:r>
        <w:rPr>
          <w:lang w:val="en-US"/>
        </w:rPr>
        <w:t>ANNEX</w:t>
      </w:r>
    </w:p>
    <w:p w14:paraId="2E36A5F8" w14:textId="77777777" w:rsidR="0032543F" w:rsidRDefault="0032543F" w:rsidP="0032543F">
      <w:pPr>
        <w:pStyle w:val="Heading2"/>
        <w:rPr>
          <w:lang w:val="en-US"/>
        </w:rPr>
      </w:pPr>
      <w:bookmarkStart w:id="233" w:name="_Annex_1:_Worksheet"/>
      <w:bookmarkEnd w:id="233"/>
      <w:r>
        <w:rPr>
          <w:lang w:val="en-US"/>
        </w:rPr>
        <w:t>Annex 1: Worksheet for understanding objectives</w:t>
      </w:r>
    </w:p>
    <w:p w14:paraId="0189EDAB" w14:textId="77777777" w:rsidR="0032543F" w:rsidRDefault="0032543F" w:rsidP="0032543F">
      <w:pPr>
        <w:pStyle w:val="NoSpacing"/>
        <w:rPr>
          <w:lang w:val="en-US"/>
        </w:rPr>
      </w:pPr>
    </w:p>
    <w:p w14:paraId="236F730B" w14:textId="77777777" w:rsidR="0032543F" w:rsidRDefault="006C1DA1" w:rsidP="0032543F">
      <w:pPr>
        <w:pStyle w:val="NoSpacing"/>
        <w:rPr>
          <w:lang w:val="en-US"/>
        </w:rPr>
      </w:pPr>
      <w:r>
        <w:rPr>
          <w:lang w:val="en-US"/>
        </w:rPr>
        <w:t xml:space="preserve">Objective </w:t>
      </w:r>
      <w:r w:rsidR="0032543F">
        <w:rPr>
          <w:lang w:val="en-US"/>
        </w:rPr>
        <w:t>(XX)</w:t>
      </w:r>
    </w:p>
    <w:p w14:paraId="059D3023" w14:textId="77777777" w:rsidR="0032543F" w:rsidRDefault="0032543F" w:rsidP="0032543F">
      <w:pPr>
        <w:pStyle w:val="NoSpacing"/>
        <w:rPr>
          <w:lang w:val="en-US"/>
        </w:rPr>
      </w:pPr>
      <w:r>
        <w:rPr>
          <w:lang w:val="en-US"/>
        </w:rPr>
        <w:t xml:space="preserve">Identify the enemy activity to </w:t>
      </w:r>
      <w:proofErr w:type="gramStart"/>
      <w:r>
        <w:rPr>
          <w:lang w:val="en-US"/>
        </w:rPr>
        <w:t>be affected</w:t>
      </w:r>
      <w:proofErr w:type="gramEnd"/>
      <w:r>
        <w:rPr>
          <w:lang w:val="en-US"/>
        </w:rPr>
        <w:t xml:space="preserve"> (</w:t>
      </w:r>
      <w:r w:rsidRPr="003E3EEE">
        <w:rPr>
          <w:b/>
          <w:lang w:val="en-US"/>
        </w:rPr>
        <w:t>WHAT</w:t>
      </w:r>
      <w:r>
        <w:rPr>
          <w:lang w:val="en-US"/>
        </w:rPr>
        <w:t xml:space="preserve"> do we want to do?)</w:t>
      </w:r>
    </w:p>
    <w:p w14:paraId="7A4C6419" w14:textId="77777777" w:rsidR="003E3EEE" w:rsidRDefault="003E3EEE" w:rsidP="0032543F">
      <w:pPr>
        <w:pStyle w:val="NoSpacing"/>
        <w:rPr>
          <w:lang w:val="en-US"/>
        </w:rPr>
      </w:pPr>
      <w:r>
        <w:rPr>
          <w:lang w:val="en-US"/>
        </w:rPr>
        <w:t>Answer:</w:t>
      </w:r>
    </w:p>
    <w:p w14:paraId="5FA9102C" w14:textId="77777777" w:rsidR="0032543F" w:rsidRDefault="0032543F" w:rsidP="0032543F">
      <w:pPr>
        <w:pStyle w:val="NoSpacing"/>
        <w:rPr>
          <w:lang w:val="en-US"/>
        </w:rPr>
      </w:pPr>
    </w:p>
    <w:p w14:paraId="73DE5E98" w14:textId="77777777" w:rsidR="003E3EEE" w:rsidRDefault="003E3EEE" w:rsidP="0032543F">
      <w:pPr>
        <w:pStyle w:val="NoSpacing"/>
        <w:rPr>
          <w:lang w:val="en-US"/>
        </w:rPr>
      </w:pPr>
    </w:p>
    <w:p w14:paraId="34DFDBAA" w14:textId="77777777" w:rsidR="003E3EEE" w:rsidRDefault="003E3EEE" w:rsidP="0032543F">
      <w:pPr>
        <w:pStyle w:val="NoSpacing"/>
        <w:rPr>
          <w:lang w:val="en-US"/>
        </w:rPr>
      </w:pPr>
    </w:p>
    <w:p w14:paraId="0AFAD8B6" w14:textId="77777777" w:rsidR="0032543F" w:rsidRDefault="0032543F" w:rsidP="0032543F">
      <w:pPr>
        <w:pStyle w:val="NoSpacing"/>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54586A53" w14:textId="77777777" w:rsidR="003E3EEE" w:rsidRPr="003E3EEE" w:rsidRDefault="003E3EEE" w:rsidP="0032543F">
      <w:pPr>
        <w:pStyle w:val="NoSpacing"/>
        <w:rPr>
          <w:lang w:val="en-US"/>
        </w:rPr>
      </w:pPr>
      <w:r w:rsidRPr="003E3EEE">
        <w:rPr>
          <w:lang w:val="en-US"/>
        </w:rPr>
        <w:t>Answer:</w:t>
      </w:r>
    </w:p>
    <w:p w14:paraId="5EF3D26F" w14:textId="77777777" w:rsidR="003E3EEE" w:rsidRDefault="003E3EEE" w:rsidP="0032543F">
      <w:pPr>
        <w:pStyle w:val="NoSpacing"/>
        <w:rPr>
          <w:b/>
          <w:lang w:val="en-US"/>
        </w:rPr>
      </w:pPr>
    </w:p>
    <w:p w14:paraId="4ADCD5D3" w14:textId="77777777" w:rsidR="003E3EEE" w:rsidRDefault="003E3EEE" w:rsidP="0032543F">
      <w:pPr>
        <w:pStyle w:val="NoSpacing"/>
        <w:rPr>
          <w:b/>
          <w:lang w:val="en-US"/>
        </w:rPr>
      </w:pPr>
    </w:p>
    <w:p w14:paraId="1503CFE7" w14:textId="77777777" w:rsidR="003E3EEE" w:rsidRDefault="003E3EEE" w:rsidP="0032543F">
      <w:pPr>
        <w:pStyle w:val="NoSpacing"/>
        <w:rPr>
          <w:b/>
          <w:lang w:val="en-US"/>
        </w:rPr>
      </w:pPr>
    </w:p>
    <w:p w14:paraId="4E4B9900" w14:textId="77777777" w:rsidR="003E3EEE" w:rsidRDefault="003E3EEE" w:rsidP="003E3EEE">
      <w:pPr>
        <w:pStyle w:val="NoSpacing"/>
        <w:rPr>
          <w:lang w:val="en-US"/>
        </w:rPr>
      </w:pPr>
      <w:r>
        <w:rPr>
          <w:lang w:val="en-US"/>
        </w:rPr>
        <w:t xml:space="preserve">Identify the specific location where enemy activity should </w:t>
      </w:r>
      <w:proofErr w:type="gramStart"/>
      <w:r>
        <w:rPr>
          <w:lang w:val="en-US"/>
        </w:rPr>
        <w:t>be modified</w:t>
      </w:r>
      <w:proofErr w:type="gramEnd"/>
      <w:r>
        <w:rPr>
          <w:lang w:val="en-US"/>
        </w:rPr>
        <w:t xml:space="preserve"> (</w:t>
      </w:r>
      <w:r w:rsidRPr="003E3EEE">
        <w:rPr>
          <w:b/>
          <w:lang w:val="en-US"/>
        </w:rPr>
        <w:t>WHERE</w:t>
      </w:r>
      <w:r>
        <w:rPr>
          <w:lang w:val="en-US"/>
        </w:rPr>
        <w:t xml:space="preserve"> do we want to affect the enemy activity)</w:t>
      </w:r>
    </w:p>
    <w:p w14:paraId="453964CC" w14:textId="77777777" w:rsidR="003E3EEE" w:rsidRDefault="003E3EEE" w:rsidP="003E3EEE">
      <w:pPr>
        <w:pStyle w:val="NoSpacing"/>
        <w:rPr>
          <w:lang w:val="en-US"/>
        </w:rPr>
      </w:pPr>
      <w:r>
        <w:rPr>
          <w:lang w:val="en-US"/>
        </w:rPr>
        <w:t>Answer:</w:t>
      </w:r>
    </w:p>
    <w:p w14:paraId="45DCD11B" w14:textId="77777777" w:rsidR="003E3EEE" w:rsidRDefault="003E3EEE" w:rsidP="003E3EEE">
      <w:pPr>
        <w:pStyle w:val="NoSpacing"/>
        <w:rPr>
          <w:lang w:val="en-US"/>
        </w:rPr>
      </w:pPr>
    </w:p>
    <w:p w14:paraId="434EE155" w14:textId="77777777" w:rsidR="003E3EEE" w:rsidRDefault="003E3EEE" w:rsidP="003E3EEE">
      <w:pPr>
        <w:pStyle w:val="NoSpacing"/>
        <w:rPr>
          <w:lang w:val="en-US"/>
        </w:rPr>
      </w:pPr>
    </w:p>
    <w:p w14:paraId="442762A1" w14:textId="77777777" w:rsidR="003E3EEE" w:rsidRDefault="003E3EEE" w:rsidP="003E3EEE">
      <w:pPr>
        <w:pStyle w:val="NoSpacing"/>
        <w:rPr>
          <w:lang w:val="en-US"/>
        </w:rPr>
      </w:pPr>
    </w:p>
    <w:p w14:paraId="35FF91C8" w14:textId="77777777" w:rsidR="003E3EEE" w:rsidRDefault="003E3EEE" w:rsidP="003E3EEE">
      <w:pPr>
        <w:pStyle w:val="NoSpacing"/>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28887096" w14:textId="77777777" w:rsidR="003E3EEE" w:rsidRDefault="003E3EEE" w:rsidP="003E3EEE">
      <w:pPr>
        <w:pStyle w:val="NoSpacing"/>
        <w:rPr>
          <w:lang w:val="en-US"/>
        </w:rPr>
      </w:pPr>
      <w:r>
        <w:rPr>
          <w:lang w:val="en-US"/>
        </w:rPr>
        <w:t>Answer:</w:t>
      </w:r>
    </w:p>
    <w:p w14:paraId="1553F68C" w14:textId="77777777" w:rsidR="003E3EEE" w:rsidRDefault="003E3EEE" w:rsidP="0032543F">
      <w:pPr>
        <w:pStyle w:val="NoSpacing"/>
        <w:rPr>
          <w:lang w:val="en-US"/>
        </w:rPr>
      </w:pPr>
    </w:p>
    <w:p w14:paraId="51261A59" w14:textId="77777777" w:rsidR="0032543F" w:rsidRDefault="0032543F" w:rsidP="0032543F">
      <w:pPr>
        <w:pStyle w:val="NoSpacing"/>
        <w:rPr>
          <w:lang w:val="en-US"/>
        </w:rPr>
      </w:pPr>
    </w:p>
    <w:p w14:paraId="3DCD98BB" w14:textId="77777777" w:rsidR="003E3EEE" w:rsidRDefault="003E3EEE" w:rsidP="0032543F">
      <w:pPr>
        <w:pStyle w:val="NoSpacing"/>
        <w:rPr>
          <w:lang w:val="en-US"/>
        </w:rPr>
      </w:pPr>
    </w:p>
    <w:p w14:paraId="136913F4" w14:textId="77777777" w:rsidR="0032543F" w:rsidRDefault="0032543F" w:rsidP="0032543F">
      <w:pPr>
        <w:pStyle w:val="NoSpacing"/>
        <w:rPr>
          <w:lang w:val="en-US"/>
        </w:rPr>
      </w:pPr>
      <w:r>
        <w:rPr>
          <w:lang w:val="en-US"/>
        </w:rPr>
        <w:lastRenderedPageBreak/>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412F3F33" w14:textId="77777777" w:rsidR="003E3EEE" w:rsidRDefault="003E3EEE" w:rsidP="0032543F">
      <w:pPr>
        <w:pStyle w:val="NoSpacing"/>
        <w:rPr>
          <w:lang w:val="en-US"/>
        </w:rPr>
      </w:pPr>
      <w:r>
        <w:rPr>
          <w:lang w:val="en-US"/>
        </w:rPr>
        <w:t>Answer:</w:t>
      </w:r>
    </w:p>
    <w:p w14:paraId="4C984CE9" w14:textId="77777777" w:rsidR="0032543F" w:rsidRDefault="0032543F" w:rsidP="0032543F">
      <w:pPr>
        <w:pStyle w:val="NoSpacing"/>
        <w:rPr>
          <w:lang w:val="en-US"/>
        </w:rPr>
      </w:pPr>
    </w:p>
    <w:p w14:paraId="09CB6821" w14:textId="77777777" w:rsidR="003E3EEE" w:rsidRDefault="003E3EEE" w:rsidP="0032543F">
      <w:pPr>
        <w:pStyle w:val="NoSpacing"/>
        <w:rPr>
          <w:lang w:val="en-US"/>
        </w:rPr>
      </w:pPr>
    </w:p>
    <w:p w14:paraId="5B667987" w14:textId="77777777" w:rsidR="003E3EEE" w:rsidRDefault="003E3EEE" w:rsidP="0032543F">
      <w:pPr>
        <w:pStyle w:val="NoSpacing"/>
        <w:rPr>
          <w:lang w:val="en-US"/>
        </w:rPr>
      </w:pPr>
    </w:p>
    <w:p w14:paraId="05510B16" w14:textId="77777777" w:rsidR="0032543F" w:rsidRDefault="0032543F" w:rsidP="0032543F">
      <w:pPr>
        <w:pStyle w:val="NoSpacing"/>
        <w:rPr>
          <w:lang w:val="en-US"/>
        </w:rPr>
      </w:pPr>
      <w:r>
        <w:rPr>
          <w:lang w:val="en-US"/>
        </w:rPr>
        <w:t xml:space="preserve">State attainable, quantifiable criteria against which effectiveness/success will </w:t>
      </w:r>
      <w:proofErr w:type="gramStart"/>
      <w:r>
        <w:rPr>
          <w:lang w:val="en-US"/>
        </w:rPr>
        <w:t>be measured</w:t>
      </w:r>
      <w:proofErr w:type="gramEnd"/>
      <w:r>
        <w:rPr>
          <w:lang w:val="en-US"/>
        </w:rPr>
        <w:t xml:space="preserve"> (</w:t>
      </w:r>
      <w:r w:rsidRPr="003E3EEE">
        <w:rPr>
          <w:b/>
          <w:lang w:val="en-US"/>
        </w:rPr>
        <w:t xml:space="preserve">TO WHAT DEGREE </w:t>
      </w:r>
      <w:r>
        <w:rPr>
          <w:lang w:val="en-US"/>
        </w:rPr>
        <w:t>do we want to reach the objective)</w:t>
      </w:r>
    </w:p>
    <w:p w14:paraId="1122F2B5" w14:textId="77777777" w:rsidR="003E3EEE" w:rsidRDefault="003E3EEE" w:rsidP="0032543F">
      <w:pPr>
        <w:pStyle w:val="NoSpacing"/>
        <w:rPr>
          <w:lang w:val="en-US"/>
        </w:rPr>
      </w:pPr>
      <w:r>
        <w:rPr>
          <w:lang w:val="en-US"/>
        </w:rPr>
        <w:t>Answer:</w:t>
      </w:r>
    </w:p>
    <w:p w14:paraId="04C5C793" w14:textId="77777777" w:rsidR="0032543F" w:rsidRDefault="0032543F" w:rsidP="0032543F">
      <w:pPr>
        <w:pStyle w:val="NoSpacing"/>
        <w:rPr>
          <w:lang w:val="en-US"/>
        </w:rPr>
      </w:pPr>
    </w:p>
    <w:p w14:paraId="32860042" w14:textId="77777777" w:rsidR="0032543F" w:rsidRDefault="0032543F" w:rsidP="0032543F">
      <w:pPr>
        <w:pStyle w:val="NoSpacing"/>
        <w:rPr>
          <w:lang w:val="en-US"/>
        </w:rPr>
      </w:pPr>
    </w:p>
    <w:p w14:paraId="59C4C41C" w14:textId="77777777" w:rsidR="0032543F" w:rsidRDefault="0032543F" w:rsidP="0032543F">
      <w:pPr>
        <w:pStyle w:val="NoSpacing"/>
        <w:rPr>
          <w:lang w:val="en-US"/>
        </w:rPr>
      </w:pPr>
    </w:p>
    <w:p w14:paraId="6CA441BB" w14:textId="77777777" w:rsidR="0032543F" w:rsidRDefault="0032543F" w:rsidP="0032543F">
      <w:pPr>
        <w:pStyle w:val="NoSpacing"/>
        <w:rPr>
          <w:lang w:val="en-US"/>
        </w:rPr>
      </w:pPr>
      <w:r>
        <w:rPr>
          <w:lang w:val="en-US"/>
        </w:rPr>
        <w:t>Perform cost analysis to estimate the cost versus potential benefit. (</w:t>
      </w:r>
      <w:r w:rsidRPr="003E3EEE">
        <w:rPr>
          <w:b/>
          <w:lang w:val="en-US"/>
        </w:rPr>
        <w:t xml:space="preserve">HOW </w:t>
      </w:r>
      <w:proofErr w:type="gramStart"/>
      <w:r w:rsidRPr="003E3EEE">
        <w:rPr>
          <w:b/>
          <w:lang w:val="en-US"/>
        </w:rPr>
        <w:t>MUCH</w:t>
      </w:r>
      <w:proofErr w:type="gramEnd"/>
      <w:r>
        <w:rPr>
          <w:lang w:val="en-US"/>
        </w:rPr>
        <w:t xml:space="preserve"> will it cost to reach the objective, and is it </w:t>
      </w:r>
      <w:r w:rsidRPr="003E3EEE">
        <w:rPr>
          <w:b/>
          <w:lang w:val="en-US"/>
        </w:rPr>
        <w:t>WORTH</w:t>
      </w:r>
      <w:r>
        <w:rPr>
          <w:lang w:val="en-US"/>
        </w:rPr>
        <w:t xml:space="preserve"> it?)</w:t>
      </w:r>
    </w:p>
    <w:p w14:paraId="747AA1C9" w14:textId="77777777" w:rsidR="003E3EEE" w:rsidRDefault="003E3EEE" w:rsidP="0032543F">
      <w:pPr>
        <w:pStyle w:val="NoSpacing"/>
        <w:rPr>
          <w:lang w:val="en-US"/>
        </w:rPr>
      </w:pPr>
      <w:r>
        <w:rPr>
          <w:lang w:val="en-US"/>
        </w:rPr>
        <w:t>Answer:</w:t>
      </w:r>
    </w:p>
    <w:p w14:paraId="1F9D89CB" w14:textId="77777777" w:rsidR="0032543F" w:rsidRDefault="0032543F" w:rsidP="0032543F">
      <w:pPr>
        <w:pStyle w:val="NoSpacing"/>
        <w:rPr>
          <w:lang w:val="en-US"/>
        </w:rPr>
      </w:pPr>
    </w:p>
    <w:p w14:paraId="79BBE844" w14:textId="77777777" w:rsidR="003E3EEE" w:rsidRDefault="003E3EEE" w:rsidP="0032543F">
      <w:pPr>
        <w:pStyle w:val="NoSpacing"/>
        <w:rPr>
          <w:lang w:val="en-US"/>
        </w:rPr>
      </w:pPr>
    </w:p>
    <w:p w14:paraId="38CA6965" w14:textId="77777777" w:rsidR="003E3EEE" w:rsidRDefault="003E3EEE" w:rsidP="0032543F">
      <w:pPr>
        <w:pStyle w:val="NoSpacing"/>
        <w:rPr>
          <w:lang w:val="en-US"/>
        </w:rPr>
      </w:pPr>
    </w:p>
    <w:p w14:paraId="483A28B9" w14:textId="77777777" w:rsidR="0032543F" w:rsidRDefault="003E3EEE" w:rsidP="0032543F">
      <w:pPr>
        <w:pStyle w:val="NoSpacing"/>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14:paraId="7A3923A9" w14:textId="77777777" w:rsidR="003E3EEE" w:rsidRDefault="003E3EEE" w:rsidP="0032543F">
      <w:pPr>
        <w:pStyle w:val="NoSpacing"/>
        <w:rPr>
          <w:lang w:val="en-US"/>
        </w:rPr>
      </w:pPr>
      <w:r>
        <w:rPr>
          <w:lang w:val="en-US"/>
        </w:rPr>
        <w:t>Answer:</w:t>
      </w:r>
    </w:p>
    <w:p w14:paraId="7D19FE28" w14:textId="77777777" w:rsidR="006E447F" w:rsidRDefault="006E447F" w:rsidP="0032543F">
      <w:pPr>
        <w:pStyle w:val="NoSpacing"/>
        <w:rPr>
          <w:lang w:val="en-US"/>
        </w:rPr>
      </w:pPr>
    </w:p>
    <w:p w14:paraId="693836CB" w14:textId="77777777" w:rsidR="006E447F" w:rsidRDefault="006E447F" w:rsidP="0032543F">
      <w:pPr>
        <w:pStyle w:val="NoSpacing"/>
        <w:rPr>
          <w:lang w:val="en-US"/>
        </w:rPr>
      </w:pPr>
    </w:p>
    <w:p w14:paraId="2C9B0A1A" w14:textId="77777777" w:rsidR="006E447F" w:rsidRDefault="006E447F" w:rsidP="006E447F">
      <w:pPr>
        <w:pStyle w:val="Heading3"/>
        <w:rPr>
          <w:lang w:val="en-US"/>
        </w:rPr>
      </w:pPr>
      <w:r>
        <w:rPr>
          <w:lang w:val="en-US"/>
        </w:rPr>
        <w:t>Example</w:t>
      </w:r>
    </w:p>
    <w:p w14:paraId="52DF40B1" w14:textId="77777777" w:rsidR="006E447F" w:rsidRDefault="006E447F" w:rsidP="006E447F">
      <w:pPr>
        <w:pStyle w:val="NoSpacing"/>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59C19772" w14:textId="77777777" w:rsidR="006E447F" w:rsidRDefault="006E447F" w:rsidP="006E447F">
      <w:pPr>
        <w:pStyle w:val="NoSpacing"/>
        <w:rPr>
          <w:lang w:val="en-US"/>
        </w:rPr>
      </w:pPr>
    </w:p>
    <w:p w14:paraId="72DBE5C0" w14:textId="77777777" w:rsidR="006E447F" w:rsidRDefault="006E447F" w:rsidP="006E447F">
      <w:pPr>
        <w:pStyle w:val="NoSpacing"/>
        <w:rPr>
          <w:lang w:val="en-US"/>
        </w:rPr>
      </w:pPr>
      <w:r>
        <w:rPr>
          <w:lang w:val="en-US"/>
        </w:rPr>
        <w:t xml:space="preserve">Identify the enemy activity to </w:t>
      </w:r>
      <w:proofErr w:type="gramStart"/>
      <w:r>
        <w:rPr>
          <w:lang w:val="en-US"/>
        </w:rPr>
        <w:t>be affected</w:t>
      </w:r>
      <w:proofErr w:type="gramEnd"/>
      <w:r>
        <w:rPr>
          <w:lang w:val="en-US"/>
        </w:rPr>
        <w:t xml:space="preserve">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7909E1D2" w14:textId="77777777" w:rsidR="006E447F" w:rsidRPr="006E447F" w:rsidRDefault="006E447F" w:rsidP="006E447F">
      <w:pPr>
        <w:pStyle w:val="NoSpacing"/>
        <w:rPr>
          <w:b/>
          <w:u w:val="single"/>
          <w:lang w:val="en-US"/>
        </w:rPr>
      </w:pPr>
      <w:r w:rsidRPr="006E447F">
        <w:rPr>
          <w:b/>
          <w:u w:val="single"/>
          <w:lang w:val="en-US"/>
        </w:rPr>
        <w:t xml:space="preserve">Answer: </w:t>
      </w:r>
    </w:p>
    <w:p w14:paraId="0B2924DC" w14:textId="77777777" w:rsidR="00DC39F0" w:rsidRDefault="00DC39F0" w:rsidP="00431111">
      <w:pPr>
        <w:pStyle w:val="NoSpacing"/>
        <w:numPr>
          <w:ilvl w:val="0"/>
          <w:numId w:val="18"/>
        </w:numPr>
        <w:rPr>
          <w:lang w:val="en-US"/>
        </w:rPr>
      </w:pPr>
      <w:r>
        <w:rPr>
          <w:lang w:val="en-US"/>
        </w:rPr>
        <w:t>Stop production of chemical weapons</w:t>
      </w:r>
    </w:p>
    <w:p w14:paraId="4477D13B" w14:textId="77777777" w:rsidR="00DC39F0" w:rsidRDefault="00DC39F0" w:rsidP="00431111">
      <w:pPr>
        <w:pStyle w:val="NoSpacing"/>
        <w:numPr>
          <w:ilvl w:val="0"/>
          <w:numId w:val="18"/>
        </w:numPr>
        <w:rPr>
          <w:lang w:val="en-US"/>
        </w:rPr>
      </w:pPr>
      <w:r>
        <w:rPr>
          <w:lang w:val="en-US"/>
        </w:rPr>
        <w:t>Unable to deliver WMD toward friendly countries.</w:t>
      </w:r>
    </w:p>
    <w:p w14:paraId="43A29EF2" w14:textId="77777777" w:rsidR="006E447F" w:rsidRDefault="006E447F" w:rsidP="006E447F">
      <w:pPr>
        <w:pStyle w:val="NoSpacing"/>
        <w:rPr>
          <w:lang w:val="en-US"/>
        </w:rPr>
      </w:pPr>
    </w:p>
    <w:p w14:paraId="50B893F0" w14:textId="77777777" w:rsidR="006E447F" w:rsidRDefault="006E447F" w:rsidP="006E447F">
      <w:pPr>
        <w:pStyle w:val="NoSpacing"/>
        <w:rPr>
          <w:lang w:val="en-US"/>
        </w:rPr>
      </w:pPr>
    </w:p>
    <w:p w14:paraId="541038DA" w14:textId="77777777" w:rsidR="006E447F" w:rsidRDefault="006E447F" w:rsidP="006E447F">
      <w:pPr>
        <w:pStyle w:val="NoSpacing"/>
        <w:rPr>
          <w:b/>
          <w:lang w:val="en-US"/>
        </w:rPr>
      </w:pPr>
      <w:r>
        <w:rPr>
          <w:lang w:val="en-US"/>
        </w:rPr>
        <w:t xml:space="preserve">Identify the target system(s) performing the activity (Against </w:t>
      </w:r>
      <w:r w:rsidRPr="003E3EEE">
        <w:rPr>
          <w:b/>
          <w:lang w:val="en-US"/>
        </w:rPr>
        <w:t>WHOM?)</w:t>
      </w:r>
    </w:p>
    <w:p w14:paraId="0D61D4CC" w14:textId="77777777" w:rsidR="006E447F" w:rsidRPr="006E447F" w:rsidRDefault="006E447F" w:rsidP="006E447F">
      <w:pPr>
        <w:pStyle w:val="NoSpacing"/>
        <w:rPr>
          <w:b/>
          <w:u w:val="single"/>
          <w:lang w:val="en-US"/>
        </w:rPr>
      </w:pPr>
      <w:r w:rsidRPr="006E447F">
        <w:rPr>
          <w:b/>
          <w:u w:val="single"/>
          <w:lang w:val="en-US"/>
        </w:rPr>
        <w:t>Answer:</w:t>
      </w:r>
    </w:p>
    <w:p w14:paraId="7D2D422A" w14:textId="77777777" w:rsidR="006E447F" w:rsidRDefault="006E447F" w:rsidP="00431111">
      <w:pPr>
        <w:pStyle w:val="NoSpacing"/>
        <w:numPr>
          <w:ilvl w:val="0"/>
          <w:numId w:val="18"/>
        </w:numPr>
        <w:rPr>
          <w:lang w:val="en-US"/>
        </w:rPr>
      </w:pPr>
      <w:r w:rsidRPr="006E447F">
        <w:rPr>
          <w:lang w:val="en-US"/>
        </w:rPr>
        <w:t>361</w:t>
      </w:r>
      <w:r w:rsidRPr="006E447F">
        <w:rPr>
          <w:vertAlign w:val="superscript"/>
          <w:lang w:val="en-US"/>
        </w:rPr>
        <w:t>st</w:t>
      </w:r>
      <w:r w:rsidRPr="006E447F">
        <w:rPr>
          <w:lang w:val="en-US"/>
        </w:rPr>
        <w:t xml:space="preserve"> SCUD Battalion</w:t>
      </w:r>
    </w:p>
    <w:p w14:paraId="4C503DF8" w14:textId="77777777" w:rsidR="006E447F" w:rsidRDefault="006E447F" w:rsidP="00431111">
      <w:pPr>
        <w:pStyle w:val="NoSpacing"/>
        <w:numPr>
          <w:ilvl w:val="0"/>
          <w:numId w:val="18"/>
        </w:numPr>
        <w:rPr>
          <w:lang w:val="en-US"/>
        </w:rPr>
      </w:pPr>
      <w:r>
        <w:rPr>
          <w:lang w:val="en-US"/>
        </w:rPr>
        <w:t>Chemical weapon storage in location A</w:t>
      </w:r>
    </w:p>
    <w:p w14:paraId="3D661E8C" w14:textId="77777777" w:rsidR="006E447F" w:rsidRDefault="006E447F" w:rsidP="00431111">
      <w:pPr>
        <w:pStyle w:val="NoSpacing"/>
        <w:numPr>
          <w:ilvl w:val="0"/>
          <w:numId w:val="18"/>
        </w:numPr>
        <w:rPr>
          <w:lang w:val="en-US"/>
        </w:rPr>
      </w:pPr>
      <w:r>
        <w:rPr>
          <w:lang w:val="en-US"/>
        </w:rPr>
        <w:t>Chemical weapon storage location B</w:t>
      </w:r>
    </w:p>
    <w:p w14:paraId="11AEB754" w14:textId="77777777" w:rsidR="006E447F" w:rsidRDefault="006E447F" w:rsidP="00431111">
      <w:pPr>
        <w:pStyle w:val="NoSpacing"/>
        <w:numPr>
          <w:ilvl w:val="0"/>
          <w:numId w:val="18"/>
        </w:numPr>
        <w:rPr>
          <w:lang w:val="en-US"/>
        </w:rPr>
      </w:pPr>
      <w:r>
        <w:rPr>
          <w:lang w:val="en-US"/>
        </w:rPr>
        <w:t>Chemical weapon research facility A</w:t>
      </w:r>
    </w:p>
    <w:p w14:paraId="76BBDC84" w14:textId="77777777" w:rsidR="006E447F" w:rsidRPr="006E447F" w:rsidRDefault="006E447F" w:rsidP="00431111">
      <w:pPr>
        <w:pStyle w:val="NoSpacing"/>
        <w:numPr>
          <w:ilvl w:val="0"/>
          <w:numId w:val="18"/>
        </w:numPr>
        <w:rPr>
          <w:lang w:val="en-US"/>
        </w:rPr>
      </w:pPr>
      <w:r>
        <w:rPr>
          <w:lang w:val="en-US"/>
        </w:rPr>
        <w:t>Chemical weapon production facility B</w:t>
      </w:r>
    </w:p>
    <w:p w14:paraId="2007AD57" w14:textId="77777777" w:rsidR="006E447F" w:rsidRDefault="006E447F" w:rsidP="006E447F">
      <w:pPr>
        <w:pStyle w:val="NoSpacing"/>
        <w:rPr>
          <w:b/>
          <w:lang w:val="en-US"/>
        </w:rPr>
      </w:pPr>
    </w:p>
    <w:p w14:paraId="61919FF8" w14:textId="77777777" w:rsidR="006E447F" w:rsidRDefault="006E447F" w:rsidP="006E447F">
      <w:pPr>
        <w:pStyle w:val="NoSpacing"/>
        <w:rPr>
          <w:b/>
          <w:lang w:val="en-US"/>
        </w:rPr>
      </w:pPr>
    </w:p>
    <w:p w14:paraId="2AB2E43B" w14:textId="77777777" w:rsidR="006E447F" w:rsidRDefault="006E447F" w:rsidP="006E447F">
      <w:pPr>
        <w:pStyle w:val="NoSpacing"/>
        <w:rPr>
          <w:lang w:val="en-US"/>
        </w:rPr>
      </w:pPr>
      <w:r>
        <w:rPr>
          <w:lang w:val="en-US"/>
        </w:rPr>
        <w:t xml:space="preserve">Identify the specific location where enemy activity should </w:t>
      </w:r>
      <w:proofErr w:type="gramStart"/>
      <w:r>
        <w:rPr>
          <w:lang w:val="en-US"/>
        </w:rPr>
        <w:t xml:space="preserve">be </w:t>
      </w:r>
      <w:commentRangeStart w:id="234"/>
      <w:r>
        <w:rPr>
          <w:lang w:val="en-US"/>
        </w:rPr>
        <w:t>modified</w:t>
      </w:r>
      <w:proofErr w:type="gramEnd"/>
      <w:r>
        <w:rPr>
          <w:lang w:val="en-US"/>
        </w:rPr>
        <w:t xml:space="preserve"> </w:t>
      </w:r>
      <w:commentRangeEnd w:id="234"/>
      <w:r w:rsidR="00EB39F4">
        <w:rPr>
          <w:rStyle w:val="CommentReference"/>
        </w:rPr>
        <w:commentReference w:id="234"/>
      </w:r>
      <w:r>
        <w:rPr>
          <w:lang w:val="en-US"/>
        </w:rPr>
        <w:t>(</w:t>
      </w:r>
      <w:r w:rsidRPr="003E3EEE">
        <w:rPr>
          <w:b/>
          <w:lang w:val="en-US"/>
        </w:rPr>
        <w:t>WHERE</w:t>
      </w:r>
      <w:r>
        <w:rPr>
          <w:lang w:val="en-US"/>
        </w:rPr>
        <w:t xml:space="preserve"> do we want to affect the enemy activity)</w:t>
      </w:r>
    </w:p>
    <w:p w14:paraId="2BEA7DEE" w14:textId="77777777" w:rsidR="006E447F" w:rsidRPr="006E447F" w:rsidRDefault="006E447F" w:rsidP="006E447F">
      <w:pPr>
        <w:pStyle w:val="NoSpacing"/>
        <w:rPr>
          <w:b/>
          <w:u w:val="single"/>
          <w:lang w:val="en-US"/>
        </w:rPr>
      </w:pPr>
      <w:r w:rsidRPr="006E447F">
        <w:rPr>
          <w:b/>
          <w:u w:val="single"/>
          <w:lang w:val="en-US"/>
        </w:rPr>
        <w:t>Answer:</w:t>
      </w:r>
    </w:p>
    <w:p w14:paraId="5DEDECC6" w14:textId="77777777" w:rsidR="006E447F" w:rsidRDefault="003776E2" w:rsidP="00431111">
      <w:pPr>
        <w:pStyle w:val="NoSpacing"/>
        <w:numPr>
          <w:ilvl w:val="0"/>
          <w:numId w:val="18"/>
        </w:numPr>
        <w:rPr>
          <w:lang w:val="en-US"/>
        </w:rPr>
      </w:pPr>
      <w:r>
        <w:rPr>
          <w:lang w:val="en-US"/>
        </w:rPr>
        <w:t>361</w:t>
      </w:r>
      <w:r w:rsidRPr="003776E2">
        <w:rPr>
          <w:vertAlign w:val="superscript"/>
          <w:lang w:val="en-US"/>
        </w:rPr>
        <w:t>st</w:t>
      </w:r>
      <w:r>
        <w:rPr>
          <w:lang w:val="en-US"/>
        </w:rPr>
        <w:t xml:space="preserve"> SCUD Battalion deployed to Desert Y</w:t>
      </w:r>
    </w:p>
    <w:p w14:paraId="0BA1558E" w14:textId="77777777" w:rsidR="003776E2" w:rsidRDefault="003776E2" w:rsidP="00431111">
      <w:pPr>
        <w:pStyle w:val="NoSpacing"/>
        <w:numPr>
          <w:ilvl w:val="0"/>
          <w:numId w:val="18"/>
        </w:numPr>
        <w:rPr>
          <w:lang w:val="en-US"/>
        </w:rPr>
      </w:pPr>
      <w:r>
        <w:rPr>
          <w:lang w:val="en-US"/>
        </w:rPr>
        <w:t>Chemical weapon production facility B located in city X.</w:t>
      </w:r>
    </w:p>
    <w:p w14:paraId="475BD219" w14:textId="77777777" w:rsidR="006E447F" w:rsidRDefault="006E447F" w:rsidP="006E447F">
      <w:pPr>
        <w:pStyle w:val="NoSpacing"/>
        <w:rPr>
          <w:lang w:val="en-US"/>
        </w:rPr>
      </w:pPr>
    </w:p>
    <w:p w14:paraId="2897D4B0" w14:textId="77777777" w:rsidR="006E447F" w:rsidRDefault="006E447F" w:rsidP="006E447F">
      <w:pPr>
        <w:pStyle w:val="NoSpacing"/>
        <w:rPr>
          <w:lang w:val="en-US"/>
        </w:rPr>
      </w:pPr>
    </w:p>
    <w:p w14:paraId="63C721FA" w14:textId="77777777" w:rsidR="006E447F" w:rsidRDefault="006E447F" w:rsidP="006E447F">
      <w:pPr>
        <w:pStyle w:val="NoSpacing"/>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696F5CF1" w14:textId="77777777" w:rsidR="006E447F" w:rsidRPr="006E447F" w:rsidRDefault="006E447F" w:rsidP="006E447F">
      <w:pPr>
        <w:pStyle w:val="NoSpacing"/>
        <w:rPr>
          <w:b/>
          <w:u w:val="single"/>
          <w:lang w:val="en-US"/>
        </w:rPr>
      </w:pPr>
      <w:r w:rsidRPr="006E447F">
        <w:rPr>
          <w:b/>
          <w:u w:val="single"/>
          <w:lang w:val="en-US"/>
        </w:rPr>
        <w:t>Answer:</w:t>
      </w:r>
    </w:p>
    <w:p w14:paraId="704D83AE" w14:textId="77777777" w:rsidR="006E447F" w:rsidRDefault="006E447F" w:rsidP="00431111">
      <w:pPr>
        <w:pStyle w:val="NoSpacing"/>
        <w:numPr>
          <w:ilvl w:val="0"/>
          <w:numId w:val="18"/>
        </w:numPr>
        <w:rPr>
          <w:lang w:val="en-US"/>
        </w:rPr>
      </w:pPr>
      <w:r>
        <w:rPr>
          <w:lang w:val="en-US"/>
        </w:rPr>
        <w:lastRenderedPageBreak/>
        <w:t>WMD delivery means: As soon as possible</w:t>
      </w:r>
    </w:p>
    <w:p w14:paraId="68C1AD42" w14:textId="77777777" w:rsidR="006E447F" w:rsidRDefault="006E447F" w:rsidP="00431111">
      <w:pPr>
        <w:pStyle w:val="NoSpacing"/>
        <w:numPr>
          <w:ilvl w:val="0"/>
          <w:numId w:val="18"/>
        </w:numPr>
        <w:rPr>
          <w:lang w:val="en-US"/>
        </w:rPr>
      </w:pPr>
      <w:r>
        <w:rPr>
          <w:lang w:val="en-US"/>
        </w:rPr>
        <w:t>Chemical weapon factory B: As soon as possible, out of action for 6 months</w:t>
      </w:r>
      <w:r w:rsidR="003776E2">
        <w:rPr>
          <w:lang w:val="en-US"/>
        </w:rPr>
        <w:t>.</w:t>
      </w:r>
    </w:p>
    <w:p w14:paraId="6920B157" w14:textId="77777777" w:rsidR="006E447F" w:rsidRDefault="006E447F" w:rsidP="006E447F">
      <w:pPr>
        <w:pStyle w:val="NoSpacing"/>
        <w:rPr>
          <w:lang w:val="en-US"/>
        </w:rPr>
      </w:pPr>
    </w:p>
    <w:p w14:paraId="264033D1" w14:textId="77777777" w:rsidR="006E447F" w:rsidRDefault="006E447F" w:rsidP="006E447F">
      <w:pPr>
        <w:pStyle w:val="NoSpacing"/>
        <w:rPr>
          <w:lang w:val="en-US"/>
        </w:rPr>
      </w:pPr>
    </w:p>
    <w:p w14:paraId="0810B145" w14:textId="77777777" w:rsidR="006E447F" w:rsidRDefault="006E447F" w:rsidP="006E447F">
      <w:pPr>
        <w:pStyle w:val="NoSpacing"/>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036D5D77" w14:textId="77777777" w:rsidR="006E447F" w:rsidRPr="006E447F" w:rsidRDefault="006E447F" w:rsidP="006E447F">
      <w:pPr>
        <w:pStyle w:val="NoSpacing"/>
        <w:rPr>
          <w:b/>
          <w:u w:val="single"/>
          <w:lang w:val="en-US"/>
        </w:rPr>
      </w:pPr>
      <w:r w:rsidRPr="006E447F">
        <w:rPr>
          <w:b/>
          <w:u w:val="single"/>
          <w:lang w:val="en-US"/>
        </w:rPr>
        <w:t>Answer:</w:t>
      </w:r>
    </w:p>
    <w:p w14:paraId="15A756F4" w14:textId="77777777" w:rsidR="003776E2" w:rsidRDefault="003776E2" w:rsidP="00431111">
      <w:pPr>
        <w:pStyle w:val="NoSpacing"/>
        <w:numPr>
          <w:ilvl w:val="0"/>
          <w:numId w:val="18"/>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4FBF955F" w14:textId="77777777" w:rsidR="003776E2" w:rsidRDefault="003776E2" w:rsidP="00431111">
      <w:pPr>
        <w:pStyle w:val="NoSpacing"/>
        <w:numPr>
          <w:ilvl w:val="0"/>
          <w:numId w:val="18"/>
        </w:numPr>
        <w:rPr>
          <w:lang w:val="en-US"/>
        </w:rPr>
      </w:pPr>
      <w:r>
        <w:rPr>
          <w:lang w:val="en-US"/>
        </w:rPr>
        <w:t>Strike mission against chemical weapon production factory</w:t>
      </w:r>
    </w:p>
    <w:p w14:paraId="03D24956" w14:textId="77777777" w:rsidR="006E447F" w:rsidRDefault="006E447F" w:rsidP="006E447F">
      <w:pPr>
        <w:pStyle w:val="NoSpacing"/>
        <w:rPr>
          <w:lang w:val="en-US"/>
        </w:rPr>
      </w:pPr>
    </w:p>
    <w:p w14:paraId="35542A54" w14:textId="77777777" w:rsidR="006E447F" w:rsidRDefault="006E447F" w:rsidP="006E447F">
      <w:pPr>
        <w:pStyle w:val="NoSpacing"/>
        <w:rPr>
          <w:lang w:val="en-US"/>
        </w:rPr>
      </w:pPr>
    </w:p>
    <w:p w14:paraId="78E8BA4B" w14:textId="77777777" w:rsidR="006E447F" w:rsidRDefault="006E447F" w:rsidP="006E447F">
      <w:pPr>
        <w:pStyle w:val="NoSpacing"/>
        <w:rPr>
          <w:lang w:val="en-US"/>
        </w:rPr>
      </w:pPr>
      <w:r>
        <w:rPr>
          <w:lang w:val="en-US"/>
        </w:rPr>
        <w:t xml:space="preserve">State attainable, quantifiable criteria against which effectiveness/success will </w:t>
      </w:r>
      <w:proofErr w:type="gramStart"/>
      <w:r>
        <w:rPr>
          <w:lang w:val="en-US"/>
        </w:rPr>
        <w:t>be measured</w:t>
      </w:r>
      <w:proofErr w:type="gramEnd"/>
      <w:r>
        <w:rPr>
          <w:lang w:val="en-US"/>
        </w:rPr>
        <w:t xml:space="preserve"> (</w:t>
      </w:r>
      <w:r w:rsidRPr="003E3EEE">
        <w:rPr>
          <w:b/>
          <w:lang w:val="en-US"/>
        </w:rPr>
        <w:t xml:space="preserve">TO WHAT DEGREE </w:t>
      </w:r>
      <w:r>
        <w:rPr>
          <w:lang w:val="en-US"/>
        </w:rPr>
        <w:t>do we want to reach the objective)</w:t>
      </w:r>
    </w:p>
    <w:p w14:paraId="133FD106" w14:textId="77777777" w:rsidR="006E447F" w:rsidRDefault="006E447F" w:rsidP="006E447F">
      <w:pPr>
        <w:pStyle w:val="NoSpacing"/>
        <w:rPr>
          <w:lang w:val="en-US"/>
        </w:rPr>
      </w:pPr>
      <w:r w:rsidRPr="003776E2">
        <w:rPr>
          <w:b/>
          <w:u w:val="single"/>
          <w:lang w:val="en-US"/>
        </w:rPr>
        <w:t>Answer</w:t>
      </w:r>
      <w:r>
        <w:rPr>
          <w:lang w:val="en-US"/>
        </w:rPr>
        <w:t>:</w:t>
      </w:r>
    </w:p>
    <w:p w14:paraId="12429DBD" w14:textId="77777777" w:rsidR="006E447F" w:rsidRDefault="003776E2" w:rsidP="00431111">
      <w:pPr>
        <w:pStyle w:val="NoSpacing"/>
        <w:numPr>
          <w:ilvl w:val="0"/>
          <w:numId w:val="18"/>
        </w:numPr>
        <w:rPr>
          <w:lang w:val="en-US"/>
        </w:rPr>
      </w:pPr>
      <w:r>
        <w:rPr>
          <w:lang w:val="en-US"/>
        </w:rPr>
        <w:t>361</w:t>
      </w:r>
      <w:r w:rsidRPr="003776E2">
        <w:rPr>
          <w:vertAlign w:val="superscript"/>
          <w:lang w:val="en-US"/>
        </w:rPr>
        <w:t>st</w:t>
      </w:r>
      <w:r>
        <w:rPr>
          <w:lang w:val="en-US"/>
        </w:rPr>
        <w:t xml:space="preserve"> SCUD BN: 8 of 8 SCUD TEL destroyed</w:t>
      </w:r>
    </w:p>
    <w:p w14:paraId="20AA04DF" w14:textId="77777777" w:rsidR="003776E2" w:rsidRDefault="003776E2" w:rsidP="00431111">
      <w:pPr>
        <w:pStyle w:val="NoSpacing"/>
        <w:numPr>
          <w:ilvl w:val="0"/>
          <w:numId w:val="18"/>
        </w:numPr>
        <w:rPr>
          <w:lang w:val="en-US"/>
        </w:rPr>
      </w:pPr>
      <w:r>
        <w:rPr>
          <w:lang w:val="en-US"/>
        </w:rPr>
        <w:t xml:space="preserve">Chemical weapon production factory: Entire building collapsed </w:t>
      </w:r>
    </w:p>
    <w:p w14:paraId="3589B51B" w14:textId="77777777" w:rsidR="006E447F" w:rsidRDefault="006E447F" w:rsidP="006E447F">
      <w:pPr>
        <w:pStyle w:val="NoSpacing"/>
        <w:rPr>
          <w:lang w:val="en-US"/>
        </w:rPr>
      </w:pPr>
    </w:p>
    <w:p w14:paraId="7EF59B54" w14:textId="77777777" w:rsidR="006E447F" w:rsidRDefault="006E447F" w:rsidP="006E447F">
      <w:pPr>
        <w:pStyle w:val="NoSpacing"/>
        <w:rPr>
          <w:lang w:val="en-US"/>
        </w:rPr>
      </w:pPr>
    </w:p>
    <w:p w14:paraId="2F54F382" w14:textId="77777777" w:rsidR="006E447F" w:rsidRDefault="006E447F" w:rsidP="006E447F">
      <w:pPr>
        <w:pStyle w:val="NoSpacing"/>
        <w:rPr>
          <w:lang w:val="en-US"/>
        </w:rPr>
      </w:pPr>
      <w:r>
        <w:rPr>
          <w:lang w:val="en-US"/>
        </w:rPr>
        <w:t>Perform cost analysis to estimate the cost versus potential benefit. (</w:t>
      </w:r>
      <w:r w:rsidRPr="003E3EEE">
        <w:rPr>
          <w:b/>
          <w:lang w:val="en-US"/>
        </w:rPr>
        <w:t xml:space="preserve">HOW </w:t>
      </w:r>
      <w:proofErr w:type="gramStart"/>
      <w:r w:rsidRPr="003E3EEE">
        <w:rPr>
          <w:b/>
          <w:lang w:val="en-US"/>
        </w:rPr>
        <w:t>MUCH</w:t>
      </w:r>
      <w:proofErr w:type="gramEnd"/>
      <w:r>
        <w:rPr>
          <w:lang w:val="en-US"/>
        </w:rPr>
        <w:t xml:space="preserve"> will it cost to reach the objective, and is it </w:t>
      </w:r>
      <w:r w:rsidRPr="003E3EEE">
        <w:rPr>
          <w:b/>
          <w:lang w:val="en-US"/>
        </w:rPr>
        <w:t>WORTH</w:t>
      </w:r>
      <w:r>
        <w:rPr>
          <w:lang w:val="en-US"/>
        </w:rPr>
        <w:t xml:space="preserve"> it?)</w:t>
      </w:r>
    </w:p>
    <w:p w14:paraId="690E7DCB" w14:textId="77777777" w:rsidR="006E447F" w:rsidRPr="006E447F" w:rsidRDefault="006E447F" w:rsidP="006E447F">
      <w:pPr>
        <w:pStyle w:val="NoSpacing"/>
        <w:rPr>
          <w:b/>
          <w:u w:val="single"/>
          <w:lang w:val="en-US"/>
        </w:rPr>
      </w:pPr>
      <w:r w:rsidRPr="006E447F">
        <w:rPr>
          <w:b/>
          <w:u w:val="single"/>
          <w:lang w:val="en-US"/>
        </w:rPr>
        <w:t>Answer:</w:t>
      </w:r>
    </w:p>
    <w:p w14:paraId="6BFCBE18" w14:textId="77777777" w:rsidR="006E447F" w:rsidRDefault="006E447F" w:rsidP="00431111">
      <w:pPr>
        <w:pStyle w:val="NoSpacing"/>
        <w:numPr>
          <w:ilvl w:val="0"/>
          <w:numId w:val="18"/>
        </w:numPr>
        <w:rPr>
          <w:lang w:val="en-US"/>
        </w:rPr>
      </w:pPr>
      <w:r>
        <w:rPr>
          <w:lang w:val="en-US"/>
        </w:rPr>
        <w:t>AR mission against 361</w:t>
      </w:r>
      <w:r w:rsidRPr="006E447F">
        <w:rPr>
          <w:vertAlign w:val="superscript"/>
          <w:lang w:val="en-US"/>
        </w:rPr>
        <w:t>st</w:t>
      </w:r>
      <w:r>
        <w:rPr>
          <w:lang w:val="en-US"/>
        </w:rPr>
        <w:t xml:space="preserve"> SCUD BN in desert Y: Low threat, single flights can </w:t>
      </w:r>
      <w:proofErr w:type="gramStart"/>
      <w:r>
        <w:rPr>
          <w:lang w:val="en-US"/>
        </w:rPr>
        <w:t>be tasked</w:t>
      </w:r>
      <w:proofErr w:type="gramEnd"/>
      <w:r>
        <w:rPr>
          <w:lang w:val="en-US"/>
        </w:rPr>
        <w:t xml:space="preserve"> to search and destroy SCUD</w:t>
      </w:r>
    </w:p>
    <w:p w14:paraId="5A158764" w14:textId="77777777" w:rsidR="003776E2" w:rsidRDefault="003776E2" w:rsidP="00431111">
      <w:pPr>
        <w:pStyle w:val="NoSpacing"/>
        <w:numPr>
          <w:ilvl w:val="1"/>
          <w:numId w:val="18"/>
        </w:numPr>
        <w:rPr>
          <w:lang w:val="en-US"/>
        </w:rPr>
      </w:pPr>
      <w:r>
        <w:rPr>
          <w:lang w:val="en-US"/>
        </w:rPr>
        <w:t>Destroying the SCUD BN will eliminate the threat from chemical weapons from country X as without them, Country X will have no means of delivering the chemical weapons against friendly countries.</w:t>
      </w:r>
    </w:p>
    <w:p w14:paraId="06F7FE18" w14:textId="66148782" w:rsidR="006E447F" w:rsidRDefault="006E447F" w:rsidP="00431111">
      <w:pPr>
        <w:pStyle w:val="NoSpacing"/>
        <w:numPr>
          <w:ilvl w:val="0"/>
          <w:numId w:val="18"/>
        </w:numPr>
        <w:rPr>
          <w:lang w:val="en-US"/>
        </w:rPr>
      </w:pPr>
      <w:r>
        <w:rPr>
          <w:lang w:val="en-US"/>
        </w:rPr>
        <w:t xml:space="preserve">Strike mission against chemical weapon production factory: Heavily defended city, air defenses need to </w:t>
      </w:r>
      <w:proofErr w:type="gramStart"/>
      <w:r>
        <w:rPr>
          <w:lang w:val="en-US"/>
        </w:rPr>
        <w:t>be attacked</w:t>
      </w:r>
      <w:proofErr w:type="gramEnd"/>
      <w:r>
        <w:rPr>
          <w:lang w:val="en-US"/>
        </w:rPr>
        <w:t xml:space="preserve"> and suppressed prior t</w:t>
      </w:r>
      <w:r w:rsidR="003776E2">
        <w:rPr>
          <w:lang w:val="en-US"/>
        </w:rPr>
        <w:t xml:space="preserve">o any attack. High risk mission due to threat </w:t>
      </w:r>
      <w:proofErr w:type="gramStart"/>
      <w:r w:rsidR="003776E2">
        <w:rPr>
          <w:lang w:val="en-US"/>
        </w:rPr>
        <w:t>Large</w:t>
      </w:r>
      <w:proofErr w:type="gramEnd"/>
      <w:r w:rsidR="003776E2">
        <w:rPr>
          <w:lang w:val="en-US"/>
        </w:rPr>
        <w:t xml:space="preserve"> complex, </w:t>
      </w:r>
      <w:del w:id="235" w:author="Martin Collins" w:date="2021-12-01T14:02:00Z">
        <w:r w:rsidR="003776E2" w:rsidDel="00EB39F4">
          <w:rPr>
            <w:lang w:val="en-US"/>
          </w:rPr>
          <w:delText xml:space="preserve">so </w:delText>
        </w:r>
      </w:del>
      <w:r w:rsidR="003776E2">
        <w:rPr>
          <w:lang w:val="en-US"/>
        </w:rPr>
        <w:t>many aircraft</w:t>
      </w:r>
      <w:del w:id="236" w:author="Martin Collins" w:date="2021-12-01T14:02:00Z">
        <w:r w:rsidR="003776E2" w:rsidDel="00EB39F4">
          <w:rPr>
            <w:lang w:val="en-US"/>
          </w:rPr>
          <w:delText>s</w:delText>
        </w:r>
      </w:del>
      <w:r w:rsidR="003776E2">
        <w:rPr>
          <w:lang w:val="en-US"/>
        </w:rPr>
        <w:t xml:space="preserve"> </w:t>
      </w:r>
      <w:del w:id="237" w:author="Martin Collins" w:date="2021-12-01T14:02:00Z">
        <w:r w:rsidR="003776E2" w:rsidDel="00EB39F4">
          <w:rPr>
            <w:lang w:val="en-US"/>
          </w:rPr>
          <w:delText>needed. A</w:delText>
        </w:r>
      </w:del>
      <w:ins w:id="238" w:author="Martin Collins" w:date="2021-12-01T14:02:00Z">
        <w:r w:rsidR="00EB39F4">
          <w:rPr>
            <w:lang w:val="en-US"/>
          </w:rPr>
          <w:t xml:space="preserve">producing a </w:t>
        </w:r>
      </w:ins>
      <w:del w:id="239" w:author="Martin Collins" w:date="2021-12-01T14:02:00Z">
        <w:r w:rsidR="003776E2" w:rsidDel="00EB39F4">
          <w:rPr>
            <w:lang w:val="en-US"/>
          </w:rPr>
          <w:delText xml:space="preserve"> </w:delText>
        </w:r>
      </w:del>
      <w:r w:rsidR="003776E2">
        <w:rPr>
          <w:lang w:val="en-US"/>
        </w:rPr>
        <w:t>large package</w:t>
      </w:r>
      <w:del w:id="240" w:author="Martin Collins" w:date="2021-12-01T14:02:00Z">
        <w:r w:rsidR="003776E2" w:rsidDel="00EB39F4">
          <w:rPr>
            <w:lang w:val="en-US"/>
          </w:rPr>
          <w:delText xml:space="preserve"> needed</w:delText>
        </w:r>
      </w:del>
      <w:r w:rsidR="003776E2">
        <w:rPr>
          <w:lang w:val="en-US"/>
        </w:rPr>
        <w:t>.</w:t>
      </w:r>
    </w:p>
    <w:p w14:paraId="72DB8E5F" w14:textId="4E1EDB1E" w:rsidR="003776E2" w:rsidRDefault="003776E2" w:rsidP="00431111">
      <w:pPr>
        <w:pStyle w:val="NoSpacing"/>
        <w:numPr>
          <w:ilvl w:val="1"/>
          <w:numId w:val="18"/>
        </w:numPr>
        <w:rPr>
          <w:lang w:val="en-US"/>
        </w:rPr>
      </w:pPr>
      <w:r>
        <w:rPr>
          <w:lang w:val="en-US"/>
        </w:rPr>
        <w:t>Destruction of the factory prevents a critical chemical needed for the weapons of mass destruction to work</w:t>
      </w:r>
      <w:ins w:id="241" w:author="Martin Collins" w:date="2021-12-01T14:02:00Z">
        <w:r w:rsidR="00EB39F4">
          <w:rPr>
            <w:lang w:val="en-US"/>
          </w:rPr>
          <w:t>.</w:t>
        </w:r>
      </w:ins>
      <w:del w:id="242" w:author="Martin Collins" w:date="2021-12-01T14:02:00Z">
        <w:r w:rsidDel="00EB39F4">
          <w:rPr>
            <w:lang w:val="en-US"/>
          </w:rPr>
          <w:delText>,</w:delText>
        </w:r>
      </w:del>
      <w:r>
        <w:rPr>
          <w:lang w:val="en-US"/>
        </w:rPr>
        <w:t xml:space="preserve"> and </w:t>
      </w:r>
      <w:ins w:id="243" w:author="Martin Collins" w:date="2021-12-01T14:03:00Z">
        <w:r w:rsidR="00E81A56">
          <w:rPr>
            <w:lang w:val="en-US"/>
          </w:rPr>
          <w:t>I</w:t>
        </w:r>
      </w:ins>
      <w:del w:id="244" w:author="Martin Collins" w:date="2021-12-01T14:03:00Z">
        <w:r w:rsidDel="00E81A56">
          <w:rPr>
            <w:lang w:val="en-US"/>
          </w:rPr>
          <w:delText>i</w:delText>
        </w:r>
      </w:del>
      <w:r>
        <w:rPr>
          <w:lang w:val="en-US"/>
        </w:rPr>
        <w:t xml:space="preserve">f the factory </w:t>
      </w:r>
      <w:proofErr w:type="gramStart"/>
      <w:r>
        <w:rPr>
          <w:lang w:val="en-US"/>
        </w:rPr>
        <w:t>is destroyed</w:t>
      </w:r>
      <w:proofErr w:type="gramEnd"/>
      <w:r>
        <w:rPr>
          <w:lang w:val="en-US"/>
        </w:rPr>
        <w:t xml:space="preserve">, country X will not be able to produce any more chemical </w:t>
      </w:r>
      <w:del w:id="245" w:author="Martin Collins" w:date="2021-12-01T14:03:00Z">
        <w:r w:rsidDel="00E81A56">
          <w:rPr>
            <w:lang w:val="en-US"/>
          </w:rPr>
          <w:delText>weapins</w:delText>
        </w:r>
      </w:del>
      <w:ins w:id="246" w:author="Martin Collins" w:date="2021-12-01T14:03:00Z">
        <w:r w:rsidR="00E81A56">
          <w:rPr>
            <w:lang w:val="en-US"/>
          </w:rPr>
          <w:t>weapons</w:t>
        </w:r>
      </w:ins>
    </w:p>
    <w:p w14:paraId="6BF1C06E" w14:textId="77777777" w:rsidR="006E447F" w:rsidRDefault="006E447F" w:rsidP="006E447F">
      <w:pPr>
        <w:pStyle w:val="NoSpacing"/>
        <w:rPr>
          <w:lang w:val="en-US"/>
        </w:rPr>
      </w:pPr>
    </w:p>
    <w:p w14:paraId="347027C9" w14:textId="77777777" w:rsidR="006E447F" w:rsidRDefault="006E447F" w:rsidP="006E447F">
      <w:pPr>
        <w:pStyle w:val="NoSpacing"/>
        <w:rPr>
          <w:lang w:val="en-US"/>
        </w:rPr>
      </w:pPr>
    </w:p>
    <w:p w14:paraId="4DB30C2E" w14:textId="77777777" w:rsidR="006E447F" w:rsidRDefault="006E447F" w:rsidP="006E447F">
      <w:pPr>
        <w:pStyle w:val="NoSpacing"/>
        <w:rPr>
          <w:lang w:val="en-US"/>
        </w:rPr>
      </w:pPr>
      <w:r>
        <w:rPr>
          <w:lang w:val="en-US"/>
        </w:rPr>
        <w:t>Check the objective against all known guidance. (</w:t>
      </w:r>
      <w:r w:rsidRPr="003E3EEE">
        <w:rPr>
          <w:b/>
          <w:lang w:val="en-US"/>
        </w:rPr>
        <w:t>WHY</w:t>
      </w:r>
      <w:r>
        <w:rPr>
          <w:lang w:val="en-US"/>
        </w:rPr>
        <w:t xml:space="preserve"> do we want to reach the objective?)</w:t>
      </w:r>
    </w:p>
    <w:p w14:paraId="68E72975" w14:textId="77777777" w:rsidR="006E447F" w:rsidRDefault="006E447F" w:rsidP="006E447F">
      <w:pPr>
        <w:pStyle w:val="NoSpacing"/>
        <w:rPr>
          <w:lang w:val="en-US"/>
        </w:rPr>
      </w:pPr>
      <w:r w:rsidRPr="006E447F">
        <w:rPr>
          <w:b/>
          <w:u w:val="single"/>
          <w:lang w:val="en-US"/>
        </w:rPr>
        <w:t>Answer:</w:t>
      </w:r>
      <w:r>
        <w:rPr>
          <w:lang w:val="en-US"/>
        </w:rPr>
        <w:t xml:space="preserve"> </w:t>
      </w:r>
    </w:p>
    <w:p w14:paraId="072E6B2A" w14:textId="77777777" w:rsidR="006E447F" w:rsidRPr="0032543F" w:rsidRDefault="006E447F" w:rsidP="006E447F">
      <w:pPr>
        <w:pStyle w:val="NoSpacing"/>
        <w:rPr>
          <w:lang w:val="en-US"/>
        </w:rPr>
      </w:pPr>
      <w:r>
        <w:rPr>
          <w:lang w:val="en-US"/>
        </w:rPr>
        <w:t xml:space="preserve">Prevent weapons of mass destruction of </w:t>
      </w:r>
      <w:proofErr w:type="gramStart"/>
      <w:r>
        <w:rPr>
          <w:lang w:val="en-US"/>
        </w:rPr>
        <w:t>being</w:t>
      </w:r>
      <w:r w:rsidR="003776E2">
        <w:rPr>
          <w:lang w:val="en-US"/>
        </w:rPr>
        <w:t xml:space="preserve"> </w:t>
      </w:r>
      <w:r w:rsidR="004B6015">
        <w:rPr>
          <w:lang w:val="en-US"/>
        </w:rPr>
        <w:t>used</w:t>
      </w:r>
      <w:proofErr w:type="gramEnd"/>
      <w:r w:rsidR="004B6015">
        <w:rPr>
          <w:lang w:val="en-US"/>
        </w:rPr>
        <w:t xml:space="preserve"> against</w:t>
      </w:r>
      <w:r>
        <w:rPr>
          <w:lang w:val="en-US"/>
        </w:rPr>
        <w:t xml:space="preserve"> friendly forces.</w:t>
      </w:r>
    </w:p>
    <w:p w14:paraId="1AD1CED3" w14:textId="77777777" w:rsidR="006E447F" w:rsidRPr="0032543F" w:rsidRDefault="006E447F" w:rsidP="0032543F">
      <w:pPr>
        <w:pStyle w:val="NoSpacing"/>
        <w:rPr>
          <w:lang w:val="en-US"/>
        </w:rPr>
      </w:pPr>
    </w:p>
    <w:p w14:paraId="7DF840B3" w14:textId="77777777" w:rsidR="0032543F" w:rsidRPr="0032543F" w:rsidRDefault="0032543F" w:rsidP="0032543F">
      <w:pPr>
        <w:pStyle w:val="NoSpacing"/>
        <w:rPr>
          <w:lang w:val="en-US"/>
        </w:rPr>
      </w:pPr>
    </w:p>
    <w:p w14:paraId="37D7213E" w14:textId="77777777" w:rsidR="0032543F" w:rsidRDefault="0032543F" w:rsidP="00353D32">
      <w:pPr>
        <w:pStyle w:val="NoSpacing"/>
        <w:rPr>
          <w:lang w:val="en-US"/>
        </w:rPr>
      </w:pPr>
    </w:p>
    <w:p w14:paraId="53231812" w14:textId="77777777" w:rsidR="0032543F" w:rsidRDefault="0032543F" w:rsidP="00353D32">
      <w:pPr>
        <w:pStyle w:val="NoSpacing"/>
        <w:rPr>
          <w:lang w:val="en-US"/>
        </w:rPr>
      </w:pPr>
    </w:p>
    <w:p w14:paraId="045F4E7F" w14:textId="77777777" w:rsidR="0032543F" w:rsidRDefault="0032543F" w:rsidP="00353D32">
      <w:pPr>
        <w:pStyle w:val="NoSpacing"/>
        <w:rPr>
          <w:lang w:val="en-US"/>
        </w:rPr>
      </w:pPr>
    </w:p>
    <w:p w14:paraId="57531D73" w14:textId="77777777" w:rsidR="0032543F" w:rsidRDefault="0032543F" w:rsidP="00353D32">
      <w:pPr>
        <w:pStyle w:val="NoSpacing"/>
        <w:rPr>
          <w:lang w:val="en-US"/>
        </w:rPr>
      </w:pPr>
    </w:p>
    <w:p w14:paraId="2A9DB146" w14:textId="77777777" w:rsidR="0032543F" w:rsidRDefault="0032543F" w:rsidP="00353D32">
      <w:pPr>
        <w:pStyle w:val="NoSpacing"/>
        <w:rPr>
          <w:lang w:val="en-US"/>
        </w:rPr>
      </w:pPr>
    </w:p>
    <w:p w14:paraId="7EA6A4DD" w14:textId="77777777" w:rsidR="0032543F" w:rsidRDefault="0032543F" w:rsidP="00353D32">
      <w:pPr>
        <w:pStyle w:val="NoSpacing"/>
        <w:rPr>
          <w:lang w:val="en-US"/>
        </w:rPr>
      </w:pPr>
    </w:p>
    <w:p w14:paraId="5A0FBBB4" w14:textId="77777777" w:rsidR="0032543F" w:rsidRDefault="0032543F" w:rsidP="00353D32">
      <w:pPr>
        <w:pStyle w:val="NoSpacing"/>
        <w:rPr>
          <w:lang w:val="en-US"/>
        </w:rPr>
      </w:pPr>
    </w:p>
    <w:p w14:paraId="28A0C754" w14:textId="77777777" w:rsidR="0032543F" w:rsidRDefault="0032543F" w:rsidP="00353D32">
      <w:pPr>
        <w:pStyle w:val="NoSpacing"/>
        <w:rPr>
          <w:lang w:val="en-US"/>
        </w:rPr>
      </w:pPr>
    </w:p>
    <w:p w14:paraId="3B0B9A50" w14:textId="77777777" w:rsidR="0032543F" w:rsidRDefault="0032543F" w:rsidP="00353D32">
      <w:pPr>
        <w:pStyle w:val="NoSpacing"/>
        <w:rPr>
          <w:lang w:val="en-US"/>
        </w:rPr>
      </w:pPr>
    </w:p>
    <w:p w14:paraId="472BBCC3" w14:textId="77777777" w:rsidR="0032543F" w:rsidRDefault="0032543F" w:rsidP="00353D32">
      <w:pPr>
        <w:pStyle w:val="NoSpacing"/>
        <w:rPr>
          <w:lang w:val="en-US"/>
        </w:rPr>
      </w:pPr>
    </w:p>
    <w:p w14:paraId="73F56C8A" w14:textId="77777777" w:rsidR="0032543F" w:rsidRDefault="0032543F" w:rsidP="00353D32">
      <w:pPr>
        <w:pStyle w:val="NoSpacing"/>
        <w:rPr>
          <w:lang w:val="en-US"/>
        </w:rPr>
      </w:pPr>
    </w:p>
    <w:p w14:paraId="2951D2F6" w14:textId="77777777" w:rsidR="0032543F" w:rsidRDefault="00CB1DFA" w:rsidP="00CB1DFA">
      <w:pPr>
        <w:pStyle w:val="Heading2"/>
        <w:rPr>
          <w:lang w:val="en-US"/>
        </w:rPr>
      </w:pPr>
      <w:r>
        <w:rPr>
          <w:lang w:val="en-US"/>
        </w:rPr>
        <w:lastRenderedPageBreak/>
        <w:t>Annex 2: JAOP format (</w:t>
      </w:r>
      <w:r w:rsidR="009F0A4F">
        <w:rPr>
          <w:lang w:val="en-US"/>
        </w:rPr>
        <w:t xml:space="preserve">Air </w:t>
      </w:r>
      <w:r>
        <w:rPr>
          <w:lang w:val="en-US"/>
        </w:rPr>
        <w:t>campaign planning)</w:t>
      </w:r>
    </w:p>
    <w:p w14:paraId="4316DF57" w14:textId="77777777" w:rsidR="00CB1DFA" w:rsidRDefault="00CB1DFA" w:rsidP="00353D32">
      <w:pPr>
        <w:pStyle w:val="NoSpacing"/>
        <w:rPr>
          <w:lang w:val="en-US"/>
        </w:rPr>
      </w:pPr>
    </w:p>
    <w:p w14:paraId="5F82DA61" w14:textId="77777777" w:rsidR="00CB1DFA" w:rsidRDefault="00CB1DFA" w:rsidP="00353D32">
      <w:pPr>
        <w:pStyle w:val="NoSpacing"/>
        <w:rPr>
          <w:lang w:val="en-US"/>
        </w:rPr>
      </w:pPr>
    </w:p>
    <w:p w14:paraId="3A00A9E8" w14:textId="77777777" w:rsidR="00CB1DFA" w:rsidRDefault="00CB1DFA" w:rsidP="00CB1DFA">
      <w:pPr>
        <w:pStyle w:val="Heading2"/>
        <w:rPr>
          <w:lang w:val="en-US"/>
        </w:rPr>
      </w:pPr>
      <w:r>
        <w:rPr>
          <w:lang w:val="en-US"/>
        </w:rPr>
        <w:t>Annex 3: AOD format (phase or event planning)</w:t>
      </w:r>
    </w:p>
    <w:p w14:paraId="46830DFC" w14:textId="77777777" w:rsidR="00CA3319" w:rsidRDefault="00CA3319" w:rsidP="00CA3319">
      <w:pPr>
        <w:pStyle w:val="NoSpacing"/>
        <w:rPr>
          <w:lang w:val="en-US"/>
        </w:rPr>
      </w:pPr>
    </w:p>
    <w:p w14:paraId="2CBC5B2F" w14:textId="77777777" w:rsidR="00CA3319" w:rsidRDefault="00CA3319" w:rsidP="00CA3319">
      <w:pPr>
        <w:pStyle w:val="Heading2"/>
        <w:rPr>
          <w:lang w:val="en-US"/>
        </w:rPr>
      </w:pPr>
      <w:bookmarkStart w:id="247" w:name="_Annex_4:_Target"/>
      <w:bookmarkEnd w:id="247"/>
      <w:r>
        <w:rPr>
          <w:lang w:val="en-US"/>
        </w:rPr>
        <w:t>Annex 4: Target priorities</w:t>
      </w:r>
    </w:p>
    <w:p w14:paraId="5102DD5C" w14:textId="77777777" w:rsidR="00CA3319" w:rsidRDefault="00CA3319" w:rsidP="00CA3319">
      <w:pPr>
        <w:pStyle w:val="NoSpacing"/>
        <w:rPr>
          <w:lang w:val="en-US"/>
        </w:rPr>
      </w:pPr>
      <w:r>
        <w:rPr>
          <w:lang w:val="en-US"/>
        </w:rPr>
        <w:t>Priority A</w:t>
      </w:r>
    </w:p>
    <w:p w14:paraId="75F2F09B" w14:textId="77777777" w:rsidR="00CA3319" w:rsidRDefault="00CA3319" w:rsidP="00431111">
      <w:pPr>
        <w:pStyle w:val="NoSpacing"/>
        <w:numPr>
          <w:ilvl w:val="0"/>
          <w:numId w:val="12"/>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14:paraId="04055084" w14:textId="77777777" w:rsidR="00CA3319" w:rsidRDefault="00CA3319" w:rsidP="00431111">
      <w:pPr>
        <w:pStyle w:val="NoSpacing"/>
        <w:numPr>
          <w:ilvl w:val="0"/>
          <w:numId w:val="12"/>
        </w:numPr>
        <w:rPr>
          <w:lang w:val="en-US"/>
        </w:rPr>
      </w:pPr>
      <w:r w:rsidRPr="00CA3319">
        <w:rPr>
          <w:lang w:val="en-US"/>
        </w:rPr>
        <w:t>It is crucial to the overall success of the operation</w:t>
      </w:r>
      <w:r>
        <w:rPr>
          <w:lang w:val="en-US"/>
        </w:rPr>
        <w:t>.</w:t>
      </w:r>
    </w:p>
    <w:p w14:paraId="5AEE8223" w14:textId="77777777" w:rsidR="00CA3319" w:rsidRDefault="00CA3319" w:rsidP="00431111">
      <w:pPr>
        <w:pStyle w:val="NoSpacing"/>
        <w:numPr>
          <w:ilvl w:val="0"/>
          <w:numId w:val="12"/>
        </w:numPr>
        <w:rPr>
          <w:lang w:val="en-US"/>
        </w:rPr>
      </w:pPr>
      <w:r w:rsidRPr="00CA3319">
        <w:rPr>
          <w:lang w:val="en-US"/>
        </w:rPr>
        <w:t>It will have immediate and compelling effects</w:t>
      </w:r>
      <w:r>
        <w:rPr>
          <w:lang w:val="en-US"/>
        </w:rPr>
        <w:t>.</w:t>
      </w:r>
      <w:r w:rsidRPr="00CA3319">
        <w:rPr>
          <w:lang w:val="en-US"/>
        </w:rPr>
        <w:t xml:space="preserve"> </w:t>
      </w:r>
    </w:p>
    <w:p w14:paraId="0B035CAC" w14:textId="77777777" w:rsidR="00CA3319" w:rsidRDefault="00CA3319" w:rsidP="00431111">
      <w:pPr>
        <w:pStyle w:val="NoSpacing"/>
        <w:numPr>
          <w:ilvl w:val="0"/>
          <w:numId w:val="12"/>
        </w:numPr>
        <w:rPr>
          <w:lang w:val="en-US"/>
        </w:rPr>
      </w:pPr>
      <w:r w:rsidRPr="00CA3319">
        <w:rPr>
          <w:lang w:val="en-US"/>
        </w:rPr>
        <w:t>Its timeliness as an urgent tar</w:t>
      </w:r>
      <w:r>
        <w:rPr>
          <w:lang w:val="en-US"/>
        </w:rPr>
        <w:t>get may not exist in the future.</w:t>
      </w:r>
    </w:p>
    <w:p w14:paraId="1B06F1CD" w14:textId="77777777" w:rsidR="00CA3319" w:rsidRDefault="00CA3319" w:rsidP="00431111">
      <w:pPr>
        <w:pStyle w:val="NoSpacing"/>
        <w:numPr>
          <w:ilvl w:val="0"/>
          <w:numId w:val="12"/>
        </w:numPr>
        <w:rPr>
          <w:lang w:val="en-US"/>
        </w:rPr>
      </w:pPr>
      <w:r w:rsidRPr="00CA3319">
        <w:rPr>
          <w:lang w:val="en-US"/>
        </w:rPr>
        <w:t>If not targeted, negative consequences may seriously jeopardize future CJTF operations</w:t>
      </w:r>
    </w:p>
    <w:p w14:paraId="74770B9A" w14:textId="77777777" w:rsidR="00CA3319" w:rsidRDefault="00CA3319" w:rsidP="00CA3319">
      <w:pPr>
        <w:pStyle w:val="NoSpacing"/>
        <w:rPr>
          <w:lang w:val="en-US"/>
        </w:rPr>
      </w:pPr>
    </w:p>
    <w:p w14:paraId="160513C0" w14:textId="77777777" w:rsidR="00CA3319" w:rsidRDefault="00CA3319" w:rsidP="00CA3319">
      <w:pPr>
        <w:pStyle w:val="NoSpacing"/>
        <w:rPr>
          <w:lang w:val="en-US"/>
        </w:rPr>
      </w:pPr>
    </w:p>
    <w:p w14:paraId="5BD36984" w14:textId="77777777" w:rsidR="00CA3319" w:rsidRDefault="00CA3319" w:rsidP="00CA3319">
      <w:pPr>
        <w:pStyle w:val="NoSpacing"/>
        <w:rPr>
          <w:lang w:val="en-US"/>
        </w:rPr>
      </w:pPr>
      <w:r>
        <w:rPr>
          <w:lang w:val="en-US"/>
        </w:rPr>
        <w:t>Priority B:</w:t>
      </w:r>
    </w:p>
    <w:p w14:paraId="5883D2B4" w14:textId="77777777" w:rsidR="00CA3319" w:rsidRDefault="00CA3319" w:rsidP="00431111">
      <w:pPr>
        <w:pStyle w:val="NoSpacing"/>
        <w:numPr>
          <w:ilvl w:val="0"/>
          <w:numId w:val="13"/>
        </w:numPr>
        <w:rPr>
          <w:lang w:val="en-US"/>
        </w:rPr>
      </w:pPr>
      <w:r w:rsidRPr="00CA3319">
        <w:rPr>
          <w:lang w:val="en-US"/>
        </w:rPr>
        <w:t>Targets have substantial, but not immediate impact on the battle</w:t>
      </w:r>
      <w:r>
        <w:rPr>
          <w:lang w:val="en-US"/>
        </w:rPr>
        <w:t>.</w:t>
      </w:r>
    </w:p>
    <w:p w14:paraId="543736DB" w14:textId="77777777" w:rsidR="00CA3319" w:rsidRDefault="00CA3319" w:rsidP="00431111">
      <w:pPr>
        <w:pStyle w:val="NoSpacing"/>
        <w:numPr>
          <w:ilvl w:val="0"/>
          <w:numId w:val="13"/>
        </w:numPr>
        <w:rPr>
          <w:lang w:val="en-US"/>
        </w:rPr>
      </w:pPr>
      <w:r w:rsidRPr="00CA3319">
        <w:rPr>
          <w:lang w:val="en-US"/>
        </w:rPr>
        <w:t xml:space="preserve">The cascading effects this target provides may not </w:t>
      </w:r>
      <w:proofErr w:type="gramStart"/>
      <w:r w:rsidRPr="00CA3319">
        <w:rPr>
          <w:lang w:val="en-US"/>
        </w:rPr>
        <w:t>be realized</w:t>
      </w:r>
      <w:proofErr w:type="gramEnd"/>
      <w:r w:rsidRPr="00CA3319">
        <w:rPr>
          <w:lang w:val="en-US"/>
        </w:rPr>
        <w:t xml:space="preserve"> in the future</w:t>
      </w:r>
      <w:r>
        <w:rPr>
          <w:lang w:val="en-US"/>
        </w:rPr>
        <w:t>.</w:t>
      </w:r>
    </w:p>
    <w:p w14:paraId="654045E0" w14:textId="77777777" w:rsidR="00CA3319" w:rsidRDefault="00CA3319" w:rsidP="00431111">
      <w:pPr>
        <w:pStyle w:val="NoSpacing"/>
        <w:numPr>
          <w:ilvl w:val="0"/>
          <w:numId w:val="13"/>
        </w:numPr>
        <w:rPr>
          <w:lang w:val="en-US"/>
        </w:rPr>
      </w:pPr>
      <w:r w:rsidRPr="00CA3319">
        <w:rPr>
          <w:lang w:val="en-US"/>
        </w:rPr>
        <w:t xml:space="preserve">If not targeted on this ATO, a significant level of effort may </w:t>
      </w:r>
      <w:proofErr w:type="gramStart"/>
      <w:r w:rsidRPr="00CA3319">
        <w:rPr>
          <w:lang w:val="en-US"/>
        </w:rPr>
        <w:t>be required</w:t>
      </w:r>
      <w:proofErr w:type="gramEnd"/>
      <w:r w:rsidRPr="00CA3319">
        <w:rPr>
          <w:lang w:val="en-US"/>
        </w:rPr>
        <w:t xml:space="preserve"> later</w:t>
      </w:r>
      <w:r>
        <w:rPr>
          <w:lang w:val="en-US"/>
        </w:rPr>
        <w:t>.</w:t>
      </w:r>
      <w:r w:rsidRPr="00CA3319">
        <w:rPr>
          <w:lang w:val="en-US"/>
        </w:rPr>
        <w:t xml:space="preserve"> </w:t>
      </w:r>
    </w:p>
    <w:p w14:paraId="6DC585CD" w14:textId="77777777" w:rsidR="00CA3319" w:rsidRPr="00CA3319" w:rsidRDefault="00CA3319" w:rsidP="00431111">
      <w:pPr>
        <w:pStyle w:val="NoSpacing"/>
        <w:numPr>
          <w:ilvl w:val="0"/>
          <w:numId w:val="13"/>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4DAB0B19" w14:textId="77777777" w:rsidR="00CA3319" w:rsidRDefault="00CA3319" w:rsidP="00CA3319">
      <w:pPr>
        <w:pStyle w:val="NoSpacing"/>
        <w:rPr>
          <w:lang w:val="en-US"/>
        </w:rPr>
      </w:pPr>
    </w:p>
    <w:p w14:paraId="35D5A137" w14:textId="77777777" w:rsidR="00CA3319" w:rsidRDefault="00CA3319" w:rsidP="00CA3319">
      <w:pPr>
        <w:pStyle w:val="NoSpacing"/>
        <w:rPr>
          <w:lang w:val="en-US"/>
        </w:rPr>
      </w:pPr>
      <w:r>
        <w:rPr>
          <w:lang w:val="en-US"/>
        </w:rPr>
        <w:t>Priority C:</w:t>
      </w:r>
    </w:p>
    <w:p w14:paraId="5F967A5E" w14:textId="77777777" w:rsidR="00CA3319" w:rsidRDefault="00CA3319" w:rsidP="00431111">
      <w:pPr>
        <w:pStyle w:val="NoSpacing"/>
        <w:numPr>
          <w:ilvl w:val="0"/>
          <w:numId w:val="14"/>
        </w:numPr>
        <w:rPr>
          <w:lang w:val="en-US"/>
        </w:rPr>
      </w:pPr>
      <w:r w:rsidRPr="00CA3319">
        <w:rPr>
          <w:lang w:val="en-US"/>
        </w:rPr>
        <w:t>It will contribute to the battle, but it is not critical to mission success</w:t>
      </w:r>
      <w:r>
        <w:rPr>
          <w:lang w:val="en-US"/>
        </w:rPr>
        <w:t>.</w:t>
      </w:r>
    </w:p>
    <w:p w14:paraId="2AE15B9D" w14:textId="77777777" w:rsidR="00CA3319" w:rsidRDefault="00CA3319" w:rsidP="00431111">
      <w:pPr>
        <w:pStyle w:val="NoSpacing"/>
        <w:numPr>
          <w:ilvl w:val="0"/>
          <w:numId w:val="14"/>
        </w:numPr>
        <w:rPr>
          <w:lang w:val="en-US"/>
        </w:rPr>
      </w:pPr>
      <w:r w:rsidRPr="00CA3319">
        <w:rPr>
          <w:lang w:val="en-US"/>
        </w:rPr>
        <w:t>It will further the success of the operation</w:t>
      </w:r>
      <w:r>
        <w:rPr>
          <w:lang w:val="en-US"/>
        </w:rPr>
        <w:t>.</w:t>
      </w:r>
    </w:p>
    <w:p w14:paraId="22846C5B" w14:textId="77777777" w:rsidR="00CA3319" w:rsidRDefault="00CA3319" w:rsidP="00431111">
      <w:pPr>
        <w:pStyle w:val="NoSpacing"/>
        <w:numPr>
          <w:ilvl w:val="0"/>
          <w:numId w:val="14"/>
        </w:numPr>
        <w:rPr>
          <w:lang w:val="en-US"/>
        </w:rPr>
      </w:pPr>
      <w:r w:rsidRPr="00CA3319">
        <w:rPr>
          <w:lang w:val="en-US"/>
        </w:rPr>
        <w:t>It</w:t>
      </w:r>
      <w:r>
        <w:rPr>
          <w:lang w:val="en-US"/>
        </w:rPr>
        <w:t xml:space="preserve"> will eventually require target</w:t>
      </w:r>
      <w:r w:rsidRPr="00CA3319">
        <w:rPr>
          <w:lang w:val="en-US"/>
        </w:rPr>
        <w:t xml:space="preserve">ing due to JFC </w:t>
      </w:r>
      <w:proofErr w:type="gramStart"/>
      <w:r w:rsidRPr="00CA3319">
        <w:rPr>
          <w:lang w:val="en-US"/>
        </w:rPr>
        <w:t>future plans</w:t>
      </w:r>
      <w:proofErr w:type="gramEnd"/>
      <w:r>
        <w:rPr>
          <w:lang w:val="en-US"/>
        </w:rPr>
        <w:t>.</w:t>
      </w:r>
      <w:r w:rsidRPr="00CA3319">
        <w:rPr>
          <w:lang w:val="en-US"/>
        </w:rPr>
        <w:t xml:space="preserve"> </w:t>
      </w:r>
    </w:p>
    <w:p w14:paraId="4D3D9C20" w14:textId="77777777" w:rsidR="00CA3319" w:rsidRPr="00CA3319" w:rsidRDefault="00CA3319" w:rsidP="00431111">
      <w:pPr>
        <w:pStyle w:val="NoSpacing"/>
        <w:numPr>
          <w:ilvl w:val="0"/>
          <w:numId w:val="14"/>
        </w:numPr>
        <w:rPr>
          <w:lang w:val="en-US"/>
        </w:rPr>
      </w:pPr>
      <w:r w:rsidRPr="00CA3319">
        <w:rPr>
          <w:lang w:val="en-US"/>
        </w:rPr>
        <w:t xml:space="preserve">If not targeted on this ATO, negative consequences will </w:t>
      </w:r>
      <w:proofErr w:type="gramStart"/>
      <w:r w:rsidRPr="00CA3319">
        <w:rPr>
          <w:lang w:val="en-US"/>
        </w:rPr>
        <w:t>probably not</w:t>
      </w:r>
      <w:proofErr w:type="gramEnd"/>
      <w:r w:rsidRPr="00CA3319">
        <w:rPr>
          <w:lang w:val="en-US"/>
        </w:rPr>
        <w:t xml:space="preserve"> impede operations</w:t>
      </w:r>
      <w:r>
        <w:rPr>
          <w:lang w:val="en-US"/>
        </w:rPr>
        <w:t>.</w:t>
      </w:r>
    </w:p>
    <w:p w14:paraId="4F9B52E3" w14:textId="77777777" w:rsidR="00CA3319" w:rsidRDefault="00CA3319" w:rsidP="00CA3319">
      <w:pPr>
        <w:pStyle w:val="NoSpacing"/>
        <w:rPr>
          <w:lang w:val="en-US"/>
        </w:rPr>
      </w:pPr>
    </w:p>
    <w:p w14:paraId="14C7B173" w14:textId="77777777" w:rsidR="00CA3319" w:rsidRPr="00CA3319" w:rsidRDefault="00CA3319" w:rsidP="00CA3319">
      <w:pPr>
        <w:pStyle w:val="NoSpacing"/>
        <w:rPr>
          <w:lang w:val="en-US"/>
        </w:rPr>
      </w:pPr>
      <w:r>
        <w:rPr>
          <w:lang w:val="en-US"/>
        </w:rPr>
        <w:t>Priority D:</w:t>
      </w:r>
    </w:p>
    <w:p w14:paraId="4BEF3A3B" w14:textId="77777777" w:rsidR="00CA3319" w:rsidRDefault="00CA3319" w:rsidP="00431111">
      <w:pPr>
        <w:pStyle w:val="NoSpacing"/>
        <w:numPr>
          <w:ilvl w:val="0"/>
          <w:numId w:val="15"/>
        </w:numPr>
        <w:rPr>
          <w:lang w:val="en-US"/>
        </w:rPr>
      </w:pPr>
      <w:r w:rsidRPr="00CA3319">
        <w:rPr>
          <w:lang w:val="en-US"/>
        </w:rPr>
        <w:t>Target of opportunity if</w:t>
      </w:r>
      <w:r>
        <w:rPr>
          <w:lang w:val="en-US"/>
        </w:rPr>
        <w:t>:</w:t>
      </w:r>
    </w:p>
    <w:p w14:paraId="3399BEC7" w14:textId="77777777" w:rsidR="00CA3319" w:rsidRDefault="00CA3319" w:rsidP="00431111">
      <w:pPr>
        <w:pStyle w:val="NoSpacing"/>
        <w:numPr>
          <w:ilvl w:val="1"/>
          <w:numId w:val="15"/>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2C38ADDD" w14:textId="77777777" w:rsidR="00CA3319" w:rsidRDefault="00CA3319" w:rsidP="00431111">
      <w:pPr>
        <w:pStyle w:val="NoSpacing"/>
        <w:numPr>
          <w:ilvl w:val="1"/>
          <w:numId w:val="15"/>
        </w:numPr>
        <w:rPr>
          <w:lang w:val="en-US"/>
        </w:rPr>
      </w:pPr>
      <w:r>
        <w:rPr>
          <w:lang w:val="en-US"/>
        </w:rPr>
        <w:t xml:space="preserve">B) </w:t>
      </w:r>
      <w:r w:rsidR="00BA0B8D">
        <w:rPr>
          <w:lang w:val="en-US"/>
        </w:rPr>
        <w:t>A</w:t>
      </w:r>
      <w:r w:rsidRPr="00CA3319">
        <w:rPr>
          <w:lang w:val="en-US"/>
        </w:rPr>
        <w:t xml:space="preserve">s a backup target </w:t>
      </w:r>
    </w:p>
    <w:p w14:paraId="1572BB66" w14:textId="77777777" w:rsidR="00CA3319" w:rsidRDefault="00CA3319" w:rsidP="00431111">
      <w:pPr>
        <w:pStyle w:val="NoSpacing"/>
        <w:numPr>
          <w:ilvl w:val="0"/>
          <w:numId w:val="15"/>
        </w:numPr>
        <w:rPr>
          <w:lang w:val="en-US"/>
        </w:rPr>
      </w:pPr>
      <w:r w:rsidRPr="00CA3319">
        <w:rPr>
          <w:lang w:val="en-US"/>
        </w:rPr>
        <w:t>It will have minor contributions to the operation</w:t>
      </w:r>
      <w:r>
        <w:rPr>
          <w:lang w:val="en-US"/>
        </w:rPr>
        <w:t>.</w:t>
      </w:r>
    </w:p>
    <w:p w14:paraId="6D8BEFCD" w14:textId="77777777" w:rsidR="00CA3319" w:rsidRDefault="00CA3319" w:rsidP="00431111">
      <w:pPr>
        <w:pStyle w:val="NoSpacing"/>
        <w:numPr>
          <w:ilvl w:val="0"/>
          <w:numId w:val="15"/>
        </w:numPr>
        <w:rPr>
          <w:lang w:val="en-US"/>
        </w:rPr>
      </w:pPr>
      <w:r w:rsidRPr="00CA3319">
        <w:rPr>
          <w:lang w:val="en-US"/>
        </w:rPr>
        <w:t xml:space="preserve">It may be required for </w:t>
      </w:r>
      <w:proofErr w:type="gramStart"/>
      <w:r w:rsidRPr="00CA3319">
        <w:rPr>
          <w:lang w:val="en-US"/>
        </w:rPr>
        <w:t>targeting, but</w:t>
      </w:r>
      <w:proofErr w:type="gramEnd"/>
      <w:r w:rsidRPr="00CA3319">
        <w:rPr>
          <w:lang w:val="en-US"/>
        </w:rPr>
        <w:t xml:space="preserve"> is not time critical</w:t>
      </w:r>
      <w:r>
        <w:rPr>
          <w:lang w:val="en-US"/>
        </w:rPr>
        <w:t>.</w:t>
      </w:r>
    </w:p>
    <w:p w14:paraId="2C7B6AB5" w14:textId="77777777" w:rsidR="0032543F" w:rsidRPr="00CA3319" w:rsidRDefault="00CA3319" w:rsidP="00431111">
      <w:pPr>
        <w:pStyle w:val="NoSpacing"/>
        <w:numPr>
          <w:ilvl w:val="0"/>
          <w:numId w:val="15"/>
        </w:numPr>
        <w:rPr>
          <w:lang w:val="en-US"/>
        </w:rPr>
      </w:pPr>
      <w:r w:rsidRPr="00CA3319">
        <w:rPr>
          <w:lang w:val="en-US"/>
        </w:rPr>
        <w:t>If not targeted, no negative consequences</w:t>
      </w:r>
    </w:p>
    <w:p w14:paraId="15B97680" w14:textId="77777777" w:rsidR="0032543F" w:rsidRDefault="0032543F" w:rsidP="00353D32">
      <w:pPr>
        <w:pStyle w:val="NoSpacing"/>
        <w:rPr>
          <w:lang w:val="en-US"/>
        </w:rPr>
      </w:pPr>
    </w:p>
    <w:p w14:paraId="0703D0B0" w14:textId="77777777" w:rsidR="0032543F" w:rsidRDefault="0032543F" w:rsidP="00353D32">
      <w:pPr>
        <w:pStyle w:val="NoSpacing"/>
        <w:rPr>
          <w:lang w:val="en-US"/>
        </w:rPr>
      </w:pPr>
    </w:p>
    <w:p w14:paraId="3869AEA7" w14:textId="77777777" w:rsidR="0032543F" w:rsidRDefault="0032543F" w:rsidP="00353D32">
      <w:pPr>
        <w:pStyle w:val="NoSpacing"/>
        <w:rPr>
          <w:lang w:val="en-US"/>
        </w:rPr>
      </w:pPr>
    </w:p>
    <w:p w14:paraId="495E17C8" w14:textId="77777777" w:rsidR="0032543F" w:rsidRDefault="0032543F" w:rsidP="00353D32">
      <w:pPr>
        <w:pStyle w:val="NoSpacing"/>
        <w:rPr>
          <w:lang w:val="en-US"/>
        </w:rPr>
      </w:pPr>
    </w:p>
    <w:p w14:paraId="39C328B3" w14:textId="77777777" w:rsidR="0032543F" w:rsidRDefault="0032543F" w:rsidP="00353D32">
      <w:pPr>
        <w:pStyle w:val="NoSpacing"/>
        <w:rPr>
          <w:lang w:val="en-US"/>
        </w:rPr>
      </w:pPr>
    </w:p>
    <w:p w14:paraId="0EFD3B17" w14:textId="77777777" w:rsidR="0032543F" w:rsidRDefault="0032543F" w:rsidP="00353D32">
      <w:pPr>
        <w:pStyle w:val="NoSpacing"/>
        <w:rPr>
          <w:lang w:val="en-US"/>
        </w:rPr>
      </w:pPr>
    </w:p>
    <w:p w14:paraId="23D08F97" w14:textId="77777777" w:rsidR="0032543F" w:rsidRDefault="0032543F" w:rsidP="00353D32">
      <w:pPr>
        <w:pStyle w:val="NoSpacing"/>
        <w:rPr>
          <w:lang w:val="en-US"/>
        </w:rPr>
      </w:pPr>
    </w:p>
    <w:p w14:paraId="13214A1B" w14:textId="77777777" w:rsidR="0032543F" w:rsidRDefault="0032543F" w:rsidP="00353D32">
      <w:pPr>
        <w:pStyle w:val="NoSpacing"/>
        <w:rPr>
          <w:lang w:val="en-US"/>
        </w:rPr>
      </w:pPr>
    </w:p>
    <w:p w14:paraId="7F24B4C3" w14:textId="77777777" w:rsidR="0032543F" w:rsidRDefault="0032543F" w:rsidP="00353D32">
      <w:pPr>
        <w:pStyle w:val="NoSpacing"/>
        <w:rPr>
          <w:lang w:val="en-US"/>
        </w:rPr>
      </w:pPr>
    </w:p>
    <w:p w14:paraId="3E379D91" w14:textId="77777777" w:rsidR="0032543F" w:rsidRDefault="0032543F" w:rsidP="00353D32">
      <w:pPr>
        <w:pStyle w:val="NoSpacing"/>
        <w:rPr>
          <w:lang w:val="en-US"/>
        </w:rPr>
      </w:pPr>
    </w:p>
    <w:p w14:paraId="76A49FE9" w14:textId="77777777" w:rsidR="0032543F" w:rsidRDefault="0032543F" w:rsidP="00353D32">
      <w:pPr>
        <w:pStyle w:val="NoSpacing"/>
        <w:rPr>
          <w:lang w:val="en-US"/>
        </w:rPr>
      </w:pPr>
    </w:p>
    <w:p w14:paraId="24979E7D" w14:textId="77777777" w:rsidR="0032543F" w:rsidRDefault="00265F5D" w:rsidP="00265F5D">
      <w:pPr>
        <w:pStyle w:val="Heading2"/>
        <w:rPr>
          <w:lang w:val="en-US"/>
        </w:rPr>
      </w:pPr>
      <w:bookmarkStart w:id="248" w:name="_Annex_5:_Weaponeering"/>
      <w:bookmarkEnd w:id="248"/>
      <w:r>
        <w:rPr>
          <w:lang w:val="en-US"/>
        </w:rPr>
        <w:t xml:space="preserve">Annex 5: </w:t>
      </w:r>
      <w:proofErr w:type="spellStart"/>
      <w:r>
        <w:rPr>
          <w:lang w:val="en-US"/>
        </w:rPr>
        <w:t>Weaponeering</w:t>
      </w:r>
      <w:proofErr w:type="spellEnd"/>
    </w:p>
    <w:p w14:paraId="67A7EA2A" w14:textId="77777777" w:rsidR="00265F5D" w:rsidRDefault="00265F5D" w:rsidP="00353D32">
      <w:pPr>
        <w:pStyle w:val="NoSpacing"/>
        <w:rPr>
          <w:lang w:val="en-US"/>
        </w:rPr>
      </w:pPr>
      <w:r>
        <w:rPr>
          <w:lang w:val="en-US"/>
        </w:rPr>
        <w:t>Create own table with adjusted information from this (and rest of 132</w:t>
      </w:r>
      <w:r w:rsidRPr="00265F5D">
        <w:rPr>
          <w:vertAlign w:val="superscript"/>
          <w:lang w:val="en-US"/>
        </w:rPr>
        <w:t>nd</w:t>
      </w:r>
      <w:r>
        <w:rPr>
          <w:lang w:val="en-US"/>
        </w:rPr>
        <w:t xml:space="preserve"> weapons)</w:t>
      </w:r>
    </w:p>
    <w:p w14:paraId="2FCF3569" w14:textId="77777777" w:rsidR="0076295B" w:rsidRDefault="0076295B" w:rsidP="00353D32">
      <w:pPr>
        <w:pStyle w:val="NoSpacing"/>
        <w:rPr>
          <w:lang w:val="en-US"/>
        </w:rPr>
      </w:pPr>
      <w:r>
        <w:rPr>
          <w:lang w:val="en-US"/>
        </w:rPr>
        <w:lastRenderedPageBreak/>
        <w:t>Include a column with what aircraft have which weapons available</w:t>
      </w:r>
    </w:p>
    <w:p w14:paraId="3B40C30E" w14:textId="77777777" w:rsidR="00263C33" w:rsidRDefault="00263C33" w:rsidP="00353D32">
      <w:pPr>
        <w:pStyle w:val="NoSpacing"/>
        <w:rPr>
          <w:lang w:val="en-US"/>
        </w:rPr>
      </w:pPr>
    </w:p>
    <w:p w14:paraId="3E87B59F" w14:textId="77777777" w:rsidR="00263C33" w:rsidRDefault="00263C33" w:rsidP="00353D32">
      <w:pPr>
        <w:pStyle w:val="NoSpacing"/>
        <w:rPr>
          <w:lang w:val="en-US"/>
        </w:rPr>
      </w:pPr>
    </w:p>
    <w:p w14:paraId="774F5DD0" w14:textId="77777777" w:rsidR="00263C33" w:rsidRPr="004E2239" w:rsidRDefault="00263C33" w:rsidP="00431111">
      <w:pPr>
        <w:pStyle w:val="Heading2"/>
        <w:numPr>
          <w:ilvl w:val="1"/>
          <w:numId w:val="1"/>
        </w:numPr>
        <w:rPr>
          <w:lang w:val="en-US"/>
        </w:rPr>
      </w:pPr>
      <w:bookmarkStart w:id="249" w:name="_Annex_6:_Effects"/>
      <w:bookmarkEnd w:id="249"/>
      <w:r>
        <w:rPr>
          <w:lang w:val="en-US"/>
        </w:rPr>
        <w:t xml:space="preserve">Annex 6: </w:t>
      </w:r>
      <w:r w:rsidRPr="004E2239">
        <w:rPr>
          <w:lang w:val="en-US"/>
        </w:rPr>
        <w:t>Effects</w:t>
      </w:r>
    </w:p>
    <w:p w14:paraId="3ACEF896" w14:textId="77777777" w:rsidR="00263C33" w:rsidRPr="004E2239" w:rsidRDefault="00263C33" w:rsidP="00263C33">
      <w:pPr>
        <w:pStyle w:val="NoSpacing"/>
        <w:rPr>
          <w:lang w:val="en-US"/>
        </w:rPr>
      </w:pPr>
      <w:r w:rsidRPr="004E2239">
        <w:rPr>
          <w:lang w:val="en-US"/>
        </w:rPr>
        <w:t xml:space="preserve">The following effects may </w:t>
      </w:r>
      <w:proofErr w:type="gramStart"/>
      <w:r w:rsidRPr="004E2239">
        <w:rPr>
          <w:lang w:val="en-US"/>
        </w:rPr>
        <w:t>be tasked</w:t>
      </w:r>
      <w:proofErr w:type="gramEnd"/>
      <w:r w:rsidRPr="004E2239">
        <w:rPr>
          <w:lang w:val="en-US"/>
        </w:rPr>
        <w:t xml:space="preserve"> on the ATO:</w:t>
      </w:r>
    </w:p>
    <w:p w14:paraId="31236E6E" w14:textId="77777777" w:rsidR="00263C33" w:rsidRPr="004E2239" w:rsidRDefault="00263C33" w:rsidP="00431111">
      <w:pPr>
        <w:pStyle w:val="Heading3"/>
        <w:numPr>
          <w:ilvl w:val="2"/>
          <w:numId w:val="1"/>
        </w:numPr>
        <w:rPr>
          <w:lang w:val="en-US"/>
        </w:rPr>
      </w:pPr>
      <w:r w:rsidRPr="004E2239">
        <w:rPr>
          <w:lang w:val="en-US"/>
        </w:rPr>
        <w:t>Destroy</w:t>
      </w:r>
    </w:p>
    <w:p w14:paraId="375046EE" w14:textId="77777777" w:rsidR="00263C33" w:rsidRPr="004E2239" w:rsidRDefault="00263C33" w:rsidP="00263C33">
      <w:pPr>
        <w:pStyle w:val="NoSpacing"/>
        <w:rPr>
          <w:lang w:val="en-US"/>
        </w:rPr>
      </w:pPr>
      <w:r w:rsidRPr="004E2239">
        <w:rPr>
          <w:lang w:val="en-US"/>
        </w:rPr>
        <w:t xml:space="preserve">1)To damage the condition of the target so that it cannot function as intended nor to </w:t>
      </w:r>
      <w:proofErr w:type="gramStart"/>
      <w:r w:rsidRPr="004E2239">
        <w:rPr>
          <w:lang w:val="en-US"/>
        </w:rPr>
        <w:t>be restored</w:t>
      </w:r>
      <w:proofErr w:type="gramEnd"/>
      <w:r w:rsidRPr="004E2239">
        <w:rPr>
          <w:lang w:val="en-US"/>
        </w:rPr>
        <w:t xml:space="preserve"> to a usable condition.</w:t>
      </w:r>
    </w:p>
    <w:p w14:paraId="1DBDF18E" w14:textId="77777777" w:rsidR="00263C33" w:rsidRPr="004E2239" w:rsidRDefault="00263C33" w:rsidP="00263C33">
      <w:pPr>
        <w:pStyle w:val="NoSpacing"/>
        <w:rPr>
          <w:lang w:val="en-US"/>
        </w:rPr>
      </w:pPr>
      <w:r w:rsidRPr="004E2239">
        <w:rPr>
          <w:lang w:val="en-US"/>
        </w:rPr>
        <w:t xml:space="preserve">2) Damage done to the function is permanent, and all aspects of the function have </w:t>
      </w:r>
      <w:proofErr w:type="gramStart"/>
      <w:r w:rsidRPr="004E2239">
        <w:rPr>
          <w:lang w:val="en-US"/>
        </w:rPr>
        <w:t>been affected</w:t>
      </w:r>
      <w:proofErr w:type="gramEnd"/>
      <w:r w:rsidRPr="004E2239">
        <w:rPr>
          <w:lang w:val="en-US"/>
        </w:rPr>
        <w:t>.</w:t>
      </w:r>
    </w:p>
    <w:p w14:paraId="1AE886F1" w14:textId="77777777" w:rsidR="00263C33" w:rsidRPr="004E2239" w:rsidRDefault="00263C33" w:rsidP="00263C33">
      <w:pPr>
        <w:pStyle w:val="NoSpacing"/>
        <w:rPr>
          <w:lang w:val="en-US"/>
        </w:rPr>
      </w:pPr>
      <w:r w:rsidRPr="004E2239">
        <w:rPr>
          <w:lang w:val="en-US"/>
        </w:rPr>
        <w:t>3) A function's operation is permanently impaired, and the damage extends to all facets of the function's operation.</w:t>
      </w:r>
    </w:p>
    <w:p w14:paraId="658D816C" w14:textId="77777777" w:rsidR="00263C33" w:rsidRPr="004E2239" w:rsidRDefault="00263C33" w:rsidP="00431111">
      <w:pPr>
        <w:pStyle w:val="Heading3"/>
        <w:numPr>
          <w:ilvl w:val="2"/>
          <w:numId w:val="1"/>
        </w:numPr>
        <w:rPr>
          <w:lang w:val="en-US"/>
        </w:rPr>
      </w:pPr>
      <w:r w:rsidRPr="004E2239">
        <w:rPr>
          <w:lang w:val="en-US"/>
        </w:rPr>
        <w:t>Degrade</w:t>
      </w:r>
    </w:p>
    <w:p w14:paraId="00AAFD15" w14:textId="77777777" w:rsidR="00263C33" w:rsidRPr="004E2239" w:rsidRDefault="00263C33" w:rsidP="00263C33">
      <w:pPr>
        <w:pStyle w:val="NoSpacing"/>
        <w:rPr>
          <w:lang w:val="en-US"/>
        </w:rPr>
      </w:pPr>
      <w:r w:rsidRPr="004E2239">
        <w:rPr>
          <w:lang w:val="en-US"/>
        </w:rPr>
        <w:t xml:space="preserve">1) Damage done to the function is permanent, but only portions of the function </w:t>
      </w:r>
      <w:proofErr w:type="gramStart"/>
      <w:r w:rsidRPr="004E2239">
        <w:rPr>
          <w:lang w:val="en-US"/>
        </w:rPr>
        <w:t>were affected</w:t>
      </w:r>
      <w:proofErr w:type="gramEnd"/>
      <w:r w:rsidRPr="004E2239">
        <w:rPr>
          <w:lang w:val="en-US"/>
        </w:rPr>
        <w:t>, that is, the function is still operational, but not fully</w:t>
      </w:r>
    </w:p>
    <w:p w14:paraId="3ABBB0DF" w14:textId="77777777" w:rsidR="00263C33" w:rsidRPr="004E2239" w:rsidRDefault="00263C33" w:rsidP="00263C33">
      <w:pPr>
        <w:pStyle w:val="NoSpacing"/>
        <w:rPr>
          <w:lang w:val="en-US"/>
        </w:rPr>
      </w:pPr>
      <w:r w:rsidRPr="004E2239">
        <w:rPr>
          <w:lang w:val="en-US"/>
        </w:rPr>
        <w:t xml:space="preserve">2) A functions operation is permanently impaired, but the damage does not extend to all facets of the </w:t>
      </w:r>
      <w:proofErr w:type="gramStart"/>
      <w:r w:rsidRPr="004E2239">
        <w:rPr>
          <w:lang w:val="en-US"/>
        </w:rPr>
        <w:t>functions</w:t>
      </w:r>
      <w:proofErr w:type="gramEnd"/>
      <w:r w:rsidRPr="004E2239">
        <w:rPr>
          <w:lang w:val="en-US"/>
        </w:rPr>
        <w:t xml:space="preserve"> operation.</w:t>
      </w:r>
    </w:p>
    <w:p w14:paraId="4D7D353A" w14:textId="77777777" w:rsidR="00263C33" w:rsidRPr="004E2239" w:rsidRDefault="00263C33" w:rsidP="00431111">
      <w:pPr>
        <w:pStyle w:val="Heading3"/>
        <w:numPr>
          <w:ilvl w:val="2"/>
          <w:numId w:val="1"/>
        </w:numPr>
        <w:rPr>
          <w:lang w:val="en-US"/>
        </w:rPr>
      </w:pPr>
      <w:r w:rsidRPr="004E2239">
        <w:rPr>
          <w:lang w:val="en-US"/>
        </w:rPr>
        <w:t>Neutralize</w:t>
      </w:r>
    </w:p>
    <w:p w14:paraId="576FCBAF" w14:textId="77777777" w:rsidR="00263C33" w:rsidRPr="004E2239" w:rsidRDefault="00263C33" w:rsidP="00263C33">
      <w:pPr>
        <w:pStyle w:val="NoSpacing"/>
        <w:rPr>
          <w:lang w:val="en-US"/>
        </w:rPr>
      </w:pPr>
      <w:r w:rsidRPr="004E2239">
        <w:rPr>
          <w:lang w:val="en-US"/>
        </w:rPr>
        <w:t xml:space="preserve">1) To render an enemy weapon system and maneuver unit ineffective or unusable for a specific </w:t>
      </w:r>
      <w:proofErr w:type="gramStart"/>
      <w:r w:rsidRPr="004E2239">
        <w:rPr>
          <w:lang w:val="en-US"/>
        </w:rPr>
        <w:t>period of time</w:t>
      </w:r>
      <w:proofErr w:type="gramEnd"/>
    </w:p>
    <w:p w14:paraId="76E5DBB4" w14:textId="77777777" w:rsidR="00263C33" w:rsidRPr="004E2239" w:rsidRDefault="00263C33" w:rsidP="00263C33">
      <w:pPr>
        <w:pStyle w:val="NoSpacing"/>
        <w:rPr>
          <w:lang w:val="en-US"/>
        </w:rPr>
      </w:pPr>
      <w:r w:rsidRPr="004E2239">
        <w:rPr>
          <w:lang w:val="en-US"/>
        </w:rPr>
        <w:t xml:space="preserve">2) To render ineffective, </w:t>
      </w:r>
      <w:proofErr w:type="gramStart"/>
      <w:r w:rsidRPr="004E2239">
        <w:rPr>
          <w:lang w:val="en-US"/>
        </w:rPr>
        <w:t>invalid</w:t>
      </w:r>
      <w:proofErr w:type="gramEnd"/>
      <w:r w:rsidRPr="004E2239">
        <w:rPr>
          <w:lang w:val="en-US"/>
        </w:rPr>
        <w:t xml:space="preserve"> or unable to perform a particular task or function</w:t>
      </w:r>
    </w:p>
    <w:p w14:paraId="6B2A6E24" w14:textId="77777777" w:rsidR="00263C33" w:rsidRPr="004E2239" w:rsidRDefault="00263C33" w:rsidP="00263C33">
      <w:pPr>
        <w:pStyle w:val="NoSpacing"/>
        <w:rPr>
          <w:lang w:val="en-US"/>
        </w:rPr>
      </w:pPr>
      <w:r w:rsidRPr="004E2239">
        <w:rPr>
          <w:lang w:val="en-US"/>
        </w:rPr>
        <w:t>3) To counteract the activity or effect of</w:t>
      </w:r>
    </w:p>
    <w:p w14:paraId="55D04EB1" w14:textId="77777777" w:rsidR="00263C33" w:rsidRPr="004E2239" w:rsidRDefault="00263C33" w:rsidP="00431111">
      <w:pPr>
        <w:pStyle w:val="Heading3"/>
        <w:numPr>
          <w:ilvl w:val="2"/>
          <w:numId w:val="1"/>
        </w:numPr>
        <w:rPr>
          <w:lang w:val="en-US"/>
        </w:rPr>
      </w:pPr>
      <w:r w:rsidRPr="004E2239">
        <w:rPr>
          <w:lang w:val="en-US"/>
        </w:rPr>
        <w:t>Attrit</w:t>
      </w:r>
    </w:p>
    <w:p w14:paraId="3367C0A1" w14:textId="77777777" w:rsidR="00263C33" w:rsidRPr="004E2239" w:rsidRDefault="00263C33" w:rsidP="00263C33">
      <w:pPr>
        <w:pStyle w:val="NoSpacing"/>
        <w:rPr>
          <w:lang w:val="en-US"/>
        </w:rPr>
      </w:pPr>
      <w:r w:rsidRPr="004E2239">
        <w:rPr>
          <w:lang w:val="en-US"/>
        </w:rPr>
        <w:t xml:space="preserve">1) To destroy or kill </w:t>
      </w:r>
      <w:proofErr w:type="gramStart"/>
      <w:r w:rsidRPr="004E2239">
        <w:rPr>
          <w:lang w:val="en-US"/>
        </w:rPr>
        <w:t>by the use of</w:t>
      </w:r>
      <w:proofErr w:type="gramEnd"/>
      <w:r w:rsidRPr="004E2239">
        <w:rPr>
          <w:lang w:val="en-US"/>
        </w:rPr>
        <w:t xml:space="preserve"> firepower (troops for example)</w:t>
      </w:r>
    </w:p>
    <w:p w14:paraId="2E55C2A5" w14:textId="77777777" w:rsidR="00263C33" w:rsidRPr="004E2239" w:rsidRDefault="00263C33" w:rsidP="00431111">
      <w:pPr>
        <w:pStyle w:val="Heading3"/>
        <w:numPr>
          <w:ilvl w:val="2"/>
          <w:numId w:val="1"/>
        </w:numPr>
        <w:rPr>
          <w:lang w:val="en-US"/>
        </w:rPr>
      </w:pPr>
      <w:r w:rsidRPr="004E2239">
        <w:rPr>
          <w:lang w:val="en-US"/>
        </w:rPr>
        <w:t>Disrupt</w:t>
      </w:r>
    </w:p>
    <w:p w14:paraId="2B190BD5" w14:textId="77777777" w:rsidR="00263C33" w:rsidRPr="004E2239" w:rsidRDefault="00263C33" w:rsidP="00263C33">
      <w:pPr>
        <w:pStyle w:val="NoSpacing"/>
        <w:rPr>
          <w:lang w:val="en-US"/>
        </w:rPr>
      </w:pPr>
      <w:r w:rsidRPr="004E2239">
        <w:rPr>
          <w:lang w:val="en-US"/>
        </w:rPr>
        <w:t>1) To break apart, disturb or interrupt a function</w:t>
      </w:r>
    </w:p>
    <w:p w14:paraId="7AE7C6B0" w14:textId="77777777" w:rsidR="00263C33" w:rsidRPr="004E2239" w:rsidRDefault="00263C33" w:rsidP="00263C33">
      <w:pPr>
        <w:pStyle w:val="NoSpacing"/>
        <w:rPr>
          <w:lang w:val="en-US"/>
        </w:rPr>
      </w:pPr>
      <w:r w:rsidRPr="004E2239">
        <w:rPr>
          <w:lang w:val="en-US"/>
        </w:rPr>
        <w:t xml:space="preserve">2) Damage done to the function is temporary, and only portions of the function have </w:t>
      </w:r>
      <w:proofErr w:type="gramStart"/>
      <w:r w:rsidRPr="004E2239">
        <w:rPr>
          <w:lang w:val="en-US"/>
        </w:rPr>
        <w:t>been affected</w:t>
      </w:r>
      <w:proofErr w:type="gramEnd"/>
    </w:p>
    <w:p w14:paraId="28BE45C0" w14:textId="77777777" w:rsidR="00263C33" w:rsidRPr="004E2239" w:rsidRDefault="00263C33" w:rsidP="00263C33">
      <w:pPr>
        <w:pStyle w:val="NoSpacing"/>
        <w:rPr>
          <w:lang w:val="en-US"/>
        </w:rPr>
      </w:pPr>
      <w:r w:rsidRPr="004E2239">
        <w:rPr>
          <w:lang w:val="en-US"/>
        </w:rPr>
        <w:t xml:space="preserve">3) A </w:t>
      </w:r>
      <w:proofErr w:type="gramStart"/>
      <w:r w:rsidRPr="004E2239">
        <w:rPr>
          <w:lang w:val="en-US"/>
        </w:rPr>
        <w:t>functions operations</w:t>
      </w:r>
      <w:proofErr w:type="gramEnd"/>
      <w:r w:rsidRPr="004E2239">
        <w:rPr>
          <w:lang w:val="en-US"/>
        </w:rPr>
        <w:t xml:space="preserve"> is impaired over the short term and the damage does not extend to all facets of the functions operations</w:t>
      </w:r>
    </w:p>
    <w:p w14:paraId="26869B50" w14:textId="77777777" w:rsidR="00263C33" w:rsidRPr="004E2239" w:rsidRDefault="00263C33" w:rsidP="00431111">
      <w:pPr>
        <w:pStyle w:val="Heading3"/>
        <w:numPr>
          <w:ilvl w:val="2"/>
          <w:numId w:val="1"/>
        </w:numPr>
        <w:rPr>
          <w:lang w:val="en-US"/>
        </w:rPr>
      </w:pPr>
      <w:r w:rsidRPr="004E2239">
        <w:rPr>
          <w:lang w:val="en-US"/>
        </w:rPr>
        <w:t>Deny</w:t>
      </w:r>
    </w:p>
    <w:p w14:paraId="15010742" w14:textId="77777777" w:rsidR="00263C33" w:rsidRPr="004E2239" w:rsidRDefault="00263C33" w:rsidP="00263C33">
      <w:pPr>
        <w:pStyle w:val="NoSpacing"/>
        <w:rPr>
          <w:lang w:val="en-US"/>
        </w:rPr>
      </w:pPr>
      <w:r w:rsidRPr="004E2239">
        <w:rPr>
          <w:lang w:val="en-US"/>
        </w:rPr>
        <w:t xml:space="preserve">1) To hinder the enemy the use of space, </w:t>
      </w:r>
      <w:proofErr w:type="gramStart"/>
      <w:r w:rsidRPr="004E2239">
        <w:rPr>
          <w:lang w:val="en-US"/>
        </w:rPr>
        <w:t>personnel</w:t>
      </w:r>
      <w:proofErr w:type="gramEnd"/>
      <w:r w:rsidRPr="004E2239">
        <w:rPr>
          <w:lang w:val="en-US"/>
        </w:rPr>
        <w:t xml:space="preserve"> or facilities. It may include destruction, removal</w:t>
      </w:r>
    </w:p>
    <w:p w14:paraId="6380357B" w14:textId="77777777" w:rsidR="00263C33" w:rsidRPr="004E2239" w:rsidRDefault="00263C33" w:rsidP="00263C33">
      <w:pPr>
        <w:pStyle w:val="NoSpacing"/>
        <w:rPr>
          <w:lang w:val="en-US"/>
        </w:rPr>
      </w:pPr>
      <w:r w:rsidRPr="004E2239">
        <w:rPr>
          <w:lang w:val="en-US"/>
        </w:rPr>
        <w:t xml:space="preserve">2) Damage done to the function is only temporary, but all aspects of the function </w:t>
      </w:r>
      <w:proofErr w:type="gramStart"/>
      <w:r w:rsidRPr="004E2239">
        <w:rPr>
          <w:lang w:val="en-US"/>
        </w:rPr>
        <w:t>were affected</w:t>
      </w:r>
      <w:proofErr w:type="gramEnd"/>
    </w:p>
    <w:p w14:paraId="4890ACF7" w14:textId="77777777" w:rsidR="00263C33" w:rsidRPr="004E2239" w:rsidRDefault="00263C33" w:rsidP="00263C33">
      <w:pPr>
        <w:pStyle w:val="NoSpacing"/>
        <w:rPr>
          <w:lang w:val="en-US"/>
        </w:rPr>
      </w:pPr>
      <w:r w:rsidRPr="004E2239">
        <w:rPr>
          <w:lang w:val="en-US"/>
        </w:rPr>
        <w:t xml:space="preserve">3) A function's operations </w:t>
      </w:r>
      <w:proofErr w:type="gramStart"/>
      <w:r w:rsidRPr="004E2239">
        <w:rPr>
          <w:lang w:val="en-US"/>
        </w:rPr>
        <w:t>is</w:t>
      </w:r>
      <w:proofErr w:type="gramEnd"/>
      <w:r w:rsidRPr="004E2239">
        <w:rPr>
          <w:lang w:val="en-US"/>
        </w:rPr>
        <w:t xml:space="preserve"> impaired over the short term, but the damage extends to all facets of the functions operations</w:t>
      </w:r>
    </w:p>
    <w:p w14:paraId="71484E2D" w14:textId="77777777" w:rsidR="00263C33" w:rsidRPr="004E2239" w:rsidRDefault="00263C33" w:rsidP="00431111">
      <w:pPr>
        <w:pStyle w:val="Heading3"/>
        <w:numPr>
          <w:ilvl w:val="2"/>
          <w:numId w:val="1"/>
        </w:numPr>
        <w:rPr>
          <w:lang w:val="en-US"/>
        </w:rPr>
      </w:pPr>
      <w:r w:rsidRPr="004E2239">
        <w:rPr>
          <w:lang w:val="en-US"/>
        </w:rPr>
        <w:t>Harass</w:t>
      </w:r>
    </w:p>
    <w:p w14:paraId="7DEC1B5D" w14:textId="77777777" w:rsidR="00263C33" w:rsidRPr="004E2239" w:rsidRDefault="00263C33" w:rsidP="00263C33">
      <w:pPr>
        <w:pStyle w:val="NoSpacing"/>
        <w:rPr>
          <w:lang w:val="en-US"/>
        </w:rPr>
      </w:pPr>
      <w:r w:rsidRPr="004E2239">
        <w:rPr>
          <w:lang w:val="en-US"/>
        </w:rPr>
        <w:t>1) To disturb the rest of the troops, curtail their movement and lower morale by threat of loss.</w:t>
      </w:r>
    </w:p>
    <w:p w14:paraId="65E2CB46" w14:textId="77777777" w:rsidR="00263C33" w:rsidRPr="004E2239" w:rsidRDefault="00263C33" w:rsidP="00431111">
      <w:pPr>
        <w:pStyle w:val="Heading3"/>
        <w:numPr>
          <w:ilvl w:val="2"/>
          <w:numId w:val="1"/>
        </w:numPr>
        <w:rPr>
          <w:lang w:val="en-US"/>
        </w:rPr>
      </w:pPr>
      <w:r w:rsidRPr="004E2239">
        <w:rPr>
          <w:lang w:val="en-US"/>
        </w:rPr>
        <w:t>Prevent</w:t>
      </w:r>
    </w:p>
    <w:p w14:paraId="489D2C73" w14:textId="77777777" w:rsidR="00263C33" w:rsidRPr="004E2239" w:rsidRDefault="00263C33" w:rsidP="00263C33">
      <w:pPr>
        <w:pStyle w:val="NoSpacing"/>
        <w:rPr>
          <w:lang w:val="en-US"/>
        </w:rPr>
      </w:pPr>
      <w:r w:rsidRPr="004E2239">
        <w:rPr>
          <w:lang w:val="en-US"/>
        </w:rPr>
        <w:t>1) To deprive of hope or power of acting or succeeding</w:t>
      </w:r>
    </w:p>
    <w:p w14:paraId="50BF0075" w14:textId="77777777" w:rsidR="00263C33" w:rsidRPr="004E2239" w:rsidRDefault="00263C33" w:rsidP="00263C33">
      <w:pPr>
        <w:pStyle w:val="NoSpacing"/>
        <w:rPr>
          <w:lang w:val="en-US"/>
        </w:rPr>
      </w:pPr>
      <w:r w:rsidRPr="004E2239">
        <w:rPr>
          <w:lang w:val="en-US"/>
        </w:rPr>
        <w:t>2) To keep from happening to avert</w:t>
      </w:r>
    </w:p>
    <w:p w14:paraId="4A8169B0" w14:textId="77777777" w:rsidR="00263C33" w:rsidRDefault="00263C33" w:rsidP="00353D32">
      <w:pPr>
        <w:pStyle w:val="NoSpacing"/>
        <w:rPr>
          <w:lang w:val="en-US"/>
        </w:rPr>
      </w:pPr>
    </w:p>
    <w:p w14:paraId="61C04EF7" w14:textId="77777777" w:rsidR="006C1DA1" w:rsidRDefault="006C1DA1" w:rsidP="00353D32">
      <w:pPr>
        <w:pStyle w:val="NoSpacing"/>
        <w:rPr>
          <w:lang w:val="en-US"/>
        </w:rPr>
      </w:pPr>
    </w:p>
    <w:p w14:paraId="29A24541" w14:textId="77777777" w:rsidR="006C1DA1" w:rsidRDefault="006C1DA1" w:rsidP="00353D32">
      <w:pPr>
        <w:pStyle w:val="NoSpacing"/>
        <w:rPr>
          <w:lang w:val="en-US"/>
        </w:rPr>
      </w:pPr>
      <w:r w:rsidRPr="006C1DA1">
        <w:rPr>
          <w:noProof/>
        </w:rPr>
        <w:lastRenderedPageBreak/>
        <w:drawing>
          <wp:inline distT="0" distB="0" distL="0" distR="0" wp14:anchorId="47602A44" wp14:editId="4F425708">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20"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51479B30" w14:textId="77777777" w:rsidR="006C1DA1" w:rsidRDefault="006C1DA1" w:rsidP="00353D32">
      <w:pPr>
        <w:pStyle w:val="NoSpacing"/>
        <w:rPr>
          <w:lang w:val="en-US"/>
        </w:rPr>
      </w:pPr>
    </w:p>
    <w:p w14:paraId="431972B4" w14:textId="77777777" w:rsidR="0076295B" w:rsidRDefault="0076295B" w:rsidP="00353D32">
      <w:pPr>
        <w:pStyle w:val="NoSpacing"/>
        <w:rPr>
          <w:lang w:val="en-US"/>
        </w:rPr>
      </w:pPr>
    </w:p>
    <w:p w14:paraId="42523D4E" w14:textId="77777777" w:rsidR="0076295B" w:rsidRDefault="0076295B" w:rsidP="00353D32">
      <w:pPr>
        <w:pStyle w:val="NoSpacing"/>
        <w:rPr>
          <w:lang w:val="en-US"/>
        </w:rPr>
      </w:pPr>
    </w:p>
    <w:p w14:paraId="6806B1F9" w14:textId="77777777" w:rsidR="0076295B" w:rsidRDefault="0076295B" w:rsidP="0076295B">
      <w:pPr>
        <w:pStyle w:val="Heading2"/>
        <w:rPr>
          <w:lang w:val="en-US"/>
        </w:rPr>
      </w:pPr>
      <w:r>
        <w:rPr>
          <w:lang w:val="en-US"/>
        </w:rPr>
        <w:t>Annex 6: Aircraft to tasking</w:t>
      </w:r>
    </w:p>
    <w:p w14:paraId="63E69916" w14:textId="77777777" w:rsidR="0076295B" w:rsidRDefault="0076295B" w:rsidP="00353D32">
      <w:pPr>
        <w:pStyle w:val="NoSpacing"/>
        <w:rPr>
          <w:lang w:val="en-US"/>
        </w:rPr>
      </w:pPr>
      <w:r>
        <w:rPr>
          <w:lang w:val="en-US"/>
        </w:rPr>
        <w:t>A table with suggested tasking for the various aircrafts</w:t>
      </w:r>
    </w:p>
    <w:p w14:paraId="208BD5F5" w14:textId="77777777" w:rsidR="0076295B" w:rsidRDefault="0076295B" w:rsidP="00353D32">
      <w:pPr>
        <w:pStyle w:val="NoSpacing"/>
        <w:rPr>
          <w:lang w:val="en-US"/>
        </w:rPr>
      </w:pPr>
      <w:proofErr w:type="gramStart"/>
      <w:r>
        <w:rPr>
          <w:lang w:val="en-US"/>
        </w:rPr>
        <w:t>Plus</w:t>
      </w:r>
      <w:proofErr w:type="gramEnd"/>
      <w:r>
        <w:rPr>
          <w:lang w:val="en-US"/>
        </w:rPr>
        <w:t xml:space="preserve"> and minus with each aircraft per tasking?</w:t>
      </w:r>
    </w:p>
    <w:p w14:paraId="2F9BE03C" w14:textId="77777777" w:rsidR="00265F5D" w:rsidRDefault="00265F5D" w:rsidP="00353D32">
      <w:pPr>
        <w:pStyle w:val="NoSpacing"/>
        <w:rPr>
          <w:lang w:val="en-US"/>
        </w:rPr>
      </w:pPr>
    </w:p>
    <w:p w14:paraId="09F63B89" w14:textId="77777777" w:rsidR="0032543F" w:rsidRDefault="0032543F" w:rsidP="00353D32">
      <w:pPr>
        <w:pStyle w:val="NoSpacing"/>
        <w:rPr>
          <w:lang w:val="en-US"/>
        </w:rPr>
      </w:pPr>
    </w:p>
    <w:p w14:paraId="4656B329" w14:textId="77777777" w:rsidR="0032543F" w:rsidRDefault="0032543F" w:rsidP="00353D32">
      <w:pPr>
        <w:pStyle w:val="NoSpacing"/>
        <w:rPr>
          <w:lang w:val="en-US"/>
        </w:rPr>
      </w:pPr>
    </w:p>
    <w:p w14:paraId="0724152C" w14:textId="77777777" w:rsidR="0032543F" w:rsidRDefault="0032543F" w:rsidP="00353D32">
      <w:pPr>
        <w:pStyle w:val="NoSpacing"/>
        <w:rPr>
          <w:lang w:val="en-US"/>
        </w:rPr>
      </w:pPr>
    </w:p>
    <w:p w14:paraId="0E4CF455" w14:textId="77777777" w:rsidR="0032543F" w:rsidRDefault="0032543F" w:rsidP="00353D32">
      <w:pPr>
        <w:pStyle w:val="NoSpacing"/>
        <w:rPr>
          <w:lang w:val="en-US"/>
        </w:rPr>
      </w:pPr>
    </w:p>
    <w:p w14:paraId="39460EF6" w14:textId="77777777" w:rsidR="0032543F" w:rsidRDefault="0032543F" w:rsidP="00353D32">
      <w:pPr>
        <w:pStyle w:val="NoSpacing"/>
        <w:rPr>
          <w:lang w:val="en-US"/>
        </w:rPr>
      </w:pPr>
    </w:p>
    <w:p w14:paraId="4FB8C20B" w14:textId="77777777" w:rsidR="0032543F" w:rsidRDefault="0032543F" w:rsidP="00353D32">
      <w:pPr>
        <w:pStyle w:val="NoSpacing"/>
        <w:rPr>
          <w:lang w:val="en-US"/>
        </w:rPr>
      </w:pPr>
    </w:p>
    <w:p w14:paraId="7DF8EF31" w14:textId="77777777" w:rsidR="0032543F" w:rsidRDefault="0032543F" w:rsidP="00353D32">
      <w:pPr>
        <w:pStyle w:val="NoSpacing"/>
        <w:rPr>
          <w:lang w:val="en-US"/>
        </w:rPr>
      </w:pPr>
    </w:p>
    <w:p w14:paraId="51FD2AC7" w14:textId="77777777" w:rsidR="0032543F" w:rsidRDefault="0032543F" w:rsidP="00353D32">
      <w:pPr>
        <w:pStyle w:val="NoSpacing"/>
        <w:rPr>
          <w:lang w:val="en-US"/>
        </w:rPr>
      </w:pPr>
    </w:p>
    <w:p w14:paraId="785EF76C" w14:textId="77777777" w:rsidR="0032543F" w:rsidRDefault="0032543F" w:rsidP="00353D32">
      <w:pPr>
        <w:pStyle w:val="NoSpacing"/>
        <w:rPr>
          <w:lang w:val="en-US"/>
        </w:rPr>
      </w:pPr>
    </w:p>
    <w:p w14:paraId="6E46CFFC" w14:textId="77777777" w:rsidR="0032543F" w:rsidRDefault="0032543F" w:rsidP="00353D32">
      <w:pPr>
        <w:pStyle w:val="NoSpacing"/>
        <w:rPr>
          <w:lang w:val="en-US"/>
        </w:rPr>
      </w:pPr>
    </w:p>
    <w:p w14:paraId="2DA5EA2A" w14:textId="77777777" w:rsidR="0032543F" w:rsidRDefault="0032543F" w:rsidP="00353D32">
      <w:pPr>
        <w:pStyle w:val="NoSpacing"/>
        <w:rPr>
          <w:lang w:val="en-US"/>
        </w:rPr>
      </w:pPr>
    </w:p>
    <w:p w14:paraId="51150B39" w14:textId="77777777" w:rsidR="0032543F" w:rsidRDefault="0032543F" w:rsidP="00353D32">
      <w:pPr>
        <w:pStyle w:val="NoSpacing"/>
        <w:rPr>
          <w:lang w:val="en-US"/>
        </w:rPr>
      </w:pPr>
    </w:p>
    <w:p w14:paraId="2F5C6BDD" w14:textId="77777777" w:rsidR="0032543F" w:rsidRDefault="0032543F" w:rsidP="00353D32">
      <w:pPr>
        <w:pStyle w:val="NoSpacing"/>
        <w:rPr>
          <w:lang w:val="en-US"/>
        </w:rPr>
      </w:pPr>
    </w:p>
    <w:p w14:paraId="07A2D52E" w14:textId="77777777" w:rsidR="0032543F" w:rsidRDefault="0032543F" w:rsidP="00353D32">
      <w:pPr>
        <w:pStyle w:val="NoSpacing"/>
        <w:rPr>
          <w:lang w:val="en-US"/>
        </w:rPr>
      </w:pPr>
    </w:p>
    <w:sectPr w:rsidR="0032543F" w:rsidSect="005A3483">
      <w:headerReference w:type="default" r:id="rId21"/>
      <w:footerReference w:type="default" r:id="rId22"/>
      <w:pgSz w:w="12240" w:h="15840"/>
      <w:pgMar w:top="1440" w:right="1440" w:bottom="1440" w:left="1440" w:header="720" w:footer="72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artin Collins" w:date="2021-11-28T21:36:00Z" w:initials="MC">
    <w:p w14:paraId="12B54212" w14:textId="4D325D04" w:rsidR="00432FAC" w:rsidRDefault="00432FAC">
      <w:pPr>
        <w:pStyle w:val="CommentText"/>
      </w:pPr>
      <w:r>
        <w:rPr>
          <w:rStyle w:val="CommentReference"/>
        </w:rPr>
        <w:annotationRef/>
      </w:r>
      <w:r>
        <w:t>Repetition (first and last scentence)</w:t>
      </w:r>
      <w:r>
        <w:br/>
      </w:r>
      <w:r>
        <w:br/>
        <w:t>The end state is the set of conditions required to complete all objectives and terminate the conflict (war is over). They should account for a wide variety of tasks the force may need to accomplish.</w:t>
      </w:r>
    </w:p>
  </w:comment>
  <w:comment w:id="12" w:author="Martin Collins" w:date="2021-11-30T10:46:00Z" w:initials="MC">
    <w:p w14:paraId="51B4F2A0" w14:textId="5BFC8E2E" w:rsidR="00B16EFB" w:rsidRDefault="00B16EFB">
      <w:pPr>
        <w:pStyle w:val="CommentText"/>
        <w:rPr>
          <w:lang w:val="en-US"/>
        </w:rPr>
      </w:pPr>
      <w:r>
        <w:rPr>
          <w:rStyle w:val="CommentReference"/>
        </w:rPr>
        <w:annotationRef/>
      </w:r>
      <w:r w:rsidR="00DF1CC1">
        <w:t xml:space="preserve">Repetition of </w:t>
      </w:r>
      <w:r>
        <w:rPr>
          <w:lang w:val="en-US"/>
        </w:rPr>
        <w:t>“</w:t>
      </w:r>
      <w:r w:rsidRPr="009B7C1F">
        <w:rPr>
          <w:lang w:val="en-US"/>
        </w:rPr>
        <w:t xml:space="preserve">An objective </w:t>
      </w:r>
      <w:r>
        <w:rPr>
          <w:lang w:val="en-US"/>
        </w:rPr>
        <w:t>must be</w:t>
      </w:r>
      <w:r w:rsidRPr="009B7C1F">
        <w:rPr>
          <w:lang w:val="en-US"/>
        </w:rPr>
        <w:t xml:space="preserve"> </w:t>
      </w:r>
      <w:r w:rsidRPr="009B7C1F">
        <w:rPr>
          <w:lang w:val="en-US"/>
        </w:rPr>
        <w:t>clearly defined</w:t>
      </w:r>
      <w:r>
        <w:rPr>
          <w:lang w:val="en-US"/>
        </w:rPr>
        <w:t>” from the prior paragraph</w:t>
      </w:r>
      <w:r w:rsidR="00DF1CC1">
        <w:rPr>
          <w:lang w:val="en-US"/>
        </w:rPr>
        <w:t xml:space="preserve"> and splits the considerations between a bullet points and the text block</w:t>
      </w:r>
    </w:p>
    <w:p w14:paraId="02E764F7" w14:textId="3D23464E" w:rsidR="00DF1CC1" w:rsidRDefault="00DF1CC1">
      <w:pPr>
        <w:pStyle w:val="CommentText"/>
        <w:rPr>
          <w:lang w:val="en-US"/>
        </w:rPr>
      </w:pPr>
    </w:p>
    <w:p w14:paraId="0D4CE9DE" w14:textId="2034E9AC" w:rsidR="00DF1CC1" w:rsidRDefault="00DF1CC1">
      <w:pPr>
        <w:pStyle w:val="CommentText"/>
        <w:rPr>
          <w:lang w:val="en-US"/>
        </w:rPr>
      </w:pPr>
      <w:r>
        <w:rPr>
          <w:lang w:val="en-US"/>
        </w:rPr>
        <w:t>Perhaps consolidate the overview from the considerations:</w:t>
      </w:r>
    </w:p>
    <w:p w14:paraId="4539875E" w14:textId="77777777" w:rsidR="00B16EFB" w:rsidRDefault="00B16EFB">
      <w:pPr>
        <w:pStyle w:val="CommentText"/>
        <w:rPr>
          <w:lang w:val="en-US"/>
        </w:rPr>
      </w:pPr>
    </w:p>
    <w:p w14:paraId="00D4C2C7" w14:textId="72167428" w:rsidR="00DF1CC1" w:rsidRDefault="00B16EFB" w:rsidP="00B16EFB">
      <w:pPr>
        <w:pStyle w:val="NoSpacing"/>
        <w:rPr>
          <w:lang w:val="en-US"/>
        </w:rPr>
      </w:pPr>
      <w:r w:rsidRPr="009B7C1F">
        <w:rPr>
          <w:lang w:val="en-US"/>
        </w:rPr>
        <w:t>The objective</w:t>
      </w:r>
      <w:r>
        <w:rPr>
          <w:lang w:val="en-US"/>
        </w:rPr>
        <w:t>s</w:t>
      </w:r>
      <w:r w:rsidRPr="009B7C1F">
        <w:rPr>
          <w:lang w:val="en-US"/>
        </w:rPr>
        <w:t xml:space="preserve"> </w:t>
      </w:r>
      <w:r>
        <w:rPr>
          <w:lang w:val="en-US"/>
        </w:rPr>
        <w:t>explain</w:t>
      </w:r>
      <w:r w:rsidRPr="009B7C1F">
        <w:rPr>
          <w:lang w:val="en-US"/>
        </w:rPr>
        <w:t xml:space="preserve"> </w:t>
      </w:r>
      <w:r w:rsidRPr="009B7C1F">
        <w:rPr>
          <w:lang w:val="en-US"/>
        </w:rPr>
        <w:t xml:space="preserve">why the mission is being conducted and </w:t>
      </w:r>
      <w:r w:rsidR="00DF1CC1">
        <w:rPr>
          <w:lang w:val="en-US"/>
        </w:rPr>
        <w:t>provide the means to determine the task(s) that need to be accomplished.</w:t>
      </w:r>
    </w:p>
    <w:p w14:paraId="11018CD2" w14:textId="77777777" w:rsidR="00DF1CC1" w:rsidRDefault="00DF1CC1" w:rsidP="00B16EFB">
      <w:pPr>
        <w:pStyle w:val="NoSpacing"/>
        <w:rPr>
          <w:lang w:val="en-US"/>
        </w:rPr>
      </w:pPr>
    </w:p>
    <w:p w14:paraId="38D1FEF5" w14:textId="77777777" w:rsidR="00DF1CC1" w:rsidRDefault="00DF1CC1" w:rsidP="00DF1CC1">
      <w:pPr>
        <w:pStyle w:val="NoSpacing"/>
        <w:rPr>
          <w:lang w:val="en-US"/>
        </w:rPr>
      </w:pPr>
      <w:r>
        <w:rPr>
          <w:lang w:val="en-US"/>
        </w:rPr>
        <w:t>Objectives should be:</w:t>
      </w:r>
    </w:p>
    <w:p w14:paraId="0FAEBAE6" w14:textId="5FFD7376" w:rsidR="00B16EFB" w:rsidRDefault="00DF1CC1" w:rsidP="00431111">
      <w:pPr>
        <w:pStyle w:val="NoSpacing"/>
        <w:numPr>
          <w:ilvl w:val="0"/>
          <w:numId w:val="22"/>
        </w:numPr>
        <w:rPr>
          <w:lang w:val="en-US"/>
        </w:rPr>
      </w:pPr>
      <w:r>
        <w:rPr>
          <w:lang w:val="en-US"/>
        </w:rPr>
        <w:t xml:space="preserve"> </w:t>
      </w:r>
      <w:r w:rsidR="00B16EFB">
        <w:rPr>
          <w:lang w:val="en-US"/>
        </w:rPr>
        <w:t>C</w:t>
      </w:r>
      <w:r w:rsidR="00B16EFB" w:rsidRPr="009B7C1F">
        <w:rPr>
          <w:lang w:val="en-US"/>
        </w:rPr>
        <w:t>learly defined, decisive and attainable</w:t>
      </w:r>
    </w:p>
    <w:p w14:paraId="49BA73B0" w14:textId="5EFD0033" w:rsidR="00B16EFB" w:rsidRDefault="00B16EFB" w:rsidP="00431111">
      <w:pPr>
        <w:pStyle w:val="NoSpacing"/>
        <w:numPr>
          <w:ilvl w:val="0"/>
          <w:numId w:val="22"/>
        </w:numPr>
        <w:rPr>
          <w:lang w:val="en-US"/>
        </w:rPr>
      </w:pPr>
      <w:r>
        <w:rPr>
          <w:lang w:val="en-US"/>
        </w:rPr>
        <w:t xml:space="preserve"> Establish a single result </w:t>
      </w:r>
    </w:p>
    <w:p w14:paraId="2AFD9BD1" w14:textId="54193B2E" w:rsidR="00B16EFB" w:rsidRDefault="00DF1CC1" w:rsidP="00431111">
      <w:pPr>
        <w:pStyle w:val="NoSpacing"/>
        <w:numPr>
          <w:ilvl w:val="0"/>
          <w:numId w:val="22"/>
        </w:numPr>
        <w:rPr>
          <w:lang w:val="en-US"/>
        </w:rPr>
      </w:pPr>
      <w:r>
        <w:rPr>
          <w:lang w:val="en-US"/>
        </w:rPr>
        <w:t xml:space="preserve"> Link directly or </w:t>
      </w:r>
      <w:r w:rsidRPr="009B7C1F">
        <w:rPr>
          <w:lang w:val="en-US"/>
        </w:rPr>
        <w:t xml:space="preserve">indirectly to higher-level objectives </w:t>
      </w:r>
      <w:r w:rsidRPr="00DF1CC1">
        <w:rPr>
          <w:lang w:val="en-US"/>
        </w:rPr>
        <w:t xml:space="preserve">(CJTF objectives, found in the CJTF operations order) </w:t>
      </w:r>
      <w:r w:rsidRPr="009B7C1F">
        <w:rPr>
          <w:lang w:val="en-US"/>
        </w:rPr>
        <w:t>or to the end state</w:t>
      </w:r>
    </w:p>
    <w:p w14:paraId="23113D07" w14:textId="72DB7912" w:rsidR="00DF1CC1" w:rsidRDefault="00DF1CC1" w:rsidP="00431111">
      <w:pPr>
        <w:pStyle w:val="NoSpacing"/>
        <w:numPr>
          <w:ilvl w:val="1"/>
          <w:numId w:val="22"/>
        </w:numPr>
        <w:rPr>
          <w:lang w:val="en-US"/>
        </w:rPr>
      </w:pPr>
      <w:r>
        <w:rPr>
          <w:lang w:val="en-US"/>
        </w:rPr>
        <w:t xml:space="preserve"> J</w:t>
      </w:r>
      <w:r w:rsidRPr="00DF1CC1">
        <w:rPr>
          <w:lang w:val="en-US"/>
        </w:rPr>
        <w:t xml:space="preserve">FACC participants should be able to identify how their objective support </w:t>
      </w:r>
      <w:r>
        <w:rPr>
          <w:lang w:val="en-US"/>
        </w:rPr>
        <w:t>a</w:t>
      </w:r>
      <w:r w:rsidR="00B140A5">
        <w:rPr>
          <w:lang w:val="en-US"/>
        </w:rPr>
        <w:t>ny</w:t>
      </w:r>
      <w:r w:rsidRPr="00DF1CC1">
        <w:rPr>
          <w:lang w:val="en-US"/>
        </w:rPr>
        <w:t xml:space="preserve"> </w:t>
      </w:r>
      <w:proofErr w:type="gramStart"/>
      <w:r w:rsidRPr="00DF1CC1">
        <w:rPr>
          <w:lang w:val="en-US"/>
        </w:rPr>
        <w:t>higher level</w:t>
      </w:r>
      <w:proofErr w:type="gramEnd"/>
      <w:r w:rsidRPr="00DF1CC1">
        <w:rPr>
          <w:lang w:val="en-US"/>
        </w:rPr>
        <w:t xml:space="preserve"> objective</w:t>
      </w:r>
      <w:r w:rsidR="00B140A5">
        <w:rPr>
          <w:lang w:val="en-US"/>
        </w:rPr>
        <w:t>s</w:t>
      </w:r>
    </w:p>
    <w:p w14:paraId="003C4891" w14:textId="13799996" w:rsidR="00B16EFB" w:rsidRDefault="00B140A5" w:rsidP="00431111">
      <w:pPr>
        <w:pStyle w:val="NoSpacing"/>
        <w:numPr>
          <w:ilvl w:val="0"/>
          <w:numId w:val="22"/>
        </w:numPr>
      </w:pPr>
      <w:r w:rsidRPr="00B140A5">
        <w:rPr>
          <w:lang w:val="en-US"/>
        </w:rPr>
        <w:t xml:space="preserve"> D</w:t>
      </w:r>
      <w:r w:rsidRPr="00B140A5">
        <w:rPr>
          <w:lang w:val="en-US"/>
        </w:rPr>
        <w:t>escribe what must be achieved to attain the desired end state</w:t>
      </w:r>
      <w:r w:rsidRPr="00B140A5">
        <w:rPr>
          <w:lang w:val="en-US"/>
        </w:rPr>
        <w:t xml:space="preserve"> – they do not </w:t>
      </w:r>
      <w:r w:rsidR="00DF1CC1" w:rsidRPr="00B140A5">
        <w:rPr>
          <w:lang w:val="en-US"/>
        </w:rPr>
        <w:t xml:space="preserve">imply ways and/or mean </w:t>
      </w:r>
      <w:r>
        <w:rPr>
          <w:lang w:val="en-US"/>
        </w:rPr>
        <w:t>–</w:t>
      </w:r>
      <w:r w:rsidR="00DF1CC1" w:rsidRPr="00B140A5">
        <w:rPr>
          <w:lang w:val="en-US"/>
        </w:rPr>
        <w:t xml:space="preserve"> </w:t>
      </w:r>
      <w:r>
        <w:rPr>
          <w:lang w:val="en-US"/>
        </w:rPr>
        <w:t xml:space="preserve">they are not </w:t>
      </w:r>
      <w:r w:rsidR="00DF1CC1" w:rsidRPr="00B140A5">
        <w:rPr>
          <w:lang w:val="en-US"/>
        </w:rPr>
        <w:t>task</w:t>
      </w:r>
      <w:r>
        <w:rPr>
          <w:lang w:val="en-US"/>
        </w:rPr>
        <w:t>s</w:t>
      </w:r>
      <w:r w:rsidR="00B16EFB" w:rsidRPr="00B140A5">
        <w:rPr>
          <w:lang w:val="en-US"/>
        </w:rPr>
        <w:br/>
      </w:r>
      <w:r w:rsidR="00B16EFB" w:rsidRPr="00B140A5">
        <w:rPr>
          <w:lang w:val="en-US"/>
        </w:rPr>
        <w:br/>
      </w:r>
    </w:p>
  </w:comment>
  <w:comment w:id="13" w:author="Martin Collins" w:date="2021-11-30T10:55:00Z" w:initials="MC">
    <w:p w14:paraId="18AA3CEB" w14:textId="647C6AC4" w:rsidR="00B140A5" w:rsidRDefault="00B140A5">
      <w:pPr>
        <w:pStyle w:val="CommentText"/>
      </w:pPr>
      <w:r>
        <w:rPr>
          <w:rStyle w:val="CommentReference"/>
        </w:rPr>
        <w:annotationRef/>
      </w:r>
      <w:r>
        <w:rPr>
          <w:rStyle w:val="CommentReference"/>
        </w:rPr>
        <w:t>What befrore why (this says don’t write a task, it describes the object) rather than describe the objective, it is not a task – the focus is on the former</w:t>
      </w:r>
    </w:p>
  </w:comment>
  <w:comment w:id="15" w:author="Martin Collins" w:date="2021-11-30T10:57:00Z" w:initials="MC">
    <w:p w14:paraId="298B6342" w14:textId="43EDFE9B" w:rsidR="00B140A5" w:rsidRDefault="00B140A5">
      <w:pPr>
        <w:pStyle w:val="CommentText"/>
      </w:pPr>
      <w:r>
        <w:rPr>
          <w:rStyle w:val="CommentReference"/>
        </w:rPr>
        <w:annotationRef/>
      </w:r>
      <w:r>
        <w:t>Perhaps: That promotes progress towards an objective</w:t>
      </w:r>
    </w:p>
    <w:p w14:paraId="726E132A" w14:textId="1CD3092A" w:rsidR="00B140A5" w:rsidRDefault="00B140A5">
      <w:pPr>
        <w:pStyle w:val="CommentText"/>
      </w:pPr>
    </w:p>
    <w:p w14:paraId="67134ED2" w14:textId="6F85CD89" w:rsidR="00B140A5" w:rsidRDefault="00B140A5">
      <w:pPr>
        <w:pStyle w:val="CommentText"/>
      </w:pPr>
      <w:r>
        <w:t>This then mirrors the proceeding undesired effect wording</w:t>
      </w:r>
    </w:p>
    <w:p w14:paraId="7BD368ED" w14:textId="77777777" w:rsidR="00B140A5" w:rsidRDefault="00B140A5">
      <w:pPr>
        <w:pStyle w:val="CommentText"/>
      </w:pPr>
    </w:p>
    <w:p w14:paraId="79468391" w14:textId="669938BA" w:rsidR="00B140A5" w:rsidRDefault="00B140A5">
      <w:pPr>
        <w:pStyle w:val="CommentText"/>
      </w:pPr>
    </w:p>
  </w:comment>
  <w:comment w:id="16" w:author="Martin Collins" w:date="2021-11-30T11:00:00Z" w:initials="MC">
    <w:p w14:paraId="640DAEA9" w14:textId="3B12285C" w:rsidR="00196330" w:rsidRDefault="00196330">
      <w:pPr>
        <w:pStyle w:val="CommentText"/>
      </w:pPr>
      <w:r>
        <w:rPr>
          <w:rStyle w:val="CommentReference"/>
        </w:rPr>
        <w:annotationRef/>
      </w:r>
      <w:r>
        <w:t>Hard to parse / understand</w:t>
      </w:r>
    </w:p>
    <w:p w14:paraId="65D165E8" w14:textId="414D779A" w:rsidR="00196330" w:rsidRDefault="00196330">
      <w:pPr>
        <w:pStyle w:val="CommentText"/>
      </w:pPr>
    </w:p>
    <w:p w14:paraId="53F227E2" w14:textId="27F032F2" w:rsidR="00196330" w:rsidRDefault="00196330">
      <w:pPr>
        <w:pStyle w:val="CommentText"/>
      </w:pPr>
      <w:r>
        <w:t>A component/capability which is critical to maintain the center of gravity and the accomplisment of the specified objective(s)</w:t>
      </w:r>
    </w:p>
    <w:p w14:paraId="61938DCA" w14:textId="2EF2AFD2" w:rsidR="00196330" w:rsidRDefault="00196330">
      <w:pPr>
        <w:pStyle w:val="CommentText"/>
      </w:pPr>
    </w:p>
    <w:p w14:paraId="2F4FD039" w14:textId="13BEE5DC" w:rsidR="00196330" w:rsidRDefault="00196330">
      <w:pPr>
        <w:pStyle w:val="CommentText"/>
      </w:pPr>
      <w:r>
        <w:t>--</w:t>
      </w:r>
    </w:p>
    <w:p w14:paraId="1D84E16C" w14:textId="1AEDDD34" w:rsidR="00196330" w:rsidRDefault="00196330">
      <w:pPr>
        <w:pStyle w:val="CommentText"/>
      </w:pPr>
    </w:p>
    <w:p w14:paraId="324BC545" w14:textId="7256C4F7" w:rsidR="00196330" w:rsidRDefault="00196330">
      <w:pPr>
        <w:pStyle w:val="CommentText"/>
      </w:pPr>
      <w:r>
        <w:t>Assumed objectives aren’t good objectives ?</w:t>
      </w:r>
    </w:p>
    <w:p w14:paraId="730D400A" w14:textId="04E91D82" w:rsidR="00196330" w:rsidRDefault="00196330">
      <w:pPr>
        <w:pStyle w:val="CommentText"/>
      </w:pPr>
    </w:p>
    <w:p w14:paraId="6FDC0CC3" w14:textId="51B16041" w:rsidR="00196330" w:rsidRDefault="00196330">
      <w:pPr>
        <w:pStyle w:val="CommentText"/>
      </w:pPr>
      <w:r>
        <w:t>This somewhat assumes the idea that an off balance COG is detrimental, but I think that’s fair!</w:t>
      </w:r>
    </w:p>
  </w:comment>
  <w:comment w:id="36" w:author="Martin Collins" w:date="2021-11-30T11:11:00Z" w:initials="MC">
    <w:p w14:paraId="370DC365" w14:textId="2EB53E31" w:rsidR="00FB49B8" w:rsidRDefault="00FB49B8">
      <w:pPr>
        <w:pStyle w:val="CommentText"/>
        <w:rPr>
          <w:rStyle w:val="CommentReference"/>
        </w:rPr>
      </w:pPr>
      <w:r>
        <w:rPr>
          <w:rStyle w:val="CommentReference"/>
        </w:rPr>
        <w:annotationRef/>
      </w:r>
      <w:r>
        <w:rPr>
          <w:rStyle w:val="CommentReference"/>
        </w:rPr>
        <w:t xml:space="preserve">This is just the title, perhaps pull from NATO AAP-06? </w:t>
      </w:r>
    </w:p>
    <w:p w14:paraId="7A1FB77D" w14:textId="77777777" w:rsidR="00FB49B8" w:rsidRDefault="00FB49B8">
      <w:pPr>
        <w:pStyle w:val="CommentText"/>
        <w:rPr>
          <w:rStyle w:val="CommentReference"/>
        </w:rPr>
      </w:pPr>
    </w:p>
    <w:p w14:paraId="032F12A3" w14:textId="10C54C9F" w:rsidR="00FB49B8" w:rsidRDefault="00FB49B8">
      <w:pPr>
        <w:pStyle w:val="CommentText"/>
      </w:pPr>
      <w:r>
        <w:t>That degree of dominance in the air battle of one force over another which permits the conduct of operations by the former and its related land, sea and air forces at a given time and place without prohibitive interference by the opposing force.</w:t>
      </w:r>
    </w:p>
    <w:p w14:paraId="7C191765" w14:textId="78390716" w:rsidR="00FB49B8" w:rsidRDefault="00FB49B8">
      <w:pPr>
        <w:pStyle w:val="CommentText"/>
      </w:pPr>
    </w:p>
    <w:p w14:paraId="3ED1C968" w14:textId="2B6F7E6C" w:rsidR="00FB49B8" w:rsidRDefault="00FB49B8">
      <w:pPr>
        <w:pStyle w:val="CommentText"/>
      </w:pPr>
      <w:r>
        <w:t>This helps pull in the difference between superiority and supremacy</w:t>
      </w:r>
      <w:r w:rsidR="00C17166">
        <w:t xml:space="preserve"> (same doc)</w:t>
      </w:r>
      <w:r>
        <w:t>:</w:t>
      </w:r>
    </w:p>
    <w:p w14:paraId="484B547D" w14:textId="7515F188" w:rsidR="00FB49B8" w:rsidRDefault="00FB49B8">
      <w:pPr>
        <w:pStyle w:val="CommentText"/>
      </w:pPr>
    </w:p>
    <w:p w14:paraId="65DFF281" w14:textId="04AC56F0" w:rsidR="00FB49B8" w:rsidRDefault="00FB49B8">
      <w:pPr>
        <w:pStyle w:val="CommentText"/>
        <w:rPr>
          <w:rStyle w:val="CommentReference"/>
        </w:rPr>
      </w:pPr>
      <w:r>
        <w:t>That degree of air superiority wherein the opposing air force is incapable of effective interference</w:t>
      </w:r>
    </w:p>
    <w:p w14:paraId="42F1CAB9" w14:textId="6854402E" w:rsidR="00FB49B8" w:rsidRPr="00FB49B8" w:rsidRDefault="00FB49B8">
      <w:pPr>
        <w:pStyle w:val="CommentText"/>
        <w:rPr>
          <w:sz w:val="16"/>
          <w:szCs w:val="16"/>
        </w:rPr>
      </w:pPr>
    </w:p>
  </w:comment>
  <w:comment w:id="38" w:author="Martin Collins" w:date="2021-11-30T11:16:00Z" w:initials="MC">
    <w:p w14:paraId="41186DB8" w14:textId="34818594" w:rsidR="00C17166" w:rsidRDefault="00C17166">
      <w:pPr>
        <w:pStyle w:val="CommentText"/>
      </w:pPr>
      <w:r>
        <w:rPr>
          <w:rStyle w:val="CommentReference"/>
        </w:rPr>
        <w:annotationRef/>
      </w:r>
      <w:r>
        <w:rPr>
          <w:rStyle w:val="CommentReference"/>
        </w:rPr>
        <w:t>I’m guessing this should be 1.1.20 ?</w:t>
      </w:r>
    </w:p>
  </w:comment>
  <w:comment w:id="40" w:author="Martin Collins" w:date="2021-11-30T11:18:00Z" w:initials="MC">
    <w:p w14:paraId="030AC2F7" w14:textId="4BF72EE6" w:rsidR="00C17166" w:rsidRDefault="00C17166">
      <w:pPr>
        <w:pStyle w:val="CommentText"/>
      </w:pPr>
      <w:r>
        <w:rPr>
          <w:rStyle w:val="CommentReference"/>
        </w:rPr>
        <w:annotationRef/>
      </w:r>
      <w:r w:rsidRPr="009B7C1F">
        <w:rPr>
          <w:lang w:val="en-US"/>
        </w:rPr>
        <w:t>JFACC plans and executes air campaigns</w:t>
      </w:r>
      <w:r>
        <w:rPr>
          <w:lang w:val="en-US"/>
        </w:rPr>
        <w:t>, including the coordination of each ATO day (Event)</w:t>
      </w:r>
    </w:p>
  </w:comment>
  <w:comment w:id="46" w:author="Martin Collins" w:date="2021-11-30T11:22:00Z" w:initials="MC">
    <w:p w14:paraId="0706E53C" w14:textId="68EFBC9F" w:rsidR="00030E46" w:rsidRDefault="00030E46">
      <w:pPr>
        <w:pStyle w:val="CommentText"/>
      </w:pPr>
      <w:r>
        <w:rPr>
          <w:rStyle w:val="CommentReference"/>
        </w:rPr>
        <w:annotationRef/>
      </w:r>
      <w:r>
        <w:t>Clear, but perhaps a minor rewording</w:t>
      </w:r>
    </w:p>
    <w:p w14:paraId="201EAFC3" w14:textId="77777777" w:rsidR="00030E46" w:rsidRDefault="00030E46">
      <w:pPr>
        <w:pStyle w:val="CommentText"/>
      </w:pPr>
    </w:p>
    <w:p w14:paraId="42ADF8D2" w14:textId="6BA14534" w:rsidR="00030E46" w:rsidRDefault="00030E46">
      <w:pPr>
        <w:pStyle w:val="CommentText"/>
        <w:rPr>
          <w:lang w:val="en-US"/>
        </w:rPr>
      </w:pPr>
      <w:r>
        <w:t xml:space="preserve">VID can be considered a broader intelligence agency than VIS. It provides the mission designer a way to inject </w:t>
      </w:r>
      <w:r>
        <w:rPr>
          <w:lang w:val="en-US"/>
        </w:rPr>
        <w:t>relevant or irrelevant information into the campaign</w:t>
      </w:r>
      <w:r>
        <w:rPr>
          <w:lang w:val="en-US"/>
        </w:rPr>
        <w:t xml:space="preserve"> to be </w:t>
      </w:r>
      <w:r>
        <w:rPr>
          <w:lang w:val="en-US"/>
        </w:rPr>
        <w:t>picked up by VIS and JFACC and used for the execution of subsequent events based on the new information</w:t>
      </w:r>
      <w:r>
        <w:rPr>
          <w:lang w:val="en-US"/>
        </w:rPr>
        <w:t>.</w:t>
      </w:r>
    </w:p>
    <w:p w14:paraId="24E8C3F8" w14:textId="494FBE92" w:rsidR="00030E46" w:rsidRDefault="00030E46">
      <w:pPr>
        <w:pStyle w:val="CommentText"/>
        <w:rPr>
          <w:lang w:val="en-US"/>
        </w:rPr>
      </w:pPr>
    </w:p>
    <w:p w14:paraId="134ECD78" w14:textId="54D8F9FE" w:rsidR="00030E46" w:rsidRDefault="00030E46">
      <w:pPr>
        <w:pStyle w:val="CommentText"/>
      </w:pPr>
      <w:r>
        <w:rPr>
          <w:lang w:val="en-US"/>
        </w:rPr>
        <w:t xml:space="preserve">Reason: </w:t>
      </w:r>
    </w:p>
    <w:p w14:paraId="654CCDCE" w14:textId="77777777" w:rsidR="00030E46" w:rsidRDefault="00030E46">
      <w:pPr>
        <w:pStyle w:val="CommentText"/>
      </w:pPr>
    </w:p>
    <w:p w14:paraId="15DF8727" w14:textId="635B2210" w:rsidR="00030E46" w:rsidRDefault="00030E46">
      <w:pPr>
        <w:pStyle w:val="CommentText"/>
      </w:pPr>
      <w:r>
        <w:t>Provide the mental picture first (broader than VIS), then explaining why it exists.</w:t>
      </w:r>
    </w:p>
  </w:comment>
  <w:comment w:id="49" w:author="Martin Collins" w:date="2021-11-30T11:35:00Z" w:initials="MC">
    <w:p w14:paraId="2677B0F0" w14:textId="518E12A0" w:rsidR="00160A95" w:rsidRDefault="00E81A56">
      <w:pPr>
        <w:pStyle w:val="CommentText"/>
      </w:pPr>
      <w:r>
        <w:t xml:space="preserve">Is it worth a small diagram of </w:t>
      </w:r>
      <w:r w:rsidR="00160A95">
        <w:rPr>
          <w:rStyle w:val="CommentReference"/>
        </w:rPr>
        <w:annotationRef/>
      </w:r>
      <w:r w:rsidR="00160A95">
        <w:t>Product Map</w:t>
      </w:r>
      <w:r>
        <w:t xml:space="preserve"> flow</w:t>
      </w:r>
      <w:r w:rsidR="00160A95">
        <w:t xml:space="preserve"> </w:t>
      </w:r>
      <w:r>
        <w:t xml:space="preserve">based on owner? </w:t>
      </w:r>
      <w:r w:rsidR="00160A95">
        <w:t xml:space="preserve"> </w:t>
      </w:r>
    </w:p>
  </w:comment>
  <w:comment w:id="68" w:author="Martin Collins" w:date="2021-12-01T14:20:00Z" w:initials="MC">
    <w:p w14:paraId="3A1A80EB" w14:textId="4CF42E8A" w:rsidR="00823B24" w:rsidRDefault="00823B24">
      <w:pPr>
        <w:pStyle w:val="CommentText"/>
      </w:pPr>
      <w:r>
        <w:rPr>
          <w:rStyle w:val="CommentReference"/>
        </w:rPr>
        <w:annotationRef/>
      </w:r>
      <w:r>
        <w:t>Operations ?</w:t>
      </w:r>
    </w:p>
  </w:comment>
  <w:comment w:id="89" w:author="Martin Collins" w:date="2021-11-30T12:01:00Z" w:initials="MC">
    <w:p w14:paraId="31FB7F4A" w14:textId="4C754854" w:rsidR="008B36C0" w:rsidRDefault="008B36C0">
      <w:pPr>
        <w:pStyle w:val="CommentText"/>
      </w:pPr>
      <w:r>
        <w:rPr>
          <w:rStyle w:val="CommentReference"/>
        </w:rPr>
        <w:annotationRef/>
      </w:r>
      <w:r>
        <w:t>Font change from Arial 11 to Times New Roman 10</w:t>
      </w:r>
    </w:p>
  </w:comment>
  <w:comment w:id="100" w:author="Martin Collins" w:date="2021-11-30T12:11:00Z" w:initials="MC">
    <w:p w14:paraId="5B85FE36" w14:textId="118F59A9" w:rsidR="003F5DFF" w:rsidRDefault="003F5DFF">
      <w:pPr>
        <w:pStyle w:val="CommentText"/>
      </w:pPr>
      <w:r>
        <w:rPr>
          <w:rStyle w:val="CommentReference"/>
        </w:rPr>
        <w:annotationRef/>
      </w:r>
      <w:r>
        <w:t>Font changes</w:t>
      </w:r>
    </w:p>
  </w:comment>
  <w:comment w:id="106" w:author="Martin Collins" w:date="2021-11-30T12:23:00Z" w:initials="MC">
    <w:p w14:paraId="6B4D5D67" w14:textId="42CE3084" w:rsidR="00FC0CB7" w:rsidRDefault="00FC0CB7">
      <w:pPr>
        <w:pStyle w:val="CommentText"/>
      </w:pPr>
      <w:r>
        <w:rPr>
          <w:rStyle w:val="CommentReference"/>
        </w:rPr>
        <w:annotationRef/>
      </w:r>
      <w:r>
        <w:t>POL ?</w:t>
      </w:r>
    </w:p>
  </w:comment>
  <w:comment w:id="118" w:author="Martin Collins" w:date="2021-11-30T15:34:00Z" w:initials="MC">
    <w:p w14:paraId="5221EA31" w14:textId="45BD6745" w:rsidR="00B43475" w:rsidRDefault="00B43475">
      <w:pPr>
        <w:pStyle w:val="CommentText"/>
      </w:pPr>
      <w:r>
        <w:rPr>
          <w:rStyle w:val="CommentReference"/>
        </w:rPr>
        <w:annotationRef/>
      </w:r>
      <w:r>
        <w:t>Perhaps reproduce horizontally ?</w:t>
      </w:r>
    </w:p>
  </w:comment>
  <w:comment w:id="156" w:author="Martin Collins" w:date="2021-11-30T19:42:00Z" w:initials="MC">
    <w:p w14:paraId="707534AB" w14:textId="72015C7E" w:rsidR="00E4486D" w:rsidRDefault="00E4486D">
      <w:pPr>
        <w:pStyle w:val="CommentText"/>
      </w:pPr>
      <w:r>
        <w:rPr>
          <w:rStyle w:val="CommentReference"/>
        </w:rPr>
        <w:annotationRef/>
      </w:r>
      <w:r>
        <w:t>weee</w:t>
      </w:r>
    </w:p>
  </w:comment>
  <w:comment w:id="198" w:author="Martin Collins" w:date="2021-12-01T12:07:00Z" w:initials="MC">
    <w:p w14:paraId="6B9661F1" w14:textId="2A7019C3" w:rsidR="006174C8" w:rsidRDefault="006174C8">
      <w:pPr>
        <w:pStyle w:val="CommentText"/>
      </w:pPr>
      <w:r>
        <w:rPr>
          <w:rStyle w:val="CommentReference"/>
        </w:rPr>
        <w:annotationRef/>
      </w:r>
      <w:r>
        <w:t>Hard to parse, perhaps</w:t>
      </w:r>
    </w:p>
    <w:p w14:paraId="494B6559" w14:textId="77777777" w:rsidR="006174C8" w:rsidRDefault="006174C8">
      <w:pPr>
        <w:pStyle w:val="CommentText"/>
      </w:pPr>
    </w:p>
    <w:p w14:paraId="6A32FBFB" w14:textId="5CA574EC" w:rsidR="00CD0074" w:rsidRDefault="006174C8">
      <w:pPr>
        <w:pStyle w:val="CommentText"/>
      </w:pPr>
      <w:r>
        <w:t>A good understanding of the enem</w:t>
      </w:r>
      <w:r w:rsidR="00CD0074">
        <w:t xml:space="preserve">y and their most </w:t>
      </w:r>
      <w:r>
        <w:t xml:space="preserve">likley, and/or </w:t>
      </w:r>
      <w:r w:rsidR="00CD0074">
        <w:t xml:space="preserve">threatening </w:t>
      </w:r>
      <w:r>
        <w:t>course of action will be developed in this step</w:t>
      </w:r>
    </w:p>
  </w:comment>
  <w:comment w:id="234" w:author="Martin Collins" w:date="2021-12-01T14:00:00Z" w:initials="MC">
    <w:p w14:paraId="6FFC5E5A" w14:textId="202B586C" w:rsidR="00EB39F4" w:rsidRDefault="00EB39F4">
      <w:pPr>
        <w:pStyle w:val="CommentText"/>
      </w:pPr>
      <w:r>
        <w:rPr>
          <w:rStyle w:val="CommentReference"/>
        </w:rPr>
        <w:annotationRef/>
      </w:r>
      <w:r>
        <w:t>Supressed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B54212" w15:done="0"/>
  <w15:commentEx w15:paraId="003C4891" w15:done="0"/>
  <w15:commentEx w15:paraId="18AA3CEB" w15:done="0"/>
  <w15:commentEx w15:paraId="79468391" w15:done="0"/>
  <w15:commentEx w15:paraId="6FDC0CC3" w15:done="0"/>
  <w15:commentEx w15:paraId="42F1CAB9" w15:done="0"/>
  <w15:commentEx w15:paraId="41186DB8" w15:done="0"/>
  <w15:commentEx w15:paraId="030AC2F7" w15:done="0"/>
  <w15:commentEx w15:paraId="15DF8727" w15:done="0"/>
  <w15:commentEx w15:paraId="2677B0F0" w15:done="0"/>
  <w15:commentEx w15:paraId="3A1A80EB" w15:done="0"/>
  <w15:commentEx w15:paraId="31FB7F4A" w15:done="0"/>
  <w15:commentEx w15:paraId="5B85FE36" w15:done="0"/>
  <w15:commentEx w15:paraId="6B4D5D67" w15:done="0"/>
  <w15:commentEx w15:paraId="5221EA31" w15:done="0"/>
  <w15:commentEx w15:paraId="707534AB" w15:done="0"/>
  <w15:commentEx w15:paraId="6A32FBFB" w15:done="0"/>
  <w15:commentEx w15:paraId="6FFC5E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E74CD" w16cex:dateUtc="2021-11-28T21:36:00Z"/>
  <w16cex:commentExtensible w16cex:durableId="25507F9E" w16cex:dateUtc="2021-11-30T10:46:00Z"/>
  <w16cex:commentExtensible w16cex:durableId="255081B0" w16cex:dateUtc="2021-11-30T10:55:00Z"/>
  <w16cex:commentExtensible w16cex:durableId="25508228" w16cex:dateUtc="2021-11-30T10:57:00Z"/>
  <w16cex:commentExtensible w16cex:durableId="255082C4" w16cex:dateUtc="2021-11-30T11:00:00Z"/>
  <w16cex:commentExtensible w16cex:durableId="25508550" w16cex:dateUtc="2021-11-30T11:11:00Z"/>
  <w16cex:commentExtensible w16cex:durableId="2550869E" w16cex:dateUtc="2021-11-30T11:16:00Z"/>
  <w16cex:commentExtensible w16cex:durableId="255086F5" w16cex:dateUtc="2021-11-30T11:18:00Z"/>
  <w16cex:commentExtensible w16cex:durableId="255087E4" w16cex:dateUtc="2021-11-30T11:22:00Z"/>
  <w16cex:commentExtensible w16cex:durableId="25508B14" w16cex:dateUtc="2021-11-30T11:35:00Z"/>
  <w16cex:commentExtensible w16cex:durableId="25520341" w16cex:dateUtc="2021-12-01T14:20:00Z"/>
  <w16cex:commentExtensible w16cex:durableId="25509125" w16cex:dateUtc="2021-11-30T12:01:00Z"/>
  <w16cex:commentExtensible w16cex:durableId="25509376" w16cex:dateUtc="2021-11-30T12:11:00Z"/>
  <w16cex:commentExtensible w16cex:durableId="2550962F" w16cex:dateUtc="2021-11-30T12:23:00Z"/>
  <w16cex:commentExtensible w16cex:durableId="2550C31B" w16cex:dateUtc="2021-11-30T15:34:00Z"/>
  <w16cex:commentExtensible w16cex:durableId="2550FD34" w16cex:dateUtc="2021-11-30T19:42:00Z"/>
  <w16cex:commentExtensible w16cex:durableId="2551E40E" w16cex:dateUtc="2021-12-01T12:07:00Z"/>
  <w16cex:commentExtensible w16cex:durableId="2551FE9A" w16cex:dateUtc="2021-12-01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B54212" w16cid:durableId="254E74CD"/>
  <w16cid:commentId w16cid:paraId="003C4891" w16cid:durableId="25507F9E"/>
  <w16cid:commentId w16cid:paraId="18AA3CEB" w16cid:durableId="255081B0"/>
  <w16cid:commentId w16cid:paraId="79468391" w16cid:durableId="25508228"/>
  <w16cid:commentId w16cid:paraId="6FDC0CC3" w16cid:durableId="255082C4"/>
  <w16cid:commentId w16cid:paraId="42F1CAB9" w16cid:durableId="25508550"/>
  <w16cid:commentId w16cid:paraId="41186DB8" w16cid:durableId="2550869E"/>
  <w16cid:commentId w16cid:paraId="030AC2F7" w16cid:durableId="255086F5"/>
  <w16cid:commentId w16cid:paraId="15DF8727" w16cid:durableId="255087E4"/>
  <w16cid:commentId w16cid:paraId="2677B0F0" w16cid:durableId="25508B14"/>
  <w16cid:commentId w16cid:paraId="3A1A80EB" w16cid:durableId="25520341"/>
  <w16cid:commentId w16cid:paraId="31FB7F4A" w16cid:durableId="25509125"/>
  <w16cid:commentId w16cid:paraId="5B85FE36" w16cid:durableId="25509376"/>
  <w16cid:commentId w16cid:paraId="6B4D5D67" w16cid:durableId="2550962F"/>
  <w16cid:commentId w16cid:paraId="5221EA31" w16cid:durableId="2550C31B"/>
  <w16cid:commentId w16cid:paraId="707534AB" w16cid:durableId="2550FD34"/>
  <w16cid:commentId w16cid:paraId="6A32FBFB" w16cid:durableId="2551E40E"/>
  <w16cid:commentId w16cid:paraId="6FFC5E5A" w16cid:durableId="2551FE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7E500" w14:textId="77777777" w:rsidR="00431111" w:rsidRDefault="00431111" w:rsidP="00BB69AC">
      <w:pPr>
        <w:spacing w:after="0" w:line="240" w:lineRule="auto"/>
      </w:pPr>
      <w:r>
        <w:separator/>
      </w:r>
    </w:p>
  </w:endnote>
  <w:endnote w:type="continuationSeparator" w:id="0">
    <w:p w14:paraId="2AC98A72" w14:textId="77777777" w:rsidR="00431111" w:rsidRDefault="00431111"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14EA9430" w14:textId="77777777" w:rsidR="006E447F" w:rsidRDefault="006E447F">
            <w:pPr>
              <w:pStyle w:val="Footer"/>
              <w:jc w:val="center"/>
            </w:pPr>
            <w:r>
              <w:t xml:space="preserve">Page </w:t>
            </w:r>
            <w:r>
              <w:rPr>
                <w:b/>
                <w:sz w:val="24"/>
                <w:szCs w:val="24"/>
              </w:rPr>
              <w:fldChar w:fldCharType="begin"/>
            </w:r>
            <w:r>
              <w:rPr>
                <w:b/>
              </w:rPr>
              <w:instrText>PAGE</w:instrText>
            </w:r>
            <w:r>
              <w:rPr>
                <w:b/>
                <w:sz w:val="24"/>
                <w:szCs w:val="24"/>
              </w:rPr>
              <w:fldChar w:fldCharType="separate"/>
            </w:r>
            <w:r w:rsidR="004B6015">
              <w:rPr>
                <w:b/>
                <w:noProof/>
              </w:rPr>
              <w:t>35</w:t>
            </w:r>
            <w:r>
              <w:rPr>
                <w:b/>
                <w:sz w:val="24"/>
                <w:szCs w:val="24"/>
              </w:rPr>
              <w:fldChar w:fldCharType="end"/>
            </w:r>
            <w:r>
              <w:t xml:space="preserve"> of </w:t>
            </w:r>
            <w:r>
              <w:rPr>
                <w:b/>
                <w:sz w:val="24"/>
                <w:szCs w:val="24"/>
              </w:rPr>
              <w:fldChar w:fldCharType="begin"/>
            </w:r>
            <w:r>
              <w:rPr>
                <w:b/>
              </w:rPr>
              <w:instrText>NUMPAGES</w:instrText>
            </w:r>
            <w:r>
              <w:rPr>
                <w:b/>
                <w:sz w:val="24"/>
                <w:szCs w:val="24"/>
              </w:rPr>
              <w:fldChar w:fldCharType="separate"/>
            </w:r>
            <w:r w:rsidR="004B6015">
              <w:rPr>
                <w:b/>
                <w:noProof/>
              </w:rPr>
              <w:t>40</w:t>
            </w:r>
            <w:r>
              <w:rPr>
                <w:b/>
                <w:sz w:val="24"/>
                <w:szCs w:val="24"/>
              </w:rPr>
              <w:fldChar w:fldCharType="end"/>
            </w:r>
          </w:p>
        </w:sdtContent>
      </w:sdt>
    </w:sdtContent>
  </w:sdt>
  <w:p w14:paraId="0643B7C1" w14:textId="77777777" w:rsidR="006E447F" w:rsidRDefault="006E4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F94D6" w14:textId="77777777" w:rsidR="00431111" w:rsidRDefault="00431111" w:rsidP="00BB69AC">
      <w:pPr>
        <w:spacing w:after="0" w:line="240" w:lineRule="auto"/>
      </w:pPr>
      <w:r>
        <w:separator/>
      </w:r>
    </w:p>
  </w:footnote>
  <w:footnote w:type="continuationSeparator" w:id="0">
    <w:p w14:paraId="21ACC22C" w14:textId="77777777" w:rsidR="00431111" w:rsidRDefault="00431111"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25860" w14:textId="77777777" w:rsidR="006E447F" w:rsidRDefault="006E447F">
    <w:pPr>
      <w:pStyle w:val="Header"/>
    </w:pPr>
    <w:r w:rsidRPr="00B91917">
      <w:rPr>
        <w:noProof/>
      </w:rPr>
      <w:drawing>
        <wp:inline distT="0" distB="0" distL="0" distR="0" wp14:anchorId="0F5A6065" wp14:editId="1930CEAC">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20A3B66"/>
    <w:multiLevelType w:val="multilevel"/>
    <w:tmpl w:val="84C4DF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99D54C6"/>
    <w:multiLevelType w:val="hybridMultilevel"/>
    <w:tmpl w:val="7718382E"/>
    <w:lvl w:ilvl="0" w:tplc="C6CAD94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7"/>
  </w:num>
  <w:num w:numId="4">
    <w:abstractNumId w:val="19"/>
  </w:num>
  <w:num w:numId="5">
    <w:abstractNumId w:val="7"/>
  </w:num>
  <w:num w:numId="6">
    <w:abstractNumId w:val="9"/>
  </w:num>
  <w:num w:numId="7">
    <w:abstractNumId w:val="8"/>
  </w:num>
  <w:num w:numId="8">
    <w:abstractNumId w:val="13"/>
  </w:num>
  <w:num w:numId="9">
    <w:abstractNumId w:val="15"/>
  </w:num>
  <w:num w:numId="10">
    <w:abstractNumId w:val="5"/>
  </w:num>
  <w:num w:numId="11">
    <w:abstractNumId w:val="0"/>
  </w:num>
  <w:num w:numId="12">
    <w:abstractNumId w:val="4"/>
  </w:num>
  <w:num w:numId="13">
    <w:abstractNumId w:val="20"/>
  </w:num>
  <w:num w:numId="14">
    <w:abstractNumId w:val="1"/>
  </w:num>
  <w:num w:numId="15">
    <w:abstractNumId w:val="6"/>
  </w:num>
  <w:num w:numId="16">
    <w:abstractNumId w:val="2"/>
  </w:num>
  <w:num w:numId="17">
    <w:abstractNumId w:val="3"/>
  </w:num>
  <w:num w:numId="18">
    <w:abstractNumId w:val="11"/>
  </w:num>
  <w:num w:numId="19">
    <w:abstractNumId w:val="10"/>
  </w:num>
  <w:num w:numId="20">
    <w:abstractNumId w:val="14"/>
  </w:num>
  <w:num w:numId="21">
    <w:abstractNumId w:val="16"/>
  </w:num>
  <w:num w:numId="22">
    <w:abstractNumId w:val="1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Collins">
    <w15:presenceInfo w15:providerId="Windows Live" w15:userId="25771041b73adc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34FF"/>
    <w:rsid w:val="00010425"/>
    <w:rsid w:val="000225BD"/>
    <w:rsid w:val="00030E46"/>
    <w:rsid w:val="000471B4"/>
    <w:rsid w:val="000548FA"/>
    <w:rsid w:val="00057B60"/>
    <w:rsid w:val="00084DF0"/>
    <w:rsid w:val="0009401F"/>
    <w:rsid w:val="0009627A"/>
    <w:rsid w:val="00096801"/>
    <w:rsid w:val="000976BF"/>
    <w:rsid w:val="000A0E28"/>
    <w:rsid w:val="000A5632"/>
    <w:rsid w:val="000A6A15"/>
    <w:rsid w:val="000B1149"/>
    <w:rsid w:val="000B710C"/>
    <w:rsid w:val="000C0954"/>
    <w:rsid w:val="000F2BAC"/>
    <w:rsid w:val="00106FD2"/>
    <w:rsid w:val="0011480B"/>
    <w:rsid w:val="00114903"/>
    <w:rsid w:val="00123421"/>
    <w:rsid w:val="0014107E"/>
    <w:rsid w:val="001532C7"/>
    <w:rsid w:val="00160A95"/>
    <w:rsid w:val="00162F9C"/>
    <w:rsid w:val="00166A79"/>
    <w:rsid w:val="00167BDA"/>
    <w:rsid w:val="0017729C"/>
    <w:rsid w:val="00185B48"/>
    <w:rsid w:val="00196330"/>
    <w:rsid w:val="001A2C29"/>
    <w:rsid w:val="001A7327"/>
    <w:rsid w:val="001A7A88"/>
    <w:rsid w:val="001C707F"/>
    <w:rsid w:val="001D508B"/>
    <w:rsid w:val="001E4573"/>
    <w:rsid w:val="001F558D"/>
    <w:rsid w:val="002060E4"/>
    <w:rsid w:val="0020669A"/>
    <w:rsid w:val="002131BE"/>
    <w:rsid w:val="00215D97"/>
    <w:rsid w:val="0021765D"/>
    <w:rsid w:val="00234E7C"/>
    <w:rsid w:val="0023583E"/>
    <w:rsid w:val="0024113D"/>
    <w:rsid w:val="002456C5"/>
    <w:rsid w:val="00253369"/>
    <w:rsid w:val="00263C33"/>
    <w:rsid w:val="00265088"/>
    <w:rsid w:val="00265F5D"/>
    <w:rsid w:val="0029302B"/>
    <w:rsid w:val="002B70A5"/>
    <w:rsid w:val="002B717F"/>
    <w:rsid w:val="002C1AE2"/>
    <w:rsid w:val="002C2DC8"/>
    <w:rsid w:val="002E6764"/>
    <w:rsid w:val="002F7A7D"/>
    <w:rsid w:val="00301B9B"/>
    <w:rsid w:val="00302FA3"/>
    <w:rsid w:val="003033BF"/>
    <w:rsid w:val="0030495F"/>
    <w:rsid w:val="00323D16"/>
    <w:rsid w:val="0032543F"/>
    <w:rsid w:val="003450D9"/>
    <w:rsid w:val="0034777B"/>
    <w:rsid w:val="003502E4"/>
    <w:rsid w:val="00353D32"/>
    <w:rsid w:val="00354AD7"/>
    <w:rsid w:val="00356128"/>
    <w:rsid w:val="00376BE9"/>
    <w:rsid w:val="003776E2"/>
    <w:rsid w:val="00381B55"/>
    <w:rsid w:val="00381EE4"/>
    <w:rsid w:val="00382064"/>
    <w:rsid w:val="00387B17"/>
    <w:rsid w:val="00393CAE"/>
    <w:rsid w:val="003D324A"/>
    <w:rsid w:val="003D4568"/>
    <w:rsid w:val="003D5AC6"/>
    <w:rsid w:val="003E3EEE"/>
    <w:rsid w:val="003F0C03"/>
    <w:rsid w:val="003F5DFF"/>
    <w:rsid w:val="00405337"/>
    <w:rsid w:val="004107CA"/>
    <w:rsid w:val="00421389"/>
    <w:rsid w:val="00426154"/>
    <w:rsid w:val="00427C79"/>
    <w:rsid w:val="00431111"/>
    <w:rsid w:val="00432FAC"/>
    <w:rsid w:val="004350E6"/>
    <w:rsid w:val="004502F3"/>
    <w:rsid w:val="004522E3"/>
    <w:rsid w:val="00466417"/>
    <w:rsid w:val="0047633F"/>
    <w:rsid w:val="00491079"/>
    <w:rsid w:val="00496B99"/>
    <w:rsid w:val="004A2A14"/>
    <w:rsid w:val="004A59F9"/>
    <w:rsid w:val="004A5BED"/>
    <w:rsid w:val="004B3FE6"/>
    <w:rsid w:val="004B6015"/>
    <w:rsid w:val="004D5AC5"/>
    <w:rsid w:val="004E071F"/>
    <w:rsid w:val="004E114D"/>
    <w:rsid w:val="00503B6D"/>
    <w:rsid w:val="005204BE"/>
    <w:rsid w:val="0053239B"/>
    <w:rsid w:val="005325F4"/>
    <w:rsid w:val="00534347"/>
    <w:rsid w:val="005378D7"/>
    <w:rsid w:val="005417D3"/>
    <w:rsid w:val="0055317F"/>
    <w:rsid w:val="00562CA6"/>
    <w:rsid w:val="00564E47"/>
    <w:rsid w:val="00572942"/>
    <w:rsid w:val="00573DCE"/>
    <w:rsid w:val="00574464"/>
    <w:rsid w:val="00580222"/>
    <w:rsid w:val="00582579"/>
    <w:rsid w:val="005871C6"/>
    <w:rsid w:val="00592A78"/>
    <w:rsid w:val="00593483"/>
    <w:rsid w:val="00593C8D"/>
    <w:rsid w:val="005A3483"/>
    <w:rsid w:val="005B5710"/>
    <w:rsid w:val="005C03DE"/>
    <w:rsid w:val="005C7E2F"/>
    <w:rsid w:val="005D5C7D"/>
    <w:rsid w:val="005E4D1B"/>
    <w:rsid w:val="005F1300"/>
    <w:rsid w:val="005F477E"/>
    <w:rsid w:val="0060744B"/>
    <w:rsid w:val="0061630A"/>
    <w:rsid w:val="006174C8"/>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447F"/>
    <w:rsid w:val="006E7FC0"/>
    <w:rsid w:val="006F6203"/>
    <w:rsid w:val="00700823"/>
    <w:rsid w:val="00700D67"/>
    <w:rsid w:val="007177B4"/>
    <w:rsid w:val="0072364A"/>
    <w:rsid w:val="00723C82"/>
    <w:rsid w:val="00745486"/>
    <w:rsid w:val="0076100F"/>
    <w:rsid w:val="0076295B"/>
    <w:rsid w:val="0076470A"/>
    <w:rsid w:val="00767D5A"/>
    <w:rsid w:val="007A5115"/>
    <w:rsid w:val="007A6C1A"/>
    <w:rsid w:val="007B4BB7"/>
    <w:rsid w:val="007B6E44"/>
    <w:rsid w:val="007D2A1A"/>
    <w:rsid w:val="007D5668"/>
    <w:rsid w:val="007E7C97"/>
    <w:rsid w:val="007F1DC2"/>
    <w:rsid w:val="007F48F7"/>
    <w:rsid w:val="00823B24"/>
    <w:rsid w:val="00825A8F"/>
    <w:rsid w:val="00835F42"/>
    <w:rsid w:val="008362DD"/>
    <w:rsid w:val="00841735"/>
    <w:rsid w:val="00855DC7"/>
    <w:rsid w:val="00866B98"/>
    <w:rsid w:val="008758E7"/>
    <w:rsid w:val="0089199E"/>
    <w:rsid w:val="00894F68"/>
    <w:rsid w:val="008977B7"/>
    <w:rsid w:val="008A02C3"/>
    <w:rsid w:val="008B2440"/>
    <w:rsid w:val="008B36C0"/>
    <w:rsid w:val="008B7E3E"/>
    <w:rsid w:val="008C5FCE"/>
    <w:rsid w:val="008D3A75"/>
    <w:rsid w:val="008E770C"/>
    <w:rsid w:val="00902E1B"/>
    <w:rsid w:val="0091036A"/>
    <w:rsid w:val="00923B64"/>
    <w:rsid w:val="00934A91"/>
    <w:rsid w:val="00937F36"/>
    <w:rsid w:val="00941D77"/>
    <w:rsid w:val="00942102"/>
    <w:rsid w:val="00950AFD"/>
    <w:rsid w:val="0095692A"/>
    <w:rsid w:val="0095785D"/>
    <w:rsid w:val="00963172"/>
    <w:rsid w:val="00987B9E"/>
    <w:rsid w:val="009A2C55"/>
    <w:rsid w:val="009B0B9A"/>
    <w:rsid w:val="009B37BF"/>
    <w:rsid w:val="009B40CC"/>
    <w:rsid w:val="009B7C1F"/>
    <w:rsid w:val="009C1026"/>
    <w:rsid w:val="009C468A"/>
    <w:rsid w:val="009D4859"/>
    <w:rsid w:val="009E1EF9"/>
    <w:rsid w:val="009E2D59"/>
    <w:rsid w:val="009E5FAA"/>
    <w:rsid w:val="009F0A4F"/>
    <w:rsid w:val="009F4317"/>
    <w:rsid w:val="009F5332"/>
    <w:rsid w:val="00A000E4"/>
    <w:rsid w:val="00A0017E"/>
    <w:rsid w:val="00A10C82"/>
    <w:rsid w:val="00A17AB8"/>
    <w:rsid w:val="00A2072D"/>
    <w:rsid w:val="00A27970"/>
    <w:rsid w:val="00A32E99"/>
    <w:rsid w:val="00A349C8"/>
    <w:rsid w:val="00A52363"/>
    <w:rsid w:val="00A53FF4"/>
    <w:rsid w:val="00A62BD2"/>
    <w:rsid w:val="00A63D87"/>
    <w:rsid w:val="00A66878"/>
    <w:rsid w:val="00A66FBC"/>
    <w:rsid w:val="00A6709C"/>
    <w:rsid w:val="00A81E64"/>
    <w:rsid w:val="00A871C4"/>
    <w:rsid w:val="00A93B01"/>
    <w:rsid w:val="00A954F9"/>
    <w:rsid w:val="00AA5237"/>
    <w:rsid w:val="00AB6CCF"/>
    <w:rsid w:val="00AC6F01"/>
    <w:rsid w:val="00AD5A51"/>
    <w:rsid w:val="00AD78BC"/>
    <w:rsid w:val="00AE08E6"/>
    <w:rsid w:val="00B0228F"/>
    <w:rsid w:val="00B07DEB"/>
    <w:rsid w:val="00B1371A"/>
    <w:rsid w:val="00B140A5"/>
    <w:rsid w:val="00B1670A"/>
    <w:rsid w:val="00B16EFB"/>
    <w:rsid w:val="00B23BCD"/>
    <w:rsid w:val="00B33F36"/>
    <w:rsid w:val="00B35DE3"/>
    <w:rsid w:val="00B43475"/>
    <w:rsid w:val="00B45C37"/>
    <w:rsid w:val="00B62574"/>
    <w:rsid w:val="00B670F3"/>
    <w:rsid w:val="00B71F7C"/>
    <w:rsid w:val="00B77C2D"/>
    <w:rsid w:val="00B81577"/>
    <w:rsid w:val="00B875C0"/>
    <w:rsid w:val="00B91917"/>
    <w:rsid w:val="00B9553D"/>
    <w:rsid w:val="00BA0B8D"/>
    <w:rsid w:val="00BA22F4"/>
    <w:rsid w:val="00BA5CE4"/>
    <w:rsid w:val="00BB69AC"/>
    <w:rsid w:val="00BC4951"/>
    <w:rsid w:val="00BC6494"/>
    <w:rsid w:val="00BD7F40"/>
    <w:rsid w:val="00BE622D"/>
    <w:rsid w:val="00C0094B"/>
    <w:rsid w:val="00C17166"/>
    <w:rsid w:val="00C225FE"/>
    <w:rsid w:val="00C3417F"/>
    <w:rsid w:val="00C4578F"/>
    <w:rsid w:val="00C47147"/>
    <w:rsid w:val="00C573E1"/>
    <w:rsid w:val="00C64B1C"/>
    <w:rsid w:val="00C65923"/>
    <w:rsid w:val="00C7271E"/>
    <w:rsid w:val="00C73A60"/>
    <w:rsid w:val="00C748F5"/>
    <w:rsid w:val="00C9431D"/>
    <w:rsid w:val="00C9441C"/>
    <w:rsid w:val="00CA3319"/>
    <w:rsid w:val="00CA3D13"/>
    <w:rsid w:val="00CB1DFA"/>
    <w:rsid w:val="00CB2ED2"/>
    <w:rsid w:val="00CB47B5"/>
    <w:rsid w:val="00CC3E3D"/>
    <w:rsid w:val="00CC634E"/>
    <w:rsid w:val="00CD0074"/>
    <w:rsid w:val="00CF7563"/>
    <w:rsid w:val="00D067F5"/>
    <w:rsid w:val="00D12BCE"/>
    <w:rsid w:val="00D21C83"/>
    <w:rsid w:val="00D239FA"/>
    <w:rsid w:val="00D300DC"/>
    <w:rsid w:val="00D33EE3"/>
    <w:rsid w:val="00D46E95"/>
    <w:rsid w:val="00D506A1"/>
    <w:rsid w:val="00D61816"/>
    <w:rsid w:val="00D73000"/>
    <w:rsid w:val="00D810FE"/>
    <w:rsid w:val="00D916D6"/>
    <w:rsid w:val="00D91CF9"/>
    <w:rsid w:val="00D972C4"/>
    <w:rsid w:val="00D97FEF"/>
    <w:rsid w:val="00DB3B32"/>
    <w:rsid w:val="00DC1B4D"/>
    <w:rsid w:val="00DC2DB1"/>
    <w:rsid w:val="00DC39F0"/>
    <w:rsid w:val="00DC56BE"/>
    <w:rsid w:val="00DD7C46"/>
    <w:rsid w:val="00DE6EA5"/>
    <w:rsid w:val="00DF1CC1"/>
    <w:rsid w:val="00DF349E"/>
    <w:rsid w:val="00E1520B"/>
    <w:rsid w:val="00E26CE5"/>
    <w:rsid w:val="00E40404"/>
    <w:rsid w:val="00E42BE6"/>
    <w:rsid w:val="00E4486D"/>
    <w:rsid w:val="00E53B2E"/>
    <w:rsid w:val="00E62268"/>
    <w:rsid w:val="00E71DFA"/>
    <w:rsid w:val="00E72933"/>
    <w:rsid w:val="00E81A56"/>
    <w:rsid w:val="00E81ADE"/>
    <w:rsid w:val="00E9373C"/>
    <w:rsid w:val="00EB39F4"/>
    <w:rsid w:val="00EB6BF3"/>
    <w:rsid w:val="00EF50B5"/>
    <w:rsid w:val="00F005DA"/>
    <w:rsid w:val="00F04B72"/>
    <w:rsid w:val="00F079DE"/>
    <w:rsid w:val="00F07B35"/>
    <w:rsid w:val="00F16712"/>
    <w:rsid w:val="00F566C8"/>
    <w:rsid w:val="00F61F72"/>
    <w:rsid w:val="00F913E7"/>
    <w:rsid w:val="00FA4B39"/>
    <w:rsid w:val="00FA6964"/>
    <w:rsid w:val="00FB49B8"/>
    <w:rsid w:val="00FB6226"/>
    <w:rsid w:val="00FC0CB7"/>
    <w:rsid w:val="00FC3D10"/>
    <w:rsid w:val="00FD23B2"/>
    <w:rsid w:val="00FD4A62"/>
    <w:rsid w:val="00FF2AEE"/>
    <w:rsid w:val="00FF4C03"/>
    <w:rsid w:val="00FF4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9795E2"/>
  <w15:docId w15:val="{F5CC3899-7D17-4E35-9440-CFC3E21B7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Heading1">
    <w:name w:val="heading 1"/>
    <w:basedOn w:val="NoSpacing"/>
    <w:next w:val="NoSpacing"/>
    <w:link w:val="Heading1Char"/>
    <w:uiPriority w:val="9"/>
    <w:qFormat/>
    <w:rsid w:val="00902E1B"/>
    <w:pPr>
      <w:keepNext/>
      <w:keepLines/>
      <w:numPr>
        <w:numId w:val="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Heading2">
    <w:name w:val="heading 2"/>
    <w:basedOn w:val="NoSpacing"/>
    <w:next w:val="NoSpacing"/>
    <w:link w:val="Heading2Char"/>
    <w:uiPriority w:val="9"/>
    <w:unhideWhenUsed/>
    <w:qFormat/>
    <w:rsid w:val="00902E1B"/>
    <w:pPr>
      <w:keepNext/>
      <w:keepLines/>
      <w:numPr>
        <w:ilvl w:val="1"/>
        <w:numId w:val="2"/>
      </w:numPr>
      <w:spacing w:before="200"/>
      <w:outlineLvl w:val="1"/>
    </w:pPr>
    <w:rPr>
      <w:rFonts w:asciiTheme="majorHAnsi" w:eastAsiaTheme="majorEastAsia" w:hAnsiTheme="majorHAnsi" w:cstheme="majorBidi"/>
      <w:b/>
      <w:bCs/>
      <w:color w:val="800080" w:themeColor="accent3"/>
      <w:sz w:val="26"/>
      <w:szCs w:val="26"/>
    </w:rPr>
  </w:style>
  <w:style w:type="paragraph" w:styleId="Heading3">
    <w:name w:val="heading 3"/>
    <w:basedOn w:val="NoSpacing"/>
    <w:next w:val="NoSpacing"/>
    <w:link w:val="Heading3Char"/>
    <w:uiPriority w:val="9"/>
    <w:unhideWhenUsed/>
    <w:qFormat/>
    <w:rsid w:val="00902E1B"/>
    <w:pPr>
      <w:keepNext/>
      <w:keepLines/>
      <w:numPr>
        <w:ilvl w:val="2"/>
        <w:numId w:val="2"/>
      </w:numPr>
      <w:spacing w:before="200"/>
      <w:outlineLvl w:val="2"/>
    </w:pPr>
    <w:rPr>
      <w:rFonts w:asciiTheme="majorHAnsi" w:eastAsiaTheme="majorEastAsia" w:hAnsiTheme="majorHAnsi" w:cstheme="majorBidi"/>
      <w:b/>
      <w:bCs/>
      <w:color w:val="0000B2" w:themeColor="accent2" w:themeShade="80"/>
    </w:rPr>
  </w:style>
  <w:style w:type="paragraph" w:styleId="Heading4">
    <w:name w:val="heading 4"/>
    <w:basedOn w:val="Normal"/>
    <w:next w:val="Normal"/>
    <w:link w:val="Heading4Char"/>
    <w:uiPriority w:val="9"/>
    <w:unhideWhenUsed/>
    <w:qFormat/>
    <w:rsid w:val="00902E1B"/>
    <w:pPr>
      <w:keepNext/>
      <w:keepLines/>
      <w:numPr>
        <w:ilvl w:val="3"/>
        <w:numId w:val="2"/>
      </w:numPr>
      <w:spacing w:before="200" w:after="0"/>
      <w:outlineLvl w:val="3"/>
    </w:pPr>
    <w:rPr>
      <w:rFonts w:asciiTheme="majorHAnsi" w:eastAsiaTheme="majorEastAsia" w:hAnsiTheme="majorHAnsi" w:cstheme="majorBidi"/>
      <w:b/>
      <w:bCs/>
      <w:i/>
      <w:iCs/>
      <w:color w:val="6565FF" w:themeColor="accent1"/>
    </w:rPr>
  </w:style>
  <w:style w:type="paragraph" w:styleId="Heading5">
    <w:name w:val="heading 5"/>
    <w:basedOn w:val="Normal"/>
    <w:next w:val="Normal"/>
    <w:link w:val="Heading5Char"/>
    <w:uiPriority w:val="9"/>
    <w:unhideWhenUsed/>
    <w:qFormat/>
    <w:rsid w:val="00902E1B"/>
    <w:pPr>
      <w:keepNext/>
      <w:keepLines/>
      <w:numPr>
        <w:ilvl w:val="4"/>
        <w:numId w:val="2"/>
      </w:numPr>
      <w:spacing w:before="200" w:after="0"/>
      <w:outlineLvl w:val="4"/>
    </w:pPr>
    <w:rPr>
      <w:rFonts w:asciiTheme="majorHAnsi" w:eastAsiaTheme="majorEastAsia" w:hAnsiTheme="majorHAnsi" w:cstheme="majorBidi"/>
      <w:color w:val="0000B1" w:themeColor="accent1" w:themeShade="7F"/>
    </w:rPr>
  </w:style>
  <w:style w:type="paragraph" w:styleId="Heading6">
    <w:name w:val="heading 6"/>
    <w:basedOn w:val="Normal"/>
    <w:next w:val="Normal"/>
    <w:link w:val="Heading6Char"/>
    <w:uiPriority w:val="9"/>
    <w:unhideWhenUsed/>
    <w:qFormat/>
    <w:rsid w:val="00902E1B"/>
    <w:pPr>
      <w:keepNext/>
      <w:keepLines/>
      <w:numPr>
        <w:ilvl w:val="5"/>
        <w:numId w:val="2"/>
      </w:numPr>
      <w:spacing w:before="200" w:after="0"/>
      <w:outlineLvl w:val="5"/>
    </w:pPr>
    <w:rPr>
      <w:rFonts w:asciiTheme="majorHAnsi" w:eastAsiaTheme="majorEastAsia" w:hAnsiTheme="majorHAnsi" w:cstheme="majorBidi"/>
      <w:i/>
      <w:iCs/>
      <w:color w:val="0000B1" w:themeColor="accent1" w:themeShade="7F"/>
    </w:rPr>
  </w:style>
  <w:style w:type="paragraph" w:styleId="Heading7">
    <w:name w:val="heading 7"/>
    <w:basedOn w:val="Normal"/>
    <w:next w:val="Normal"/>
    <w:link w:val="Heading7Char"/>
    <w:uiPriority w:val="9"/>
    <w:semiHidden/>
    <w:unhideWhenUsed/>
    <w:qFormat/>
    <w:rsid w:val="00902E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2E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2E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3483"/>
  </w:style>
  <w:style w:type="table" w:customStyle="1" w:styleId="TableNormal1">
    <w:name w:val="Table Normal1"/>
    <w:rsid w:val="005A3483"/>
    <w:tblPr>
      <w:tblCellMar>
        <w:top w:w="0" w:type="dxa"/>
        <w:left w:w="0" w:type="dxa"/>
        <w:bottom w:w="0" w:type="dxa"/>
        <w:right w:w="0" w:type="dxa"/>
      </w:tblCellMar>
    </w:tblPr>
  </w:style>
  <w:style w:type="paragraph" w:styleId="Title">
    <w:name w:val="Title"/>
    <w:basedOn w:val="Normal"/>
    <w:next w:val="Normal"/>
    <w:link w:val="TitleChar"/>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alloonText">
    <w:name w:val="Balloon Text"/>
    <w:basedOn w:val="Normal"/>
    <w:link w:val="BalloonTextChar"/>
    <w:uiPriority w:val="99"/>
    <w:semiHidden/>
    <w:unhideWhenUsed/>
    <w:rsid w:val="00A954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4F9"/>
    <w:rPr>
      <w:rFonts w:ascii="Tahoma" w:hAnsi="Tahoma" w:cs="Tahoma"/>
      <w:sz w:val="16"/>
      <w:szCs w:val="16"/>
    </w:rPr>
  </w:style>
  <w:style w:type="paragraph" w:styleId="NoSpacing">
    <w:name w:val="No Spacing"/>
    <w:link w:val="NoSpacingChar"/>
    <w:uiPriority w:val="1"/>
    <w:qFormat/>
    <w:rsid w:val="00902E1B"/>
    <w:pPr>
      <w:spacing w:after="0" w:line="240" w:lineRule="auto"/>
    </w:pPr>
  </w:style>
  <w:style w:type="character" w:customStyle="1" w:styleId="Heading1Char">
    <w:name w:val="Heading 1 Char"/>
    <w:basedOn w:val="DefaultParagraphFont"/>
    <w:link w:val="Heading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Heading2Char">
    <w:name w:val="Heading 2 Char"/>
    <w:basedOn w:val="DefaultParagraphFont"/>
    <w:link w:val="Heading2"/>
    <w:uiPriority w:val="9"/>
    <w:rsid w:val="00902E1B"/>
    <w:rPr>
      <w:rFonts w:asciiTheme="majorHAnsi" w:eastAsiaTheme="majorEastAsia" w:hAnsiTheme="majorHAnsi" w:cstheme="majorBidi"/>
      <w:b/>
      <w:bCs/>
      <w:color w:val="800080" w:themeColor="accent3"/>
      <w:sz w:val="26"/>
      <w:szCs w:val="26"/>
    </w:rPr>
  </w:style>
  <w:style w:type="character" w:customStyle="1" w:styleId="Heading3Char">
    <w:name w:val="Heading 3 Char"/>
    <w:basedOn w:val="DefaultParagraphFont"/>
    <w:link w:val="Heading3"/>
    <w:uiPriority w:val="9"/>
    <w:rsid w:val="00902E1B"/>
    <w:rPr>
      <w:rFonts w:asciiTheme="majorHAnsi" w:eastAsiaTheme="majorEastAsia" w:hAnsiTheme="majorHAnsi" w:cstheme="majorBidi"/>
      <w:b/>
      <w:bCs/>
      <w:color w:val="0000B2" w:themeColor="accent2" w:themeShade="80"/>
    </w:rPr>
  </w:style>
  <w:style w:type="character" w:customStyle="1" w:styleId="Heading4Char">
    <w:name w:val="Heading 4 Char"/>
    <w:basedOn w:val="DefaultParagraphFont"/>
    <w:link w:val="Heading4"/>
    <w:uiPriority w:val="9"/>
    <w:rsid w:val="00902E1B"/>
    <w:rPr>
      <w:rFonts w:asciiTheme="majorHAnsi" w:eastAsiaTheme="majorEastAsia" w:hAnsiTheme="majorHAnsi" w:cstheme="majorBidi"/>
      <w:b/>
      <w:bCs/>
      <w:i/>
      <w:iCs/>
      <w:color w:val="6565FF" w:themeColor="accent1"/>
    </w:rPr>
  </w:style>
  <w:style w:type="character" w:customStyle="1" w:styleId="Heading5Char">
    <w:name w:val="Heading 5 Char"/>
    <w:basedOn w:val="DefaultParagraphFont"/>
    <w:link w:val="Heading5"/>
    <w:uiPriority w:val="9"/>
    <w:rsid w:val="00902E1B"/>
    <w:rPr>
      <w:rFonts w:asciiTheme="majorHAnsi" w:eastAsiaTheme="majorEastAsia" w:hAnsiTheme="majorHAnsi" w:cstheme="majorBidi"/>
      <w:color w:val="0000B1" w:themeColor="accent1" w:themeShade="7F"/>
    </w:rPr>
  </w:style>
  <w:style w:type="character" w:customStyle="1" w:styleId="Heading6Char">
    <w:name w:val="Heading 6 Char"/>
    <w:basedOn w:val="DefaultParagraphFont"/>
    <w:link w:val="Heading6"/>
    <w:uiPriority w:val="9"/>
    <w:rsid w:val="00902E1B"/>
    <w:rPr>
      <w:rFonts w:asciiTheme="majorHAnsi" w:eastAsiaTheme="majorEastAsia" w:hAnsiTheme="majorHAnsi" w:cstheme="majorBidi"/>
      <w:i/>
      <w:iCs/>
      <w:color w:val="0000B1" w:themeColor="accent1" w:themeShade="7F"/>
    </w:rPr>
  </w:style>
  <w:style w:type="character" w:customStyle="1" w:styleId="Heading7Char">
    <w:name w:val="Heading 7 Char"/>
    <w:basedOn w:val="DefaultParagraphFont"/>
    <w:link w:val="Heading7"/>
    <w:uiPriority w:val="9"/>
    <w:semiHidden/>
    <w:rsid w:val="00902E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353D3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D32"/>
    <w:rPr>
      <w:rFonts w:ascii="Tahoma" w:hAnsi="Tahoma" w:cs="Tahoma"/>
      <w:sz w:val="16"/>
      <w:szCs w:val="16"/>
    </w:rPr>
  </w:style>
  <w:style w:type="paragraph" w:styleId="ListParagraph">
    <w:name w:val="List Paragraph"/>
    <w:basedOn w:val="Normal"/>
    <w:uiPriority w:val="34"/>
    <w:qFormat/>
    <w:rsid w:val="001532C7"/>
    <w:pPr>
      <w:ind w:left="720"/>
      <w:contextualSpacing/>
    </w:pPr>
  </w:style>
  <w:style w:type="character" w:styleId="Hyperlink">
    <w:name w:val="Hyperlink"/>
    <w:basedOn w:val="DefaultParagraphFont"/>
    <w:uiPriority w:val="99"/>
    <w:unhideWhenUsed/>
    <w:rsid w:val="00185B48"/>
    <w:rPr>
      <w:color w:val="0000FF" w:themeColor="hyperlink"/>
      <w:u w:val="single"/>
    </w:rPr>
  </w:style>
  <w:style w:type="paragraph" w:styleId="Header">
    <w:name w:val="header"/>
    <w:basedOn w:val="Normal"/>
    <w:link w:val="HeaderChar"/>
    <w:uiPriority w:val="99"/>
    <w:semiHidden/>
    <w:unhideWhenUsed/>
    <w:rsid w:val="00BB69A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B69AC"/>
  </w:style>
  <w:style w:type="paragraph" w:styleId="Footer">
    <w:name w:val="footer"/>
    <w:basedOn w:val="Normal"/>
    <w:link w:val="FooterChar"/>
    <w:uiPriority w:val="99"/>
    <w:unhideWhenUsed/>
    <w:rsid w:val="00BB69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DefaultParagraphFont"/>
    <w:rsid w:val="003D5AC6"/>
  </w:style>
  <w:style w:type="paragraph" w:styleId="Caption">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A27970"/>
  </w:style>
  <w:style w:type="character" w:styleId="FollowedHyperlink">
    <w:name w:val="FollowedHyperlink"/>
    <w:basedOn w:val="DefaultParagraphFont"/>
    <w:uiPriority w:val="99"/>
    <w:semiHidden/>
    <w:unhideWhenUsed/>
    <w:rsid w:val="009A2C55"/>
    <w:rPr>
      <w:color w:val="800080" w:themeColor="followedHyperlink"/>
      <w:u w:val="single"/>
    </w:rPr>
  </w:style>
  <w:style w:type="paragraph" w:styleId="CommentText">
    <w:name w:val="annotation text"/>
    <w:basedOn w:val="Normal"/>
    <w:link w:val="CommentTextChar"/>
    <w:uiPriority w:val="99"/>
    <w:unhideWhenUsed/>
    <w:rsid w:val="00382064"/>
    <w:pPr>
      <w:spacing w:line="240" w:lineRule="auto"/>
    </w:pPr>
    <w:rPr>
      <w:sz w:val="20"/>
      <w:szCs w:val="20"/>
    </w:rPr>
  </w:style>
  <w:style w:type="character" w:customStyle="1" w:styleId="CommentTextChar">
    <w:name w:val="Comment Text Char"/>
    <w:basedOn w:val="DefaultParagraphFont"/>
    <w:link w:val="CommentText"/>
    <w:uiPriority w:val="99"/>
    <w:rsid w:val="00382064"/>
    <w:rPr>
      <w:sz w:val="20"/>
      <w:szCs w:val="20"/>
    </w:rPr>
  </w:style>
  <w:style w:type="character" w:customStyle="1" w:styleId="NoSpacingChar">
    <w:name w:val="No Spacing Char"/>
    <w:basedOn w:val="DefaultParagraphFont"/>
    <w:link w:val="NoSpacing"/>
    <w:uiPriority w:val="1"/>
    <w:rsid w:val="00263C33"/>
  </w:style>
  <w:style w:type="character" w:styleId="CommentReference">
    <w:name w:val="annotation reference"/>
    <w:basedOn w:val="DefaultParagraphFont"/>
    <w:uiPriority w:val="99"/>
    <w:semiHidden/>
    <w:unhideWhenUsed/>
    <w:rsid w:val="00432FAC"/>
    <w:rPr>
      <w:sz w:val="16"/>
      <w:szCs w:val="16"/>
    </w:rPr>
  </w:style>
  <w:style w:type="paragraph" w:styleId="CommentSubject">
    <w:name w:val="annotation subject"/>
    <w:basedOn w:val="CommentText"/>
    <w:next w:val="CommentText"/>
    <w:link w:val="CommentSubjectChar"/>
    <w:uiPriority w:val="99"/>
    <w:semiHidden/>
    <w:unhideWhenUsed/>
    <w:rsid w:val="00432FAC"/>
    <w:rPr>
      <w:b/>
      <w:bCs/>
    </w:rPr>
  </w:style>
  <w:style w:type="character" w:customStyle="1" w:styleId="CommentSubjectChar">
    <w:name w:val="Comment Subject Char"/>
    <w:basedOn w:val="CommentTextChar"/>
    <w:link w:val="CommentSubject"/>
    <w:uiPriority w:val="99"/>
    <w:semiHidden/>
    <w:rsid w:val="00432FAC"/>
    <w:rPr>
      <w:b/>
      <w:bCs/>
      <w:sz w:val="20"/>
      <w:szCs w:val="20"/>
    </w:rPr>
  </w:style>
  <w:style w:type="paragraph" w:styleId="Revision">
    <w:name w:val="Revision"/>
    <w:hidden/>
    <w:uiPriority w:val="99"/>
    <w:semiHidden/>
    <w:rsid w:val="00DD7C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globalsecurity.org/military/library/policy/usaf/afdd/2-1/afdd2-1-draft.pdf"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39</Pages>
  <Words>13108</Words>
  <Characters>74721</Characters>
  <Application>Microsoft Office Word</Application>
  <DocSecurity>0</DocSecurity>
  <Lines>622</Lines>
  <Paragraphs>175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132nd Virtual Wing</Company>
  <LinksUpToDate>false</LinksUpToDate>
  <CharactersWithSpaces>87654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Martin Collins</cp:lastModifiedBy>
  <cp:revision>4</cp:revision>
  <dcterms:created xsi:type="dcterms:W3CDTF">2021-11-30T19:42:00Z</dcterms:created>
  <dcterms:modified xsi:type="dcterms:W3CDTF">2021-12-01T15:03:00Z</dcterms:modified>
</cp:coreProperties>
</file>