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AE7C8" w14:textId="77777777" w:rsidR="00E81ADE" w:rsidRPr="009B7C1F" w:rsidRDefault="008758E7" w:rsidP="00E81ADE">
      <w:pPr>
        <w:pStyle w:val="Title"/>
        <w:jc w:val="center"/>
        <w:rPr>
          <w:lang w:val="en-US"/>
        </w:rPr>
      </w:pPr>
      <w:r w:rsidRPr="009B7C1F">
        <w:rPr>
          <w:lang w:val="en-US"/>
        </w:rPr>
        <w:t>J</w:t>
      </w:r>
      <w:r w:rsidR="00E81ADE" w:rsidRPr="009B7C1F">
        <w:rPr>
          <w:lang w:val="en-US"/>
        </w:rPr>
        <w:t>oint Force Air Component Command (JFACC)</w:t>
      </w:r>
      <w:r w:rsidRPr="009B7C1F">
        <w:rPr>
          <w:lang w:val="en-US"/>
        </w:rPr>
        <w:t xml:space="preserve"> TTP</w:t>
      </w:r>
      <w:bookmarkStart w:id="0" w:name="_lf13j1at4jzl" w:colFirst="0" w:colLast="0"/>
      <w:bookmarkEnd w:id="0"/>
    </w:p>
    <w:p w14:paraId="752AB301" w14:textId="77777777" w:rsidR="005A3483" w:rsidRPr="009B7C1F" w:rsidRDefault="005A3483" w:rsidP="00353D32">
      <w:pPr>
        <w:pStyle w:val="NoSpacing"/>
        <w:rPr>
          <w:lang w:val="en-US"/>
        </w:rPr>
      </w:pPr>
      <w:bookmarkStart w:id="1" w:name="_m3icuj8hkt3k" w:colFirst="0" w:colLast="0"/>
      <w:bookmarkEnd w:id="1"/>
    </w:p>
    <w:p w14:paraId="022214EB" w14:textId="77777777" w:rsidR="005A3483" w:rsidRPr="009B7C1F" w:rsidRDefault="008758E7" w:rsidP="00353D32">
      <w:pPr>
        <w:pStyle w:val="NoSpacing"/>
        <w:rPr>
          <w:b/>
          <w:lang w:val="en-US"/>
        </w:rPr>
      </w:pPr>
      <w:r w:rsidRPr="009B7C1F">
        <w:rPr>
          <w:b/>
          <w:lang w:val="en-US"/>
        </w:rPr>
        <w:t>Purpose:</w:t>
      </w:r>
    </w:p>
    <w:p w14:paraId="7089300B" w14:textId="77777777" w:rsidR="005A3483" w:rsidRPr="009B7C1F" w:rsidRDefault="008758E7" w:rsidP="00353D32">
      <w:pPr>
        <w:pStyle w:val="NoSpacing"/>
        <w:rPr>
          <w:lang w:val="en-US"/>
        </w:rPr>
      </w:pPr>
      <w:r w:rsidRPr="009B7C1F">
        <w:rPr>
          <w:lang w:val="en-US"/>
        </w:rPr>
        <w:t>The intention with this document is to provide volunteers in the 132nd JFACC role the necessary background and information about the way JFACC works in a 132nd context. In addition, the document will help campaign designers/mission makers understand how JFACC can be used, and what products are needed from campaign designers/mission makers if they want to use a player staffed by JFACC for the campaign.</w:t>
      </w:r>
    </w:p>
    <w:p w14:paraId="5A050A70" w14:textId="77777777" w:rsidR="005A3483" w:rsidRPr="009B7C1F" w:rsidRDefault="005A3483" w:rsidP="00353D32">
      <w:pPr>
        <w:pStyle w:val="NoSpacing"/>
        <w:rPr>
          <w:lang w:val="en-US"/>
        </w:rPr>
      </w:pPr>
    </w:p>
    <w:p w14:paraId="0E6E3F96" w14:textId="77777777" w:rsidR="005A3483" w:rsidRPr="009B7C1F" w:rsidRDefault="008758E7" w:rsidP="00353D32">
      <w:pPr>
        <w:pStyle w:val="NoSpacing"/>
        <w:rPr>
          <w:b/>
          <w:lang w:val="en-US"/>
        </w:rPr>
      </w:pPr>
      <w:r w:rsidRPr="009B7C1F">
        <w:rPr>
          <w:b/>
          <w:lang w:val="en-US"/>
        </w:rPr>
        <w:t>Disclaimer:</w:t>
      </w:r>
    </w:p>
    <w:p w14:paraId="368A0940" w14:textId="77777777" w:rsidR="005A3483" w:rsidRDefault="008758E7" w:rsidP="00353D32">
      <w:pPr>
        <w:pStyle w:val="NoSpacing"/>
        <w:rPr>
          <w:lang w:val="en-US"/>
        </w:rPr>
      </w:pPr>
      <w:r w:rsidRPr="009B7C1F">
        <w:rPr>
          <w:lang w:val="en-US"/>
        </w:rPr>
        <w:t xml:space="preserve">The terms and processes described in this document is drawn from real world references, but are simplified and adjusted to meet the need for conducting a campaign in DCS. </w:t>
      </w:r>
    </w:p>
    <w:p w14:paraId="6891B916" w14:textId="77777777" w:rsidR="00825A8F" w:rsidRDefault="00825A8F" w:rsidP="00353D32">
      <w:pPr>
        <w:pStyle w:val="NoSpacing"/>
        <w:rPr>
          <w:lang w:val="en-US"/>
        </w:rPr>
      </w:pPr>
    </w:p>
    <w:p w14:paraId="39765CDB" w14:textId="77777777" w:rsidR="00825A8F" w:rsidRPr="00825A8F" w:rsidRDefault="00825A8F" w:rsidP="00353D32">
      <w:pPr>
        <w:pStyle w:val="NoSpacing"/>
        <w:rPr>
          <w:b/>
          <w:lang w:val="en-US"/>
        </w:rPr>
      </w:pPr>
      <w:r w:rsidRPr="00825A8F">
        <w:rPr>
          <w:b/>
          <w:lang w:val="en-US"/>
        </w:rPr>
        <w:t>How to read:</w:t>
      </w:r>
    </w:p>
    <w:p w14:paraId="0CD50B90" w14:textId="77777777" w:rsidR="00825A8F" w:rsidRDefault="00825A8F" w:rsidP="00353D32">
      <w:pPr>
        <w:pStyle w:val="NoSpacing"/>
        <w:rPr>
          <w:lang w:val="en-US"/>
        </w:rPr>
      </w:pPr>
      <w:r>
        <w:rPr>
          <w:lang w:val="en-US"/>
        </w:rPr>
        <w:t>Chapter 2 contains a broad and theoretical explanation to provide context and understanding for air campaign planning (how to plan a campaign) and the execution of the air campaign (through the air tasking cycle).</w:t>
      </w:r>
    </w:p>
    <w:p w14:paraId="64294A28" w14:textId="77777777" w:rsidR="00825A8F" w:rsidRDefault="00825A8F" w:rsidP="00353D32">
      <w:pPr>
        <w:pStyle w:val="NoSpacing"/>
        <w:rPr>
          <w:lang w:val="en-US"/>
        </w:rPr>
      </w:pPr>
      <w:r>
        <w:rPr>
          <w:lang w:val="en-US"/>
        </w:rPr>
        <w:t>Chapter 3 contains a condensed step by step procedure for JFACC adjusted for planning and executing 132</w:t>
      </w:r>
      <w:r w:rsidRPr="00825A8F">
        <w:rPr>
          <w:vertAlign w:val="superscript"/>
          <w:lang w:val="en-US"/>
        </w:rPr>
        <w:t>nd</w:t>
      </w:r>
      <w:r>
        <w:rPr>
          <w:lang w:val="en-US"/>
        </w:rPr>
        <w:t xml:space="preserve"> hosted campaigns (in line with chapter 2).</w:t>
      </w:r>
    </w:p>
    <w:p w14:paraId="1F0EDF3D" w14:textId="77777777" w:rsidR="00825A8F" w:rsidRPr="009B7C1F" w:rsidRDefault="00825A8F" w:rsidP="00353D32">
      <w:pPr>
        <w:pStyle w:val="NoSpacing"/>
        <w:rPr>
          <w:lang w:val="en-US"/>
        </w:rPr>
      </w:pPr>
      <w:r>
        <w:rPr>
          <w:lang w:val="en-US"/>
        </w:rPr>
        <w:t>Chapter 4: contains best pra</w:t>
      </w:r>
      <w:r w:rsidR="00FD4A62">
        <w:rPr>
          <w:lang w:val="en-US"/>
        </w:rPr>
        <w:t xml:space="preserve">ctice for how to organize and work together </w:t>
      </w:r>
      <w:r>
        <w:rPr>
          <w:lang w:val="en-US"/>
        </w:rPr>
        <w:t xml:space="preserve">as JFACC volunteers. </w:t>
      </w:r>
    </w:p>
    <w:p w14:paraId="1896E08F" w14:textId="77777777" w:rsidR="005A3483" w:rsidRPr="009B7C1F" w:rsidRDefault="005A3483" w:rsidP="00353D32">
      <w:pPr>
        <w:pStyle w:val="NoSpacing"/>
        <w:rPr>
          <w:lang w:val="en-US"/>
        </w:rPr>
      </w:pPr>
    </w:p>
    <w:p w14:paraId="6F3186AB" w14:textId="77777777" w:rsidR="005A3483" w:rsidRPr="009B7C1F" w:rsidRDefault="008758E7" w:rsidP="00353D32">
      <w:pPr>
        <w:pStyle w:val="Heading1"/>
        <w:rPr>
          <w:lang w:val="en-US"/>
        </w:rPr>
      </w:pPr>
      <w:bookmarkStart w:id="2" w:name="_ds3psuqllbm0" w:colFirst="0" w:colLast="0"/>
      <w:bookmarkEnd w:id="2"/>
      <w:r w:rsidRPr="009B7C1F">
        <w:rPr>
          <w:lang w:val="en-US"/>
        </w:rPr>
        <w:t>Chapter 1: Terms</w:t>
      </w:r>
    </w:p>
    <w:p w14:paraId="5A083B37" w14:textId="77777777" w:rsidR="005A3483" w:rsidRPr="009B7C1F" w:rsidRDefault="008758E7" w:rsidP="00353D32">
      <w:pPr>
        <w:pStyle w:val="Heading3"/>
        <w:rPr>
          <w:lang w:val="en-US"/>
        </w:rPr>
      </w:pPr>
      <w:bookmarkStart w:id="3" w:name="_2l8b311ztbsp" w:colFirst="0" w:colLast="0"/>
      <w:bookmarkEnd w:id="3"/>
      <w:r w:rsidRPr="009B7C1F">
        <w:rPr>
          <w:lang w:val="en-US"/>
        </w:rPr>
        <w:t>End State</w:t>
      </w:r>
    </w:p>
    <w:p w14:paraId="08D498CE" w14:textId="5256D7A1" w:rsidR="005A3483" w:rsidRPr="009B7C1F" w:rsidRDefault="008758E7" w:rsidP="00353D32">
      <w:pPr>
        <w:pStyle w:val="NoSpacing"/>
        <w:rPr>
          <w:lang w:val="en-US"/>
        </w:rPr>
      </w:pPr>
      <w:r w:rsidRPr="009B7C1F">
        <w:rPr>
          <w:lang w:val="en-US"/>
        </w:rPr>
        <w:t>A</w:t>
      </w:r>
      <w:ins w:id="4" w:author="Halldor Jonsson" w:date="2021-11-15T12:41:00Z">
        <w:r w:rsidR="00A64B0C">
          <w:rPr>
            <w:lang w:val="en-US"/>
          </w:rPr>
          <w:t>n</w:t>
        </w:r>
      </w:ins>
      <w:r w:rsidRPr="009B7C1F">
        <w:rPr>
          <w:lang w:val="en-US"/>
        </w:rPr>
        <w:t xml:space="preserve"> end state is the set of required conditions that defines achievement of all objectives. The end state should account for a wide variety of task the force may need to accomplish. The end state describes the set of conditions to meet the conflict termination criteria (war is over)</w:t>
      </w:r>
      <w:r w:rsidR="000548FA">
        <w:rPr>
          <w:lang w:val="en-US"/>
        </w:rPr>
        <w:t>.</w:t>
      </w:r>
    </w:p>
    <w:p w14:paraId="5EF6D8EC" w14:textId="77777777" w:rsidR="005A3483" w:rsidRPr="009B7C1F" w:rsidRDefault="008758E7" w:rsidP="00353D32">
      <w:pPr>
        <w:pStyle w:val="Heading3"/>
        <w:rPr>
          <w:lang w:val="en-US"/>
        </w:rPr>
      </w:pPr>
      <w:bookmarkStart w:id="5" w:name="_qprwzqfih7al" w:colFirst="0" w:colLast="0"/>
      <w:bookmarkEnd w:id="5"/>
      <w:r w:rsidRPr="009B7C1F">
        <w:rPr>
          <w:lang w:val="en-US"/>
        </w:rPr>
        <w:t>Objective:</w:t>
      </w:r>
    </w:p>
    <w:p w14:paraId="3EECB784" w14:textId="77777777" w:rsidR="005A3483" w:rsidRPr="009B7C1F" w:rsidRDefault="008758E7" w:rsidP="00353D32">
      <w:pPr>
        <w:pStyle w:val="NoSpacing"/>
        <w:rPr>
          <w:lang w:val="en-US"/>
        </w:rPr>
      </w:pPr>
      <w:r w:rsidRPr="009B7C1F">
        <w:rPr>
          <w:lang w:val="en-US"/>
        </w:rPr>
        <w:t xml:space="preserve">The </w:t>
      </w:r>
      <w:r w:rsidR="009B7C1F" w:rsidRPr="009B7C1F">
        <w:rPr>
          <w:lang w:val="en-US"/>
        </w:rPr>
        <w:t>objective</w:t>
      </w:r>
      <w:r w:rsidRPr="009B7C1F">
        <w:rPr>
          <w:lang w:val="en-US"/>
        </w:rPr>
        <w:t xml:space="preserve"> is why the mission is being conducted and should be determined first. Objectives may be broad or defined by the end state.</w:t>
      </w:r>
    </w:p>
    <w:p w14:paraId="1A491E5E" w14:textId="77777777" w:rsidR="005A3483" w:rsidRPr="009B7C1F" w:rsidRDefault="008758E7" w:rsidP="00353D32">
      <w:pPr>
        <w:pStyle w:val="NoSpacing"/>
        <w:rPr>
          <w:lang w:val="en-US"/>
        </w:rPr>
      </w:pPr>
      <w:r w:rsidRPr="009B7C1F">
        <w:rPr>
          <w:lang w:val="en-US"/>
        </w:rPr>
        <w:t>An objective is clearly defined, decisive and attainable. Objectives and their supporting effects provide the basis for identifying tasks to be accomplished.</w:t>
      </w:r>
    </w:p>
    <w:p w14:paraId="021EC6B5" w14:textId="77777777" w:rsidR="005A3483" w:rsidRPr="009B7C1F" w:rsidRDefault="008758E7" w:rsidP="00353D32">
      <w:pPr>
        <w:pStyle w:val="NoSpacing"/>
        <w:rPr>
          <w:lang w:val="en-US"/>
        </w:rPr>
      </w:pPr>
      <w:r w:rsidRPr="009B7C1F">
        <w:rPr>
          <w:lang w:val="en-US"/>
        </w:rPr>
        <w:t>There are four primary considerations for an objective:</w:t>
      </w:r>
    </w:p>
    <w:p w14:paraId="71B9B6F6" w14:textId="77777777" w:rsidR="005A3483" w:rsidRPr="009B7C1F" w:rsidRDefault="008758E7" w:rsidP="009B7C1F">
      <w:pPr>
        <w:pStyle w:val="NoSpacing"/>
        <w:numPr>
          <w:ilvl w:val="0"/>
          <w:numId w:val="23"/>
        </w:numPr>
        <w:rPr>
          <w:lang w:val="en-US"/>
        </w:rPr>
      </w:pPr>
      <w:r w:rsidRPr="009B7C1F">
        <w:rPr>
          <w:lang w:val="en-US"/>
        </w:rPr>
        <w:t>An objective establishes a single result</w:t>
      </w:r>
    </w:p>
    <w:p w14:paraId="7CACF7D2" w14:textId="77777777" w:rsidR="005A3483" w:rsidRPr="009B7C1F" w:rsidRDefault="008758E7" w:rsidP="009B7C1F">
      <w:pPr>
        <w:pStyle w:val="NoSpacing"/>
        <w:numPr>
          <w:ilvl w:val="0"/>
          <w:numId w:val="23"/>
        </w:numPr>
        <w:rPr>
          <w:lang w:val="en-US"/>
        </w:rPr>
      </w:pPr>
      <w:r w:rsidRPr="009B7C1F">
        <w:rPr>
          <w:lang w:val="en-US"/>
        </w:rPr>
        <w:t>An objective (and associated conditions/effects) should link directly or indirectly to higher-level objectives or to the end state. JFACC participants need to know the higher level objective (CJTF objectives, found in the CJTF operations order) and should be able to identify how their objective support the higher level objective</w:t>
      </w:r>
    </w:p>
    <w:p w14:paraId="12AC3F2F" w14:textId="77777777" w:rsidR="005A3483" w:rsidRPr="009B7C1F" w:rsidRDefault="008758E7" w:rsidP="009B7C1F">
      <w:pPr>
        <w:pStyle w:val="NoSpacing"/>
        <w:numPr>
          <w:ilvl w:val="0"/>
          <w:numId w:val="23"/>
        </w:numPr>
        <w:rPr>
          <w:lang w:val="en-US"/>
        </w:rPr>
      </w:pPr>
      <w:r w:rsidRPr="009B7C1F">
        <w:rPr>
          <w:lang w:val="en-US"/>
        </w:rPr>
        <w:t>An objective is specific and unambiguous</w:t>
      </w:r>
    </w:p>
    <w:p w14:paraId="7500A658" w14:textId="67ECAF99" w:rsidR="005A3483" w:rsidRPr="009B7C1F" w:rsidRDefault="009B7C1F" w:rsidP="009B7C1F">
      <w:pPr>
        <w:pStyle w:val="NoSpacing"/>
        <w:numPr>
          <w:ilvl w:val="0"/>
          <w:numId w:val="23"/>
        </w:numPr>
        <w:rPr>
          <w:lang w:val="en-US"/>
        </w:rPr>
      </w:pPr>
      <w:r>
        <w:rPr>
          <w:lang w:val="en-US"/>
        </w:rPr>
        <w:t>An objective does not imply way</w:t>
      </w:r>
      <w:r w:rsidR="008758E7" w:rsidRPr="009B7C1F">
        <w:rPr>
          <w:lang w:val="en-US"/>
        </w:rPr>
        <w:t>s and/or mean - it is not written as a task</w:t>
      </w:r>
    </w:p>
    <w:p w14:paraId="34FA679E" w14:textId="77777777" w:rsidR="005A3483" w:rsidRPr="009B7C1F" w:rsidRDefault="008758E7" w:rsidP="00A64B0C">
      <w:pPr>
        <w:pStyle w:val="NoSpacing"/>
        <w:numPr>
          <w:ilvl w:val="0"/>
          <w:numId w:val="23"/>
        </w:numPr>
        <w:rPr>
          <w:lang w:val="en-US"/>
        </w:rPr>
        <w:pPrChange w:id="6" w:author="Halldor Jonsson" w:date="2021-11-15T12:43:00Z">
          <w:pPr>
            <w:pStyle w:val="NoSpacing"/>
          </w:pPr>
        </w:pPrChange>
      </w:pPr>
      <w:r w:rsidRPr="009B7C1F">
        <w:rPr>
          <w:lang w:val="en-US"/>
        </w:rPr>
        <w:t xml:space="preserve">Objectives describe what must be achieved to attain the desired end state. </w:t>
      </w:r>
    </w:p>
    <w:p w14:paraId="0565F6BD" w14:textId="77777777" w:rsidR="005A3483" w:rsidRPr="009B7C1F" w:rsidRDefault="008758E7" w:rsidP="00353D32">
      <w:pPr>
        <w:pStyle w:val="Heading3"/>
        <w:rPr>
          <w:lang w:val="en-US"/>
        </w:rPr>
      </w:pPr>
      <w:bookmarkStart w:id="7" w:name="_pf47aybtsa0f" w:colFirst="0" w:colLast="0"/>
      <w:bookmarkEnd w:id="7"/>
      <w:r w:rsidRPr="009B7C1F">
        <w:rPr>
          <w:lang w:val="en-US"/>
        </w:rPr>
        <w:lastRenderedPageBreak/>
        <w:t>Effects</w:t>
      </w:r>
    </w:p>
    <w:p w14:paraId="33B75813" w14:textId="77777777" w:rsidR="005A3483" w:rsidRPr="009B7C1F" w:rsidRDefault="008758E7" w:rsidP="00353D32">
      <w:pPr>
        <w:pStyle w:val="NoSpacing"/>
        <w:rPr>
          <w:lang w:val="en-US"/>
        </w:rPr>
      </w:pPr>
      <w:r w:rsidRPr="009B7C1F">
        <w:rPr>
          <w:lang w:val="en-US"/>
        </w:rPr>
        <w:t xml:space="preserve">An effect is a physical and/or behavioral state of a system that results from an </w:t>
      </w:r>
      <w:commentRangeStart w:id="8"/>
      <w:r w:rsidRPr="00A64B0C">
        <w:rPr>
          <w:highlight w:val="yellow"/>
          <w:lang w:val="en-US"/>
          <w:rPrChange w:id="9" w:author="Halldor Jonsson" w:date="2021-11-15T12:44:00Z">
            <w:rPr>
              <w:lang w:val="en-US"/>
            </w:rPr>
          </w:rPrChange>
        </w:rPr>
        <w:t>action</w:t>
      </w:r>
      <w:commentRangeEnd w:id="8"/>
      <w:r w:rsidR="00A64B0C">
        <w:rPr>
          <w:rStyle w:val="CommentReference"/>
        </w:rPr>
        <w:commentReference w:id="8"/>
      </w:r>
      <w:r w:rsidRPr="00A64B0C">
        <w:rPr>
          <w:highlight w:val="yellow"/>
          <w:lang w:val="en-US"/>
          <w:rPrChange w:id="10" w:author="Halldor Jonsson" w:date="2021-11-15T12:44:00Z">
            <w:rPr>
              <w:lang w:val="en-US"/>
            </w:rPr>
          </w:rPrChange>
        </w:rPr>
        <w:t>, a set of actions</w:t>
      </w:r>
      <w:r w:rsidRPr="009B7C1F">
        <w:rPr>
          <w:lang w:val="en-US"/>
        </w:rPr>
        <w:t>, or another effect. A desired effect can be thought of as a condition that can support achieving an associated objective and an undesired effect is a condition that can inhibit progress toward an objective.</w:t>
      </w:r>
    </w:p>
    <w:p w14:paraId="1BBA9936" w14:textId="77777777" w:rsidR="005A3483" w:rsidRPr="009B7C1F" w:rsidRDefault="005A3483" w:rsidP="00353D32">
      <w:pPr>
        <w:pStyle w:val="NoSpacing"/>
        <w:rPr>
          <w:lang w:val="en-US"/>
        </w:rPr>
      </w:pPr>
    </w:p>
    <w:p w14:paraId="60946AF5" w14:textId="77777777" w:rsidR="005A3483" w:rsidRPr="00B30ABC" w:rsidRDefault="008758E7" w:rsidP="00353D32">
      <w:pPr>
        <w:pStyle w:val="NoSpacing"/>
        <w:rPr>
          <w:highlight w:val="yellow"/>
          <w:lang w:val="en-US"/>
          <w:rPrChange w:id="11" w:author="Halldor Jonsson" w:date="2021-11-15T12:53:00Z">
            <w:rPr>
              <w:lang w:val="en-US"/>
            </w:rPr>
          </w:rPrChange>
        </w:rPr>
      </w:pPr>
      <w:r w:rsidRPr="00B30ABC">
        <w:rPr>
          <w:highlight w:val="yellow"/>
          <w:lang w:val="en-US"/>
          <w:rPrChange w:id="12" w:author="Halldor Jonsson" w:date="2021-11-15T12:53:00Z">
            <w:rPr>
              <w:lang w:val="en-US"/>
            </w:rPr>
          </w:rPrChange>
        </w:rPr>
        <w:t>Effects describes the conditions related to the objectives:</w:t>
      </w:r>
    </w:p>
    <w:p w14:paraId="38D817A4" w14:textId="77777777" w:rsidR="005A3483" w:rsidRPr="00B30ABC" w:rsidRDefault="008758E7" w:rsidP="009B7C1F">
      <w:pPr>
        <w:pStyle w:val="NoSpacing"/>
        <w:numPr>
          <w:ilvl w:val="0"/>
          <w:numId w:val="24"/>
        </w:numPr>
        <w:rPr>
          <w:highlight w:val="yellow"/>
          <w:lang w:val="en-US"/>
          <w:rPrChange w:id="13" w:author="Halldor Jonsson" w:date="2021-11-15T12:53:00Z">
            <w:rPr>
              <w:lang w:val="en-US"/>
            </w:rPr>
          </w:rPrChange>
        </w:rPr>
      </w:pPr>
      <w:r w:rsidRPr="00B30ABC">
        <w:rPr>
          <w:highlight w:val="yellow"/>
          <w:lang w:val="en-US"/>
          <w:rPrChange w:id="14" w:author="Halldor Jonsson" w:date="2021-11-15T12:53:00Z">
            <w:rPr>
              <w:lang w:val="en-US"/>
            </w:rPr>
          </w:rPrChange>
        </w:rPr>
        <w:t>Desired effects describe conditions needed to achieve objectives</w:t>
      </w:r>
    </w:p>
    <w:p w14:paraId="550FB1DD" w14:textId="77777777" w:rsidR="005A3483" w:rsidRDefault="008758E7" w:rsidP="009B7C1F">
      <w:pPr>
        <w:pStyle w:val="NoSpacing"/>
        <w:numPr>
          <w:ilvl w:val="0"/>
          <w:numId w:val="24"/>
        </w:numPr>
        <w:rPr>
          <w:lang w:val="en-US"/>
        </w:rPr>
      </w:pPr>
      <w:r w:rsidRPr="00B30ABC">
        <w:rPr>
          <w:highlight w:val="yellow"/>
          <w:lang w:val="en-US"/>
          <w:rPrChange w:id="15" w:author="Halldor Jonsson" w:date="2021-11-15T12:53:00Z">
            <w:rPr>
              <w:lang w:val="en-US"/>
            </w:rPr>
          </w:rPrChange>
        </w:rPr>
        <w:t xml:space="preserve">Undesired effects describe conditions that will impede achievement of </w:t>
      </w:r>
      <w:commentRangeStart w:id="16"/>
      <w:r w:rsidRPr="00B30ABC">
        <w:rPr>
          <w:highlight w:val="yellow"/>
          <w:lang w:val="en-US"/>
          <w:rPrChange w:id="17" w:author="Halldor Jonsson" w:date="2021-11-15T12:53:00Z">
            <w:rPr>
              <w:lang w:val="en-US"/>
            </w:rPr>
          </w:rPrChange>
        </w:rPr>
        <w:t>objectives</w:t>
      </w:r>
      <w:commentRangeEnd w:id="16"/>
      <w:r w:rsidR="00B30ABC">
        <w:rPr>
          <w:rStyle w:val="CommentReference"/>
        </w:rPr>
        <w:commentReference w:id="16"/>
      </w:r>
      <w:r w:rsidRPr="00B30ABC">
        <w:rPr>
          <w:highlight w:val="yellow"/>
          <w:lang w:val="en-US"/>
          <w:rPrChange w:id="18" w:author="Halldor Jonsson" w:date="2021-11-15T12:53:00Z">
            <w:rPr>
              <w:lang w:val="en-US"/>
            </w:rPr>
          </w:rPrChange>
        </w:rPr>
        <w:t>.</w:t>
      </w:r>
    </w:p>
    <w:p w14:paraId="56274978" w14:textId="77777777" w:rsidR="00A17AB8" w:rsidRDefault="00A17AB8" w:rsidP="00A17AB8">
      <w:pPr>
        <w:pStyle w:val="NoSpacing"/>
        <w:rPr>
          <w:lang w:val="en-US"/>
        </w:rPr>
      </w:pPr>
    </w:p>
    <w:p w14:paraId="3C3A66CC" w14:textId="77777777" w:rsidR="00B71F7C" w:rsidRDefault="00B71F7C" w:rsidP="00A17AB8">
      <w:pPr>
        <w:pStyle w:val="NoSpacing"/>
        <w:rPr>
          <w:lang w:val="en-US"/>
        </w:rPr>
      </w:pPr>
    </w:p>
    <w:p w14:paraId="278670A9" w14:textId="77777777" w:rsidR="00B71F7C" w:rsidRDefault="00B71F7C" w:rsidP="00B71F7C">
      <w:pPr>
        <w:pStyle w:val="Heading3"/>
        <w:rPr>
          <w:lang w:val="en-US"/>
        </w:rPr>
      </w:pPr>
      <w:r>
        <w:rPr>
          <w:lang w:val="en-US"/>
        </w:rPr>
        <w:t>Centre of Gravity (COG)</w:t>
      </w:r>
    </w:p>
    <w:p w14:paraId="6B9CC0FC" w14:textId="77777777" w:rsidR="00B71F7C" w:rsidRDefault="00B71F7C" w:rsidP="00B71F7C">
      <w:pPr>
        <w:autoSpaceDE w:val="0"/>
        <w:autoSpaceDN w:val="0"/>
        <w:adjustRightInd w:val="0"/>
        <w:spacing w:after="0" w:line="240" w:lineRule="auto"/>
        <w:rPr>
          <w:lang w:val="en-US"/>
        </w:rPr>
      </w:pPr>
      <w:r w:rsidRPr="00E26CE5">
        <w:rPr>
          <w:lang w:val="en-US"/>
        </w:rPr>
        <w:t>Center of Gravity: That characteristic, capability, or locality from which a military force, nation, or alliance derives its freedom of action, physical strength, or will to fight.</w:t>
      </w:r>
    </w:p>
    <w:p w14:paraId="77A46939" w14:textId="77777777" w:rsidR="00B71F7C" w:rsidRDefault="00B71F7C" w:rsidP="00A17AB8">
      <w:pPr>
        <w:pStyle w:val="NoSpacing"/>
        <w:rPr>
          <w:lang w:val="en-US"/>
        </w:rPr>
      </w:pPr>
    </w:p>
    <w:p w14:paraId="79659C46" w14:textId="77777777" w:rsidR="00A17AB8" w:rsidRDefault="00A17AB8" w:rsidP="00A17AB8">
      <w:pPr>
        <w:pStyle w:val="Heading3"/>
        <w:rPr>
          <w:lang w:val="en-US"/>
        </w:rPr>
      </w:pPr>
      <w:r>
        <w:rPr>
          <w:lang w:val="en-US"/>
        </w:rPr>
        <w:t>Critical Capability (CC)</w:t>
      </w:r>
    </w:p>
    <w:p w14:paraId="4A293146" w14:textId="77777777" w:rsidR="00A17AB8" w:rsidRDefault="00A17AB8" w:rsidP="00A17AB8">
      <w:pPr>
        <w:pStyle w:val="NoSpacing"/>
        <w:rPr>
          <w:lang w:val="en-US"/>
        </w:rPr>
      </w:pPr>
      <w:r>
        <w:rPr>
          <w:lang w:val="en-US"/>
        </w:rPr>
        <w:t xml:space="preserve">A means that is considered a crucial enable for a center of gravity to function as </w:t>
      </w:r>
      <w:proofErr w:type="gramStart"/>
      <w:r>
        <w:rPr>
          <w:lang w:val="en-US"/>
        </w:rPr>
        <w:t>such, and</w:t>
      </w:r>
      <w:proofErr w:type="gramEnd"/>
      <w:r>
        <w:rPr>
          <w:lang w:val="en-US"/>
        </w:rPr>
        <w:t xml:space="preserve"> is essential to the accomplishment of the specified or assumed objective(s).</w:t>
      </w:r>
    </w:p>
    <w:p w14:paraId="29543069" w14:textId="77777777" w:rsidR="00A17AB8" w:rsidRDefault="00A17AB8" w:rsidP="00A17AB8">
      <w:pPr>
        <w:pStyle w:val="NoSpacing"/>
        <w:rPr>
          <w:lang w:val="en-US"/>
        </w:rPr>
      </w:pPr>
    </w:p>
    <w:p w14:paraId="1DD1E7CA" w14:textId="77777777" w:rsidR="00A17AB8" w:rsidRDefault="00A17AB8" w:rsidP="00A17AB8">
      <w:pPr>
        <w:pStyle w:val="Heading3"/>
        <w:rPr>
          <w:lang w:val="en-US"/>
        </w:rPr>
      </w:pPr>
      <w:r>
        <w:rPr>
          <w:lang w:val="en-US"/>
        </w:rPr>
        <w:t>Critical Requirement (CR)</w:t>
      </w:r>
    </w:p>
    <w:p w14:paraId="18B5FA57" w14:textId="77777777" w:rsidR="00A17AB8" w:rsidRDefault="00A17AB8" w:rsidP="00A17AB8">
      <w:pPr>
        <w:pStyle w:val="NoSpacing"/>
        <w:rPr>
          <w:lang w:val="en-US"/>
        </w:rPr>
      </w:pPr>
      <w:r>
        <w:rPr>
          <w:lang w:val="en-US"/>
        </w:rPr>
        <w:t>An essential condition, resource and means for a critical capability to be fully operational.</w:t>
      </w:r>
    </w:p>
    <w:p w14:paraId="185199CC" w14:textId="77777777" w:rsidR="00A17AB8" w:rsidRDefault="00A17AB8" w:rsidP="00A17AB8">
      <w:pPr>
        <w:pStyle w:val="NoSpacing"/>
        <w:rPr>
          <w:lang w:val="en-US"/>
        </w:rPr>
      </w:pPr>
    </w:p>
    <w:p w14:paraId="0D85F7D0" w14:textId="77777777" w:rsidR="00A17AB8" w:rsidRDefault="00A17AB8" w:rsidP="00A17AB8">
      <w:pPr>
        <w:pStyle w:val="Heading3"/>
        <w:rPr>
          <w:lang w:val="en-US"/>
        </w:rPr>
      </w:pPr>
      <w:r>
        <w:rPr>
          <w:lang w:val="en-US"/>
        </w:rPr>
        <w:t>Critical Vulnerability (CV)</w:t>
      </w:r>
    </w:p>
    <w:p w14:paraId="67808BBA" w14:textId="77777777" w:rsidR="00A17AB8" w:rsidRPr="009B7C1F" w:rsidRDefault="00A17AB8" w:rsidP="00A17AB8">
      <w:pPr>
        <w:pStyle w:val="NoSpacing"/>
        <w:rPr>
          <w:lang w:val="en-US"/>
        </w:rPr>
      </w:pPr>
      <w:r>
        <w:rPr>
          <w:lang w:val="en-US"/>
        </w:rPr>
        <w:t>An aspect of a critical requirement (CR), which is deficient or vulnerable to direct or indirect attack that will create decisive or significant effects.</w:t>
      </w:r>
    </w:p>
    <w:p w14:paraId="497D3C01" w14:textId="77777777" w:rsidR="005A3483" w:rsidRPr="009B7C1F" w:rsidRDefault="008758E7" w:rsidP="00353D32">
      <w:pPr>
        <w:pStyle w:val="Heading3"/>
        <w:rPr>
          <w:lang w:val="en-US"/>
        </w:rPr>
      </w:pPr>
      <w:bookmarkStart w:id="19" w:name="_j0aqmwb3ecgy" w:colFirst="0" w:colLast="0"/>
      <w:bookmarkEnd w:id="19"/>
      <w:r w:rsidRPr="009B7C1F">
        <w:rPr>
          <w:lang w:val="en-US"/>
        </w:rPr>
        <w:t>Tasks</w:t>
      </w:r>
    </w:p>
    <w:p w14:paraId="6473DF9B" w14:textId="77777777" w:rsidR="005A3483" w:rsidRPr="009B7C1F" w:rsidRDefault="008758E7" w:rsidP="00353D32">
      <w:pPr>
        <w:pStyle w:val="NoSpacing"/>
        <w:rPr>
          <w:lang w:val="en-US"/>
        </w:rPr>
      </w:pPr>
      <w:r w:rsidRPr="009B7C1F">
        <w:rPr>
          <w:lang w:val="en-US"/>
        </w:rPr>
        <w:t>Tasks describe friendly actions to create desired effects or preclude undesired effects.</w:t>
      </w:r>
    </w:p>
    <w:p w14:paraId="4C563711" w14:textId="77777777" w:rsidR="005A3483" w:rsidRPr="009B7C1F" w:rsidRDefault="008758E7" w:rsidP="00353D32">
      <w:pPr>
        <w:pStyle w:val="Heading3"/>
        <w:rPr>
          <w:lang w:val="en-US"/>
        </w:rPr>
      </w:pPr>
      <w:bookmarkStart w:id="20" w:name="_cs47gs4jww6u" w:colFirst="0" w:colLast="0"/>
      <w:bookmarkEnd w:id="20"/>
      <w:r w:rsidRPr="009B7C1F">
        <w:rPr>
          <w:lang w:val="en-US"/>
        </w:rPr>
        <w:t>Mission</w:t>
      </w:r>
    </w:p>
    <w:p w14:paraId="228B6763" w14:textId="77777777" w:rsidR="005A3483" w:rsidRDefault="008758E7" w:rsidP="00353D32">
      <w:pPr>
        <w:pStyle w:val="NoSpacing"/>
        <w:rPr>
          <w:lang w:val="en-US"/>
        </w:rPr>
      </w:pPr>
      <w:r w:rsidRPr="009B7C1F">
        <w:rPr>
          <w:lang w:val="en-US"/>
        </w:rPr>
        <w:t xml:space="preserve">Mission </w:t>
      </w:r>
      <w:r w:rsidR="00E62268" w:rsidRPr="009B7C1F">
        <w:rPr>
          <w:lang w:val="en-US"/>
        </w:rPr>
        <w:t>describes</w:t>
      </w:r>
      <w:r w:rsidRPr="009B7C1F">
        <w:rPr>
          <w:lang w:val="en-US"/>
        </w:rPr>
        <w:t xml:space="preserve"> the organization’s essential task or task(s) and purpose</w:t>
      </w:r>
      <w:r w:rsidR="00A32E99">
        <w:rPr>
          <w:lang w:val="en-US"/>
        </w:rPr>
        <w:t>.</w:t>
      </w:r>
    </w:p>
    <w:p w14:paraId="5909FD22" w14:textId="77777777" w:rsidR="00162F9C" w:rsidRDefault="00162F9C" w:rsidP="00353D32">
      <w:pPr>
        <w:pStyle w:val="NoSpacing"/>
        <w:rPr>
          <w:lang w:val="en-US"/>
        </w:rPr>
      </w:pPr>
    </w:p>
    <w:p w14:paraId="6F40D5B8" w14:textId="77777777" w:rsidR="00162F9C" w:rsidRDefault="00162F9C" w:rsidP="00162F9C">
      <w:pPr>
        <w:pStyle w:val="Heading3"/>
        <w:rPr>
          <w:lang w:val="en-US"/>
        </w:rPr>
      </w:pPr>
      <w:r>
        <w:rPr>
          <w:lang w:val="en-US"/>
        </w:rPr>
        <w:t>Target set</w:t>
      </w:r>
    </w:p>
    <w:p w14:paraId="2553E1EA" w14:textId="77777777" w:rsidR="00162F9C" w:rsidRDefault="00162F9C" w:rsidP="00353D32">
      <w:pPr>
        <w:pStyle w:val="NoSpacing"/>
        <w:rPr>
          <w:lang w:val="en-US"/>
        </w:rPr>
      </w:pPr>
      <w:r w:rsidRPr="00162F9C">
        <w:rPr>
          <w:lang w:val="en-US"/>
        </w:rPr>
        <w:t xml:space="preserve">A ‘target set’ is a group of interrelated target categories within an </w:t>
      </w:r>
      <w:commentRangeStart w:id="21"/>
      <w:r w:rsidRPr="00B30ABC">
        <w:rPr>
          <w:highlight w:val="yellow"/>
          <w:lang w:val="en-US"/>
          <w:rPrChange w:id="22" w:author="Halldor Jonsson" w:date="2021-11-15T12:57:00Z">
            <w:rPr>
              <w:lang w:val="en-US"/>
            </w:rPr>
          </w:rPrChange>
        </w:rPr>
        <w:t>actor’s</w:t>
      </w:r>
      <w:r w:rsidRPr="00162F9C">
        <w:rPr>
          <w:lang w:val="en-US"/>
        </w:rPr>
        <w:t xml:space="preserve"> </w:t>
      </w:r>
      <w:commentRangeEnd w:id="21"/>
      <w:r w:rsidR="00B30ABC">
        <w:rPr>
          <w:rStyle w:val="CommentReference"/>
        </w:rPr>
        <w:commentReference w:id="21"/>
      </w:r>
      <w:r w:rsidRPr="00162F9C">
        <w:rPr>
          <w:lang w:val="en-US"/>
        </w:rPr>
        <w:t xml:space="preserve">system, such as transportation/lines of communication, electric </w:t>
      </w:r>
      <w:proofErr w:type="gramStart"/>
      <w:r w:rsidRPr="00162F9C">
        <w:rPr>
          <w:lang w:val="en-US"/>
        </w:rPr>
        <w:t>power</w:t>
      </w:r>
      <w:proofErr w:type="gramEnd"/>
      <w:r w:rsidRPr="00162F9C">
        <w:rPr>
          <w:lang w:val="en-US"/>
        </w:rPr>
        <w:t xml:space="preserve"> and adversary media.  </w:t>
      </w:r>
    </w:p>
    <w:p w14:paraId="1E0EA168" w14:textId="77777777" w:rsidR="00162F9C" w:rsidRDefault="00162F9C" w:rsidP="00353D32">
      <w:pPr>
        <w:pStyle w:val="NoSpacing"/>
        <w:rPr>
          <w:lang w:val="en-US"/>
        </w:rPr>
      </w:pPr>
    </w:p>
    <w:p w14:paraId="3252CCA1" w14:textId="77777777" w:rsidR="00162F9C" w:rsidRDefault="00162F9C" w:rsidP="00162F9C">
      <w:pPr>
        <w:pStyle w:val="Heading3"/>
        <w:rPr>
          <w:lang w:val="en-US"/>
        </w:rPr>
      </w:pPr>
      <w:r>
        <w:rPr>
          <w:lang w:val="en-US"/>
        </w:rPr>
        <w:t>Target category</w:t>
      </w:r>
    </w:p>
    <w:p w14:paraId="2D80F8A8" w14:textId="77777777" w:rsidR="00162F9C" w:rsidRPr="00162F9C" w:rsidRDefault="00162F9C" w:rsidP="00353D32">
      <w:pPr>
        <w:pStyle w:val="NoSpacing"/>
        <w:rPr>
          <w:lang w:val="en-US"/>
        </w:rPr>
      </w:pPr>
      <w:r w:rsidRPr="00162F9C">
        <w:rPr>
          <w:lang w:val="en-US"/>
        </w:rPr>
        <w:t xml:space="preserve">A ‘target category’ is a group of targets serving the same function, such as bridges, roads, radio broadcasts and newspapers.  </w:t>
      </w:r>
    </w:p>
    <w:p w14:paraId="47D01966" w14:textId="77777777" w:rsidR="00A32E99" w:rsidRDefault="00A32E99" w:rsidP="00353D32">
      <w:pPr>
        <w:pStyle w:val="NoSpacing"/>
        <w:rPr>
          <w:lang w:val="en-US"/>
        </w:rPr>
      </w:pPr>
    </w:p>
    <w:p w14:paraId="156B4C21" w14:textId="77777777" w:rsidR="00A32E99" w:rsidRPr="009B7C1F" w:rsidRDefault="00A32E99" w:rsidP="00A32E99">
      <w:pPr>
        <w:pStyle w:val="Heading3"/>
        <w:rPr>
          <w:lang w:val="en-US"/>
        </w:rPr>
      </w:pPr>
      <w:r>
        <w:rPr>
          <w:lang w:val="en-US"/>
        </w:rPr>
        <w:t>Joint Task Force (</w:t>
      </w:r>
      <w:r w:rsidRPr="009B7C1F">
        <w:rPr>
          <w:lang w:val="en-US"/>
        </w:rPr>
        <w:t>JTF</w:t>
      </w:r>
      <w:r>
        <w:rPr>
          <w:lang w:val="en-US"/>
        </w:rPr>
        <w:t>)</w:t>
      </w:r>
    </w:p>
    <w:p w14:paraId="50543AF2" w14:textId="77777777" w:rsidR="00A32E99" w:rsidRPr="009B7C1F" w:rsidRDefault="00A32E99" w:rsidP="00A32E99">
      <w:pPr>
        <w:pStyle w:val="NoSpacing"/>
        <w:rPr>
          <w:lang w:val="en-US"/>
        </w:rPr>
      </w:pPr>
      <w:r>
        <w:rPr>
          <w:lang w:val="en-US"/>
        </w:rPr>
        <w:t>A force consisting of units from more than one service. For example air, sea and land. All 132</w:t>
      </w:r>
      <w:r w:rsidRPr="004107CA">
        <w:rPr>
          <w:vertAlign w:val="superscript"/>
          <w:lang w:val="en-US"/>
        </w:rPr>
        <w:t>nd</w:t>
      </w:r>
      <w:r>
        <w:rPr>
          <w:lang w:val="en-US"/>
        </w:rPr>
        <w:t xml:space="preserve"> operations are considered joint operations since they use both air force aviation and naval aviation. </w:t>
      </w:r>
    </w:p>
    <w:p w14:paraId="4A662F27" w14:textId="77777777" w:rsidR="00A32E99" w:rsidRPr="009B7C1F" w:rsidRDefault="00A32E99" w:rsidP="00A32E99">
      <w:pPr>
        <w:pStyle w:val="NoSpacing"/>
        <w:rPr>
          <w:lang w:val="en-US"/>
        </w:rPr>
      </w:pPr>
    </w:p>
    <w:p w14:paraId="4D2BD1D2" w14:textId="77777777" w:rsidR="00A32E99" w:rsidRPr="009B7C1F" w:rsidRDefault="00A32E99" w:rsidP="00A32E99">
      <w:pPr>
        <w:pStyle w:val="Heading3"/>
        <w:rPr>
          <w:lang w:val="en-US"/>
        </w:rPr>
      </w:pPr>
      <w:r>
        <w:rPr>
          <w:lang w:val="en-US"/>
        </w:rPr>
        <w:lastRenderedPageBreak/>
        <w:t>Combined Joint Task Force (</w:t>
      </w:r>
      <w:r w:rsidRPr="009B7C1F">
        <w:rPr>
          <w:lang w:val="en-US"/>
        </w:rPr>
        <w:t>CJTF</w:t>
      </w:r>
      <w:r>
        <w:rPr>
          <w:lang w:val="en-US"/>
        </w:rPr>
        <w:t>)</w:t>
      </w:r>
    </w:p>
    <w:p w14:paraId="251D3949" w14:textId="77777777" w:rsidR="00A32E99" w:rsidRDefault="00A32E99" w:rsidP="00A32E99">
      <w:pPr>
        <w:pStyle w:val="NoSpacing"/>
        <w:rPr>
          <w:lang w:val="en-US"/>
        </w:rPr>
      </w:pPr>
      <w:r>
        <w:rPr>
          <w:lang w:val="en-US"/>
        </w:rPr>
        <w:t>A joint force that includes more than one nation. All 132</w:t>
      </w:r>
      <w:r w:rsidRPr="004107CA">
        <w:rPr>
          <w:vertAlign w:val="superscript"/>
          <w:lang w:val="en-US"/>
        </w:rPr>
        <w:t>nd</w:t>
      </w:r>
      <w:r>
        <w:rPr>
          <w:lang w:val="en-US"/>
        </w:rPr>
        <w:t xml:space="preserve"> operations are considered combined, since members of the 132</w:t>
      </w:r>
      <w:r w:rsidRPr="004107CA">
        <w:rPr>
          <w:vertAlign w:val="superscript"/>
          <w:lang w:val="en-US"/>
        </w:rPr>
        <w:t>nd</w:t>
      </w:r>
      <w:r>
        <w:rPr>
          <w:lang w:val="en-US"/>
        </w:rPr>
        <w:t xml:space="preserve"> are from various nations.</w:t>
      </w:r>
    </w:p>
    <w:p w14:paraId="6D2B70BF" w14:textId="77777777" w:rsidR="00E26CE5" w:rsidRDefault="00E26CE5" w:rsidP="00A32E99">
      <w:pPr>
        <w:pStyle w:val="NoSpacing"/>
        <w:rPr>
          <w:lang w:val="en-US"/>
        </w:rPr>
      </w:pPr>
    </w:p>
    <w:p w14:paraId="36913750" w14:textId="77777777" w:rsidR="0009627A" w:rsidRDefault="0009627A" w:rsidP="00E26CE5">
      <w:pPr>
        <w:autoSpaceDE w:val="0"/>
        <w:autoSpaceDN w:val="0"/>
        <w:adjustRightInd w:val="0"/>
        <w:spacing w:after="0" w:line="240" w:lineRule="auto"/>
        <w:rPr>
          <w:lang w:val="en-US"/>
        </w:rPr>
      </w:pPr>
    </w:p>
    <w:p w14:paraId="7C03CF80" w14:textId="77777777" w:rsidR="0009627A" w:rsidRDefault="0009627A" w:rsidP="0009627A">
      <w:pPr>
        <w:pStyle w:val="Heading3"/>
        <w:rPr>
          <w:lang w:val="en-US"/>
        </w:rPr>
      </w:pPr>
      <w:r>
        <w:rPr>
          <w:lang w:val="en-US"/>
        </w:rPr>
        <w:t>Time Sensitive Target (TST)</w:t>
      </w:r>
    </w:p>
    <w:p w14:paraId="393C60BB" w14:textId="77777777" w:rsidR="0009627A" w:rsidRDefault="0009627A" w:rsidP="0009627A">
      <w:pPr>
        <w:pStyle w:val="NoSpacing"/>
        <w:rPr>
          <w:sz w:val="23"/>
          <w:szCs w:val="23"/>
          <w:lang w:val="en-US"/>
        </w:rPr>
      </w:pPr>
      <w:commentRangeStart w:id="23"/>
      <w:r w:rsidRPr="000471B4">
        <w:rPr>
          <w:sz w:val="23"/>
          <w:szCs w:val="23"/>
          <w:lang w:val="en-US"/>
        </w:rPr>
        <w:t>Time-sensitive targets (TSTs) are those targets requirin</w:t>
      </w:r>
      <w:r>
        <w:rPr>
          <w:sz w:val="23"/>
          <w:szCs w:val="23"/>
          <w:lang w:val="en-US"/>
        </w:rPr>
        <w:t xml:space="preserve">g an immediate response because </w:t>
      </w:r>
      <w:r w:rsidRPr="000471B4">
        <w:rPr>
          <w:sz w:val="23"/>
          <w:szCs w:val="23"/>
          <w:lang w:val="en-US"/>
        </w:rPr>
        <w:t>they pose (or will soon pose) a danger to friendly forces or</w:t>
      </w:r>
      <w:r>
        <w:rPr>
          <w:sz w:val="23"/>
          <w:szCs w:val="23"/>
          <w:lang w:val="en-US"/>
        </w:rPr>
        <w:t xml:space="preserve"> are highly lucrative, fleeting </w:t>
      </w:r>
      <w:r w:rsidRPr="000471B4">
        <w:rPr>
          <w:sz w:val="23"/>
          <w:szCs w:val="23"/>
          <w:lang w:val="en-US"/>
        </w:rPr>
        <w:t xml:space="preserve">targets of opportunity whose successful engagement is of high </w:t>
      </w:r>
      <w:r>
        <w:rPr>
          <w:sz w:val="23"/>
          <w:szCs w:val="23"/>
          <w:lang w:val="en-US"/>
        </w:rPr>
        <w:t xml:space="preserve">priority to achieve campaign </w:t>
      </w:r>
      <w:r w:rsidRPr="000471B4">
        <w:rPr>
          <w:sz w:val="23"/>
          <w:szCs w:val="23"/>
          <w:lang w:val="en-US"/>
        </w:rPr>
        <w:t>objectives.</w:t>
      </w:r>
      <w:commentRangeEnd w:id="23"/>
      <w:r w:rsidR="00B30ABC">
        <w:rPr>
          <w:rStyle w:val="CommentReference"/>
        </w:rPr>
        <w:commentReference w:id="23"/>
      </w:r>
    </w:p>
    <w:p w14:paraId="5C57A9E4" w14:textId="77777777" w:rsidR="009E1EF9" w:rsidRDefault="009E1EF9" w:rsidP="0009627A">
      <w:pPr>
        <w:pStyle w:val="NoSpacing"/>
        <w:rPr>
          <w:sz w:val="23"/>
          <w:szCs w:val="23"/>
          <w:lang w:val="en-US"/>
        </w:rPr>
      </w:pPr>
    </w:p>
    <w:p w14:paraId="2A1D865E" w14:textId="77777777" w:rsidR="009E1EF9" w:rsidRDefault="009E1EF9" w:rsidP="009E1EF9">
      <w:pPr>
        <w:pStyle w:val="Heading3"/>
        <w:rPr>
          <w:lang w:val="en-US"/>
        </w:rPr>
      </w:pPr>
      <w:commentRangeStart w:id="24"/>
      <w:r w:rsidRPr="009E1EF9">
        <w:rPr>
          <w:lang w:val="en-US"/>
        </w:rPr>
        <w:t xml:space="preserve">Apportionment </w:t>
      </w:r>
      <w:commentRangeEnd w:id="24"/>
      <w:r w:rsidR="003666EC">
        <w:rPr>
          <w:rStyle w:val="CommentReference"/>
          <w:rFonts w:asciiTheme="minorHAnsi" w:eastAsiaTheme="minorEastAsia" w:hAnsiTheme="minorHAnsi" w:cstheme="minorBidi"/>
          <w:b w:val="0"/>
          <w:bCs w:val="0"/>
          <w:color w:val="auto"/>
        </w:rPr>
        <w:commentReference w:id="24"/>
      </w:r>
    </w:p>
    <w:p w14:paraId="49B88543" w14:textId="77777777" w:rsidR="009E1EF9" w:rsidRDefault="009E1EF9" w:rsidP="0009627A">
      <w:pPr>
        <w:pStyle w:val="NoSpacing"/>
        <w:rPr>
          <w:sz w:val="23"/>
          <w:szCs w:val="23"/>
          <w:lang w:val="en-US"/>
        </w:rPr>
      </w:pPr>
      <w:r w:rsidRPr="009E1EF9">
        <w:rPr>
          <w:sz w:val="23"/>
          <w:szCs w:val="23"/>
          <w:lang w:val="en-US"/>
        </w:rPr>
        <w:t>Air apportionment is the determination and assignment of the total expected effort by percentage and/or priority that should be devoted to the various air operations and/or geographic areas for a given period of time. Air apportionment allows the JFC to ensure the weight of the joint air effort is consistent with campaign phases and objectives. Given the many functions that the joint air effort can perform, its</w:t>
      </w:r>
      <w:commentRangeStart w:id="25"/>
      <w:r w:rsidRPr="009E1EF9">
        <w:rPr>
          <w:sz w:val="23"/>
          <w:szCs w:val="23"/>
          <w:lang w:val="en-US"/>
        </w:rPr>
        <w:t xml:space="preserve"> </w:t>
      </w:r>
      <w:r w:rsidRPr="003666EC">
        <w:rPr>
          <w:sz w:val="23"/>
          <w:szCs w:val="23"/>
          <w:highlight w:val="yellow"/>
          <w:lang w:val="en-US"/>
          <w:rPrChange w:id="26" w:author="Halldor Jonsson" w:date="2021-11-15T13:05:00Z">
            <w:rPr>
              <w:sz w:val="23"/>
              <w:szCs w:val="23"/>
              <w:lang w:val="en-US"/>
            </w:rPr>
          </w:rPrChange>
        </w:rPr>
        <w:t>AOR/JOA</w:t>
      </w:r>
      <w:commentRangeEnd w:id="25"/>
      <w:r w:rsidR="003666EC" w:rsidRPr="003666EC">
        <w:rPr>
          <w:rStyle w:val="CommentReference"/>
          <w:highlight w:val="yellow"/>
          <w:rPrChange w:id="27" w:author="Halldor Jonsson" w:date="2021-11-15T13:05:00Z">
            <w:rPr>
              <w:rStyle w:val="CommentReference"/>
            </w:rPr>
          </w:rPrChange>
        </w:rPr>
        <w:commentReference w:id="25"/>
      </w:r>
      <w:r w:rsidRPr="003666EC">
        <w:rPr>
          <w:sz w:val="23"/>
          <w:szCs w:val="23"/>
          <w:highlight w:val="yellow"/>
          <w:lang w:val="en-US"/>
          <w:rPrChange w:id="28" w:author="Halldor Jonsson" w:date="2021-11-15T13:05:00Z">
            <w:rPr>
              <w:sz w:val="23"/>
              <w:szCs w:val="23"/>
              <w:lang w:val="en-US"/>
            </w:rPr>
          </w:rPrChange>
        </w:rPr>
        <w:t>-</w:t>
      </w:r>
      <w:r w:rsidRPr="009E1EF9">
        <w:rPr>
          <w:sz w:val="23"/>
          <w:szCs w:val="23"/>
          <w:lang w:val="en-US"/>
        </w:rPr>
        <w:t>wide application, and its ability to rapidly shift from one function to another, JFCs pay particular attention to its apportionment. JFCs normally apportion the air effort by priority or percentage of effort into geographic areas, against</w:t>
      </w:r>
      <w:commentRangeStart w:id="29"/>
      <w:r w:rsidRPr="009E1EF9">
        <w:rPr>
          <w:sz w:val="23"/>
          <w:szCs w:val="23"/>
          <w:lang w:val="en-US"/>
        </w:rPr>
        <w:t xml:space="preserve"> </w:t>
      </w:r>
      <w:r w:rsidRPr="003666EC">
        <w:rPr>
          <w:sz w:val="23"/>
          <w:szCs w:val="23"/>
          <w:highlight w:val="yellow"/>
          <w:lang w:val="en-US"/>
          <w:rPrChange w:id="30" w:author="Halldor Jonsson" w:date="2021-11-15T13:05:00Z">
            <w:rPr>
              <w:sz w:val="23"/>
              <w:szCs w:val="23"/>
              <w:lang w:val="en-US"/>
            </w:rPr>
          </w:rPrChange>
        </w:rPr>
        <w:t>mission-type orders</w:t>
      </w:r>
      <w:commentRangeEnd w:id="29"/>
      <w:r w:rsidR="003666EC" w:rsidRPr="003666EC">
        <w:rPr>
          <w:rStyle w:val="CommentReference"/>
          <w:highlight w:val="yellow"/>
          <w:rPrChange w:id="31" w:author="Halldor Jonsson" w:date="2021-11-15T13:05:00Z">
            <w:rPr>
              <w:rStyle w:val="CommentReference"/>
            </w:rPr>
          </w:rPrChange>
        </w:rPr>
        <w:commentReference w:id="29"/>
      </w:r>
      <w:r w:rsidRPr="009E1EF9">
        <w:rPr>
          <w:sz w:val="23"/>
          <w:szCs w:val="23"/>
          <w:lang w:val="en-US"/>
        </w:rPr>
        <w:t xml:space="preserve">, and/or by categories significant for the campaign. These categories can include, but are not limited to, strategic attack, interdiction, counter air, maritime support, and close air support. </w:t>
      </w:r>
    </w:p>
    <w:p w14:paraId="46DD2F42" w14:textId="77777777" w:rsidR="000B710C" w:rsidRDefault="000B710C" w:rsidP="0009627A">
      <w:pPr>
        <w:pStyle w:val="NoSpacing"/>
        <w:rPr>
          <w:sz w:val="23"/>
          <w:szCs w:val="23"/>
          <w:lang w:val="en-US"/>
        </w:rPr>
      </w:pPr>
    </w:p>
    <w:p w14:paraId="2E6AE19A" w14:textId="77777777" w:rsidR="000B710C" w:rsidRDefault="000B710C" w:rsidP="000B710C">
      <w:pPr>
        <w:pStyle w:val="Heading3"/>
        <w:rPr>
          <w:lang w:val="en-US"/>
        </w:rPr>
      </w:pPr>
      <w:r>
        <w:rPr>
          <w:lang w:val="en-US"/>
        </w:rPr>
        <w:t>Master Air Attack Plan (MAAP)</w:t>
      </w:r>
    </w:p>
    <w:p w14:paraId="555D96A1" w14:textId="77777777" w:rsidR="000B710C" w:rsidRPr="009E1EF9" w:rsidRDefault="000B710C" w:rsidP="0009627A">
      <w:pPr>
        <w:pStyle w:val="NoSpacing"/>
        <w:rPr>
          <w:sz w:val="23"/>
          <w:szCs w:val="23"/>
          <w:lang w:val="en-US"/>
        </w:rPr>
      </w:pPr>
      <w:r w:rsidRPr="000B710C">
        <w:rPr>
          <w:lang w:val="en-US"/>
        </w:rPr>
        <w:t>A plan that contains key information that forms the foundation of the joint air tasking order. Sometimes referred to as the air employment plan or joint air tasking order shell. Information that may be found in the plan includes joint force comm</w:t>
      </w:r>
      <w:r>
        <w:rPr>
          <w:lang w:val="en-US"/>
        </w:rPr>
        <w:t xml:space="preserve">ander guidance, joint force air </w:t>
      </w:r>
      <w:r w:rsidRPr="000B710C">
        <w:rPr>
          <w:lang w:val="en-US"/>
        </w:rPr>
        <w:t xml:space="preserve">component commander guidance, support plans, component requests, target update requests, availability of capabilities and forces, target information from target lists, aircraft allocation, etc. </w:t>
      </w:r>
    </w:p>
    <w:p w14:paraId="0268757C" w14:textId="77777777" w:rsidR="0009627A" w:rsidRPr="00E26CE5" w:rsidRDefault="0009627A" w:rsidP="00E26CE5">
      <w:pPr>
        <w:autoSpaceDE w:val="0"/>
        <w:autoSpaceDN w:val="0"/>
        <w:adjustRightInd w:val="0"/>
        <w:spacing w:after="0" w:line="240" w:lineRule="auto"/>
        <w:rPr>
          <w:lang w:val="en-US"/>
        </w:rPr>
      </w:pPr>
    </w:p>
    <w:p w14:paraId="7C6FC519" w14:textId="77777777" w:rsidR="00A32E99" w:rsidRPr="009B7C1F" w:rsidRDefault="00A32E99" w:rsidP="00353D32">
      <w:pPr>
        <w:pStyle w:val="NoSpacing"/>
        <w:rPr>
          <w:lang w:val="en-US"/>
        </w:rPr>
      </w:pPr>
    </w:p>
    <w:p w14:paraId="66E952FB" w14:textId="77777777" w:rsidR="002E6764" w:rsidRPr="009B7C1F" w:rsidRDefault="002E6764" w:rsidP="00353D32">
      <w:pPr>
        <w:pStyle w:val="NoSpacing"/>
        <w:rPr>
          <w:lang w:val="en-US"/>
        </w:rPr>
      </w:pPr>
    </w:p>
    <w:p w14:paraId="2021648A" w14:textId="77777777" w:rsidR="002E6764" w:rsidRPr="009B7C1F" w:rsidRDefault="002E6764" w:rsidP="00353D32">
      <w:pPr>
        <w:pStyle w:val="NoSpacing"/>
        <w:rPr>
          <w:lang w:val="en-US"/>
        </w:rPr>
      </w:pPr>
    </w:p>
    <w:p w14:paraId="3C1AD78D" w14:textId="77777777" w:rsidR="002E6764" w:rsidRPr="009B7C1F" w:rsidRDefault="002E6764" w:rsidP="00353D32">
      <w:pPr>
        <w:pStyle w:val="Heading2"/>
        <w:rPr>
          <w:lang w:val="en-US"/>
        </w:rPr>
      </w:pPr>
      <w:r w:rsidRPr="009B7C1F">
        <w:rPr>
          <w:lang w:val="en-US"/>
        </w:rPr>
        <w:t>Roles</w:t>
      </w:r>
    </w:p>
    <w:p w14:paraId="6CCC18C2" w14:textId="77777777" w:rsidR="002E6764" w:rsidRPr="009B7C1F" w:rsidRDefault="00963172" w:rsidP="00353D32">
      <w:pPr>
        <w:pStyle w:val="Heading3"/>
        <w:rPr>
          <w:lang w:val="en-US"/>
        </w:rPr>
      </w:pPr>
      <w:r>
        <w:rPr>
          <w:lang w:val="en-US"/>
        </w:rPr>
        <w:t>Joint Force Commander (</w:t>
      </w:r>
      <w:r w:rsidR="002E6764" w:rsidRPr="009B7C1F">
        <w:rPr>
          <w:lang w:val="en-US"/>
        </w:rPr>
        <w:t>JFC</w:t>
      </w:r>
      <w:r>
        <w:rPr>
          <w:lang w:val="en-US"/>
        </w:rPr>
        <w:t>)</w:t>
      </w:r>
      <w:r w:rsidR="002E6764" w:rsidRPr="009B7C1F">
        <w:rPr>
          <w:lang w:val="en-US"/>
        </w:rPr>
        <w:t xml:space="preserve"> (Mission Designer)</w:t>
      </w:r>
    </w:p>
    <w:p w14:paraId="6CDEB0D4" w14:textId="77777777" w:rsidR="00902E1B" w:rsidRPr="009B7C1F" w:rsidRDefault="00902E1B" w:rsidP="00353D32">
      <w:pPr>
        <w:pStyle w:val="NoSpacing"/>
        <w:rPr>
          <w:lang w:val="en-US"/>
        </w:rPr>
      </w:pPr>
      <w:r w:rsidRPr="009B7C1F">
        <w:rPr>
          <w:lang w:val="en-US"/>
        </w:rPr>
        <w:t xml:space="preserve">JFC is the commander of a JTF or a CJTF. JFC will provide the overall guidance and mission to all components (land, sea, air and special operations). </w:t>
      </w:r>
    </w:p>
    <w:p w14:paraId="363293A7" w14:textId="77777777" w:rsidR="002E6764" w:rsidRPr="009B7C1F" w:rsidRDefault="002E6764" w:rsidP="00353D32">
      <w:pPr>
        <w:pStyle w:val="NoSpacing"/>
        <w:rPr>
          <w:lang w:val="en-US"/>
        </w:rPr>
      </w:pPr>
    </w:p>
    <w:p w14:paraId="4D573107" w14:textId="77777777" w:rsidR="002E6764" w:rsidRPr="00963172" w:rsidRDefault="00963172" w:rsidP="00353D32">
      <w:pPr>
        <w:pStyle w:val="Heading3"/>
        <w:rPr>
          <w:lang w:val="en-US"/>
        </w:rPr>
      </w:pPr>
      <w:r>
        <w:rPr>
          <w:lang w:val="en-US"/>
        </w:rPr>
        <w:t xml:space="preserve">Joint Force Air Component Command </w:t>
      </w:r>
      <w:r w:rsidR="009F0A4F">
        <w:rPr>
          <w:lang w:val="en-US"/>
        </w:rPr>
        <w:t>(</w:t>
      </w:r>
      <w:r w:rsidR="002E6764" w:rsidRPr="009B7C1F">
        <w:rPr>
          <w:lang w:val="en-US"/>
        </w:rPr>
        <w:t>JFACC</w:t>
      </w:r>
      <w:r w:rsidR="009F0A4F">
        <w:rPr>
          <w:lang w:val="en-US"/>
        </w:rPr>
        <w:t>)</w:t>
      </w:r>
      <w:r w:rsidR="002E6764" w:rsidRPr="009B7C1F">
        <w:rPr>
          <w:lang w:val="en-US"/>
        </w:rPr>
        <w:t xml:space="preserve"> (</w:t>
      </w:r>
      <w:r w:rsidR="00D61816" w:rsidRPr="009B7C1F">
        <w:rPr>
          <w:lang w:val="en-US"/>
        </w:rPr>
        <w:t>Player</w:t>
      </w:r>
      <w:r w:rsidR="009F0A4F">
        <w:rPr>
          <w:lang w:val="en-US"/>
        </w:rPr>
        <w:t xml:space="preserve"> volunteers</w:t>
      </w:r>
      <w:r w:rsidR="00D61816" w:rsidRPr="009B7C1F">
        <w:rPr>
          <w:lang w:val="en-US"/>
        </w:rPr>
        <w:t>)</w:t>
      </w:r>
    </w:p>
    <w:p w14:paraId="2500BEB3" w14:textId="77777777" w:rsidR="00353D32" w:rsidRPr="009B7C1F" w:rsidRDefault="00353D32" w:rsidP="00353D32">
      <w:pPr>
        <w:pStyle w:val="NoSpacing"/>
        <w:rPr>
          <w:lang w:val="en-US"/>
        </w:rPr>
      </w:pPr>
      <w:r w:rsidRPr="009B7C1F">
        <w:rPr>
          <w:lang w:val="en-US"/>
        </w:rPr>
        <w:t>Joi</w:t>
      </w:r>
      <w:r w:rsidR="00F07B35">
        <w:rPr>
          <w:lang w:val="en-US"/>
        </w:rPr>
        <w:t>nt Force Air Component Command</w:t>
      </w:r>
      <w:r w:rsidRPr="009B7C1F">
        <w:rPr>
          <w:lang w:val="en-US"/>
        </w:rPr>
        <w:t xml:space="preserve"> (JFACC) is the headquarter of the Joint Air Forces in the operation (Both Navy and Air Force, so for us in the 132nd, all air forces)</w:t>
      </w:r>
    </w:p>
    <w:p w14:paraId="28A094BF" w14:textId="77777777" w:rsidR="00636756" w:rsidRPr="009B7C1F" w:rsidRDefault="00636756" w:rsidP="00353D32">
      <w:pPr>
        <w:pStyle w:val="NoSpacing"/>
        <w:rPr>
          <w:lang w:val="en-US"/>
        </w:rPr>
      </w:pPr>
      <w:r w:rsidRPr="009B7C1F">
        <w:rPr>
          <w:lang w:val="en-US"/>
        </w:rPr>
        <w:t>JFACC plans and executes air campaigns. JFACC have a role both in campaign planning for a campaign, but also for the planning for each ATO day (each event)</w:t>
      </w:r>
    </w:p>
    <w:p w14:paraId="3377344F" w14:textId="77777777" w:rsidR="00353D32" w:rsidRPr="009B7C1F" w:rsidRDefault="00353D32" w:rsidP="00353D32">
      <w:pPr>
        <w:pStyle w:val="NoSpacing"/>
        <w:rPr>
          <w:lang w:val="en-US"/>
        </w:rPr>
      </w:pPr>
    </w:p>
    <w:p w14:paraId="7F1E9B21" w14:textId="77777777" w:rsidR="00353D32" w:rsidRDefault="00353D32" w:rsidP="00353D32">
      <w:pPr>
        <w:pStyle w:val="NoSpacing"/>
        <w:rPr>
          <w:lang w:val="en-US"/>
        </w:rPr>
      </w:pPr>
      <w:r w:rsidRPr="009B7C1F">
        <w:rPr>
          <w:lang w:val="en-US"/>
        </w:rPr>
        <w:lastRenderedPageBreak/>
        <w:t>The JFACC role is about giving the direction and guidance for air operations. JFACC will publish its guidance before each event in the Air Operations Directive (AOD), and this direction and guidance will be used by  everyone involved, especially AWACS controllers and mission commanders/flight leads for planning packages or flights.</w:t>
      </w:r>
    </w:p>
    <w:p w14:paraId="5432386C" w14:textId="77777777" w:rsidR="0014107E" w:rsidRDefault="0014107E" w:rsidP="00353D32">
      <w:pPr>
        <w:pStyle w:val="NoSpacing"/>
        <w:rPr>
          <w:lang w:val="en-US"/>
        </w:rPr>
      </w:pPr>
    </w:p>
    <w:p w14:paraId="25AB75C1" w14:textId="77777777" w:rsidR="0014107E" w:rsidRDefault="0014107E" w:rsidP="00353D32">
      <w:pPr>
        <w:pStyle w:val="NoSpacing"/>
        <w:rPr>
          <w:lang w:val="en-US"/>
        </w:rPr>
      </w:pPr>
      <w:r>
        <w:rPr>
          <w:lang w:val="en-US"/>
        </w:rPr>
        <w:t>JFACC also holds responsibility as Airspace Controlling Authority (ACA) and Area Air Defense Commander (AADC) for any 132</w:t>
      </w:r>
      <w:r w:rsidRPr="0014107E">
        <w:rPr>
          <w:vertAlign w:val="superscript"/>
          <w:lang w:val="en-US"/>
        </w:rPr>
        <w:t>nd</w:t>
      </w:r>
      <w:r>
        <w:rPr>
          <w:lang w:val="en-US"/>
        </w:rPr>
        <w:t xml:space="preserve"> campaign.</w:t>
      </w:r>
    </w:p>
    <w:p w14:paraId="3DD143E1" w14:textId="77777777" w:rsidR="0021765D" w:rsidRDefault="0021765D" w:rsidP="00353D32">
      <w:pPr>
        <w:pStyle w:val="NoSpacing"/>
        <w:rPr>
          <w:lang w:val="en-US"/>
        </w:rPr>
      </w:pPr>
    </w:p>
    <w:p w14:paraId="2025F59E" w14:textId="77777777" w:rsidR="0021765D" w:rsidRPr="009B7C1F" w:rsidRDefault="0021765D" w:rsidP="00353D32">
      <w:pPr>
        <w:pStyle w:val="NoSpacing"/>
        <w:rPr>
          <w:lang w:val="en-US"/>
        </w:rPr>
      </w:pPr>
      <w:r>
        <w:rPr>
          <w:lang w:val="en-US"/>
        </w:rPr>
        <w:t>If needed JFACC may also request support from other component commands (Land, Sea and Special Operations).</w:t>
      </w:r>
    </w:p>
    <w:p w14:paraId="6B4C70EF" w14:textId="77777777" w:rsidR="00353D32" w:rsidRPr="009B7C1F" w:rsidRDefault="00353D32" w:rsidP="00353D32">
      <w:pPr>
        <w:pStyle w:val="NoSpacing"/>
        <w:rPr>
          <w:lang w:val="en-US"/>
        </w:rPr>
      </w:pPr>
    </w:p>
    <w:p w14:paraId="6E95660D" w14:textId="77777777" w:rsidR="002E6764" w:rsidRPr="009B7C1F" w:rsidRDefault="002E6764" w:rsidP="00353D32">
      <w:pPr>
        <w:pStyle w:val="NoSpacing"/>
        <w:rPr>
          <w:lang w:val="en-US"/>
        </w:rPr>
      </w:pPr>
    </w:p>
    <w:p w14:paraId="7478E9D8" w14:textId="77777777" w:rsidR="002E6764" w:rsidRPr="009B7C1F" w:rsidRDefault="00963172" w:rsidP="00353D32">
      <w:pPr>
        <w:pStyle w:val="Heading3"/>
        <w:rPr>
          <w:lang w:val="en-US"/>
        </w:rPr>
      </w:pPr>
      <w:r>
        <w:rPr>
          <w:lang w:val="en-US"/>
        </w:rPr>
        <w:t xml:space="preserve">Virtual Intelligence Directorate </w:t>
      </w:r>
      <w:r w:rsidR="009F0A4F">
        <w:rPr>
          <w:lang w:val="en-US"/>
        </w:rPr>
        <w:t>(</w:t>
      </w:r>
      <w:r w:rsidR="002E6764" w:rsidRPr="009B7C1F">
        <w:rPr>
          <w:lang w:val="en-US"/>
        </w:rPr>
        <w:t>VID</w:t>
      </w:r>
      <w:r w:rsidR="009F0A4F">
        <w:rPr>
          <w:lang w:val="en-US"/>
        </w:rPr>
        <w:t>)</w:t>
      </w:r>
      <w:r w:rsidR="00D61816" w:rsidRPr="009B7C1F">
        <w:rPr>
          <w:lang w:val="en-US"/>
        </w:rPr>
        <w:t xml:space="preserve"> (Mission Designer)</w:t>
      </w:r>
    </w:p>
    <w:p w14:paraId="5DAFFDAD" w14:textId="77777777" w:rsidR="009B7C1F" w:rsidRPr="009B7C1F" w:rsidRDefault="009B7C1F" w:rsidP="00353D32">
      <w:pPr>
        <w:pStyle w:val="NoSpacing"/>
        <w:rPr>
          <w:lang w:val="en-US"/>
        </w:rPr>
      </w:pPr>
      <w:r>
        <w:rPr>
          <w:lang w:val="en-US"/>
        </w:rPr>
        <w:t>VID provides intelligence injects into the campaign. This can be considered a broader intelligence agency than VIS. VID is the way the mission designer can inject relevant or irrelevant information into the campaign, that can be picked up by VIS and JFACC and used for the execution of subsequent events based on the new information.</w:t>
      </w:r>
    </w:p>
    <w:p w14:paraId="43A3B994" w14:textId="77777777" w:rsidR="002E6764" w:rsidRPr="009B7C1F" w:rsidRDefault="002E6764" w:rsidP="00353D32">
      <w:pPr>
        <w:pStyle w:val="NoSpacing"/>
        <w:rPr>
          <w:lang w:val="en-US"/>
        </w:rPr>
      </w:pPr>
    </w:p>
    <w:p w14:paraId="7B133389" w14:textId="77777777" w:rsidR="002E6764" w:rsidRPr="009B7C1F" w:rsidRDefault="00963172" w:rsidP="00353D32">
      <w:pPr>
        <w:pStyle w:val="Heading3"/>
        <w:rPr>
          <w:lang w:val="en-US"/>
        </w:rPr>
      </w:pPr>
      <w:r>
        <w:rPr>
          <w:lang w:val="en-US"/>
        </w:rPr>
        <w:t xml:space="preserve">Virtual Intelligence Service </w:t>
      </w:r>
      <w:r w:rsidR="009F0A4F">
        <w:rPr>
          <w:lang w:val="en-US"/>
        </w:rPr>
        <w:t>(</w:t>
      </w:r>
      <w:r w:rsidR="002E6764" w:rsidRPr="009B7C1F">
        <w:rPr>
          <w:lang w:val="en-US"/>
        </w:rPr>
        <w:t>VIS</w:t>
      </w:r>
      <w:r w:rsidR="009F0A4F">
        <w:rPr>
          <w:lang w:val="en-US"/>
        </w:rPr>
        <w:t>)</w:t>
      </w:r>
      <w:r w:rsidR="00D61816" w:rsidRPr="009B7C1F">
        <w:rPr>
          <w:lang w:val="en-US"/>
        </w:rPr>
        <w:t xml:space="preserve"> (Player</w:t>
      </w:r>
      <w:r w:rsidR="009F0A4F">
        <w:rPr>
          <w:lang w:val="en-US"/>
        </w:rPr>
        <w:t xml:space="preserve"> volunteers</w:t>
      </w:r>
      <w:r w:rsidR="00D61816" w:rsidRPr="009B7C1F">
        <w:rPr>
          <w:lang w:val="en-US"/>
        </w:rPr>
        <w:t>)</w:t>
      </w:r>
    </w:p>
    <w:p w14:paraId="2AAD07A1" w14:textId="77777777" w:rsidR="00353D32" w:rsidRDefault="00353D32" w:rsidP="00353D32">
      <w:pPr>
        <w:pStyle w:val="NoSpacing"/>
        <w:rPr>
          <w:lang w:val="en-US"/>
        </w:rPr>
      </w:pPr>
      <w:r w:rsidRPr="009B7C1F">
        <w:rPr>
          <w:lang w:val="en-US"/>
        </w:rPr>
        <w:t xml:space="preserve">The VIS role is about providing intelligence for the rest of the organization. The individuals functioning as VIS will try to make sense of the battlefield based on the reports from pilots after events, </w:t>
      </w:r>
      <w:r w:rsidR="009B7C1F">
        <w:rPr>
          <w:lang w:val="en-US"/>
        </w:rPr>
        <w:t>in addition to intelligence from VID</w:t>
      </w:r>
      <w:r w:rsidRPr="009B7C1F">
        <w:rPr>
          <w:lang w:val="en-US"/>
        </w:rPr>
        <w:t xml:space="preserve">. </w:t>
      </w:r>
    </w:p>
    <w:p w14:paraId="4B0A84E1" w14:textId="77777777" w:rsidR="009B7C1F" w:rsidRDefault="009B7C1F" w:rsidP="00353D32">
      <w:pPr>
        <w:pStyle w:val="NoSpacing"/>
        <w:rPr>
          <w:lang w:val="en-US"/>
        </w:rPr>
      </w:pPr>
    </w:p>
    <w:p w14:paraId="6D9879F6" w14:textId="77777777" w:rsidR="009B7C1F" w:rsidRDefault="009B7C1F" w:rsidP="00353D32">
      <w:pPr>
        <w:pStyle w:val="NoSpacing"/>
        <w:rPr>
          <w:lang w:val="en-US"/>
        </w:rPr>
      </w:pPr>
      <w:r>
        <w:rPr>
          <w:lang w:val="en-US"/>
        </w:rPr>
        <w:t xml:space="preserve">VIS </w:t>
      </w:r>
      <w:r w:rsidR="008758E7">
        <w:rPr>
          <w:lang w:val="en-US"/>
        </w:rPr>
        <w:t>has</w:t>
      </w:r>
      <w:r>
        <w:rPr>
          <w:lang w:val="en-US"/>
        </w:rPr>
        <w:t xml:space="preserve"> a dual purpose:</w:t>
      </w:r>
    </w:p>
    <w:p w14:paraId="0D8BC47D" w14:textId="77777777" w:rsidR="009B7C1F" w:rsidRDefault="009B7C1F" w:rsidP="009B7C1F">
      <w:pPr>
        <w:pStyle w:val="NoSpacing"/>
        <w:numPr>
          <w:ilvl w:val="0"/>
          <w:numId w:val="25"/>
        </w:numPr>
        <w:rPr>
          <w:lang w:val="en-US"/>
        </w:rPr>
      </w:pPr>
      <w:r>
        <w:rPr>
          <w:lang w:val="en-US"/>
        </w:rPr>
        <w:t>Support the event planning on a higher level (support to JFACC)</w:t>
      </w:r>
    </w:p>
    <w:p w14:paraId="45FD9519" w14:textId="77777777" w:rsidR="009B7C1F" w:rsidRPr="009B7C1F" w:rsidRDefault="009B7C1F" w:rsidP="009B7C1F">
      <w:pPr>
        <w:pStyle w:val="NoSpacing"/>
        <w:numPr>
          <w:ilvl w:val="0"/>
          <w:numId w:val="25"/>
        </w:numPr>
        <w:rPr>
          <w:lang w:val="en-US"/>
        </w:rPr>
      </w:pPr>
      <w:r>
        <w:rPr>
          <w:lang w:val="en-US"/>
        </w:rPr>
        <w:t>Support the event planning on a tactical execution level (support to pilots)</w:t>
      </w:r>
    </w:p>
    <w:p w14:paraId="2C4DC7EF" w14:textId="77777777" w:rsidR="00353D32" w:rsidRPr="009B7C1F" w:rsidRDefault="00353D32" w:rsidP="00353D32">
      <w:pPr>
        <w:pStyle w:val="NoSpacing"/>
        <w:rPr>
          <w:lang w:val="en-US"/>
        </w:rPr>
      </w:pPr>
    </w:p>
    <w:p w14:paraId="3EFBEC39" w14:textId="77777777" w:rsidR="00353D32" w:rsidRPr="009B7C1F" w:rsidRDefault="009B7C1F" w:rsidP="00353D32">
      <w:pPr>
        <w:pStyle w:val="NoSpacing"/>
        <w:rPr>
          <w:lang w:val="en-US"/>
        </w:rPr>
      </w:pPr>
      <w:r>
        <w:rPr>
          <w:lang w:val="en-US"/>
        </w:rPr>
        <w:t xml:space="preserve">VIS may have intelligence gaps, and can request submit </w:t>
      </w:r>
      <w:proofErr w:type="gramStart"/>
      <w:r w:rsidR="008977B7">
        <w:rPr>
          <w:lang w:val="en-US"/>
        </w:rPr>
        <w:t>a</w:t>
      </w:r>
      <w:proofErr w:type="gramEnd"/>
      <w:r w:rsidR="008977B7">
        <w:rPr>
          <w:lang w:val="en-US"/>
        </w:rPr>
        <w:t xml:space="preserve"> IR (Information Requirement)</w:t>
      </w:r>
      <w:r>
        <w:rPr>
          <w:lang w:val="en-US"/>
        </w:rPr>
        <w:t xml:space="preserve"> to JFACC. </w:t>
      </w:r>
      <w:r w:rsidR="008977B7">
        <w:rPr>
          <w:lang w:val="en-US"/>
        </w:rPr>
        <w:t>JFACC may task specific flight with providing the information asked about in the information requirement.</w:t>
      </w:r>
    </w:p>
    <w:p w14:paraId="61A21CB9" w14:textId="77777777" w:rsidR="00353D32" w:rsidRPr="009B7C1F" w:rsidRDefault="00353D32" w:rsidP="00353D32">
      <w:pPr>
        <w:pStyle w:val="NoSpacing"/>
        <w:rPr>
          <w:lang w:val="en-US"/>
        </w:rPr>
      </w:pPr>
    </w:p>
    <w:p w14:paraId="2334D321" w14:textId="77777777" w:rsidR="00353D32" w:rsidRPr="009B7C1F" w:rsidRDefault="00353D32" w:rsidP="00353D32">
      <w:pPr>
        <w:pStyle w:val="NoSpacing"/>
        <w:rPr>
          <w:lang w:val="en-US"/>
        </w:rPr>
      </w:pPr>
    </w:p>
    <w:p w14:paraId="3C945E5F" w14:textId="77777777" w:rsidR="00353D32" w:rsidRPr="009B7C1F" w:rsidRDefault="00353D32" w:rsidP="00353D32">
      <w:pPr>
        <w:pStyle w:val="NoSpacing"/>
        <w:rPr>
          <w:lang w:val="en-US"/>
        </w:rPr>
      </w:pPr>
    </w:p>
    <w:p w14:paraId="22F543FF" w14:textId="77777777" w:rsidR="002E6764" w:rsidRPr="009B7C1F" w:rsidRDefault="002E6764" w:rsidP="00353D32">
      <w:pPr>
        <w:pStyle w:val="NoSpacing"/>
        <w:rPr>
          <w:lang w:val="en-US"/>
        </w:rPr>
      </w:pPr>
    </w:p>
    <w:p w14:paraId="363E4D2D" w14:textId="77777777" w:rsidR="002E6764" w:rsidRPr="00963172" w:rsidRDefault="00963172" w:rsidP="00353D32">
      <w:pPr>
        <w:pStyle w:val="Heading3"/>
        <w:rPr>
          <w:lang w:val="en-US"/>
        </w:rPr>
      </w:pPr>
      <w:r>
        <w:rPr>
          <w:lang w:val="en-US"/>
        </w:rPr>
        <w:t xml:space="preserve">Land Component Command </w:t>
      </w:r>
      <w:r w:rsidR="009F0A4F">
        <w:rPr>
          <w:lang w:val="en-US"/>
        </w:rPr>
        <w:t>(</w:t>
      </w:r>
      <w:r w:rsidR="002E6764" w:rsidRPr="009B7C1F">
        <w:rPr>
          <w:lang w:val="en-US"/>
        </w:rPr>
        <w:t>LCC</w:t>
      </w:r>
      <w:r w:rsidR="009F0A4F">
        <w:rPr>
          <w:lang w:val="en-US"/>
        </w:rPr>
        <w:t>)</w:t>
      </w:r>
      <w:r w:rsidR="00D61816" w:rsidRPr="009B7C1F">
        <w:rPr>
          <w:lang w:val="en-US"/>
        </w:rPr>
        <w:t xml:space="preserve"> (Mission Designer)</w:t>
      </w:r>
    </w:p>
    <w:p w14:paraId="0F239264" w14:textId="77777777" w:rsidR="001A7327" w:rsidRPr="009B7C1F" w:rsidRDefault="001A7327" w:rsidP="00353D32">
      <w:pPr>
        <w:pStyle w:val="NoSpacing"/>
        <w:rPr>
          <w:lang w:val="en-US"/>
        </w:rPr>
      </w:pPr>
      <w:r>
        <w:rPr>
          <w:lang w:val="en-US"/>
        </w:rPr>
        <w:t>This is the land component of the Joint Force, and controls the fight taking place on the ground. The land forces are slow to maneuver, but are often the decisive factor. MCC and JFACC will often have a supporting role to help LCC reach their objectives.</w:t>
      </w:r>
    </w:p>
    <w:p w14:paraId="62B3AE0A" w14:textId="77777777" w:rsidR="002E6764" w:rsidRPr="009B7C1F" w:rsidRDefault="002E6764" w:rsidP="00353D32">
      <w:pPr>
        <w:pStyle w:val="NoSpacing"/>
        <w:rPr>
          <w:lang w:val="en-US"/>
        </w:rPr>
      </w:pPr>
    </w:p>
    <w:p w14:paraId="222899D0" w14:textId="77777777" w:rsidR="002E6764" w:rsidRPr="009B7C1F" w:rsidRDefault="00963172" w:rsidP="00353D32">
      <w:pPr>
        <w:pStyle w:val="Heading3"/>
        <w:rPr>
          <w:lang w:val="en-US"/>
        </w:rPr>
      </w:pPr>
      <w:r>
        <w:rPr>
          <w:lang w:val="en-US"/>
        </w:rPr>
        <w:t xml:space="preserve">Maritime Component Command </w:t>
      </w:r>
      <w:r w:rsidR="009F0A4F">
        <w:rPr>
          <w:lang w:val="en-US"/>
        </w:rPr>
        <w:t>(</w:t>
      </w:r>
      <w:r w:rsidR="002E6764" w:rsidRPr="009B7C1F">
        <w:rPr>
          <w:lang w:val="en-US"/>
        </w:rPr>
        <w:t>MCC</w:t>
      </w:r>
      <w:r w:rsidR="009F0A4F">
        <w:rPr>
          <w:lang w:val="en-US"/>
        </w:rPr>
        <w:t>)</w:t>
      </w:r>
      <w:r w:rsidR="00D61816" w:rsidRPr="009B7C1F">
        <w:rPr>
          <w:lang w:val="en-US"/>
        </w:rPr>
        <w:t xml:space="preserve"> (Mission Designer)</w:t>
      </w:r>
    </w:p>
    <w:p w14:paraId="0AA194C9" w14:textId="77777777" w:rsidR="001A7327" w:rsidRPr="009B7C1F" w:rsidRDefault="001A7327" w:rsidP="00353D32">
      <w:pPr>
        <w:pStyle w:val="NoSpacing"/>
        <w:rPr>
          <w:lang w:val="en-US"/>
        </w:rPr>
      </w:pPr>
      <w:r>
        <w:rPr>
          <w:lang w:val="en-US"/>
        </w:rPr>
        <w:t>This is the maritime component of the Joint Force, consisting of surface ships, submarines. Naval aviation is for the 132</w:t>
      </w:r>
      <w:r w:rsidRPr="001A7327">
        <w:rPr>
          <w:vertAlign w:val="superscript"/>
          <w:lang w:val="en-US"/>
        </w:rPr>
        <w:t>nd</w:t>
      </w:r>
      <w:r>
        <w:rPr>
          <w:lang w:val="en-US"/>
        </w:rPr>
        <w:t xml:space="preserve"> purposes controlled by JFACC. Surface ships operating together may form a Surface Action Group (SAG) with mutual support. MCC may have several SAG`s. Maritime units are fewer in number than land units, and can easily be task organized in various SAG formations based on the need for the specific mission.</w:t>
      </w:r>
    </w:p>
    <w:p w14:paraId="73D59CC9" w14:textId="77777777" w:rsidR="002E6764" w:rsidRPr="009B7C1F" w:rsidRDefault="002E6764" w:rsidP="00353D32">
      <w:pPr>
        <w:pStyle w:val="NoSpacing"/>
        <w:rPr>
          <w:lang w:val="en-US"/>
        </w:rPr>
      </w:pPr>
    </w:p>
    <w:p w14:paraId="64ECCCF1" w14:textId="77777777" w:rsidR="002E6764" w:rsidRPr="009B7C1F" w:rsidRDefault="00963172" w:rsidP="00353D32">
      <w:pPr>
        <w:pStyle w:val="Heading3"/>
        <w:rPr>
          <w:lang w:val="en-US"/>
        </w:rPr>
      </w:pPr>
      <w:r>
        <w:rPr>
          <w:lang w:val="en-US"/>
        </w:rPr>
        <w:lastRenderedPageBreak/>
        <w:t xml:space="preserve">Special Operations Component Command </w:t>
      </w:r>
      <w:r w:rsidR="009F0A4F">
        <w:rPr>
          <w:lang w:val="en-US"/>
        </w:rPr>
        <w:t>(</w:t>
      </w:r>
      <w:r w:rsidR="002E6764" w:rsidRPr="009B7C1F">
        <w:rPr>
          <w:lang w:val="en-US"/>
        </w:rPr>
        <w:t>SOCC</w:t>
      </w:r>
      <w:r w:rsidR="009F0A4F">
        <w:rPr>
          <w:lang w:val="en-US"/>
        </w:rPr>
        <w:t>)</w:t>
      </w:r>
      <w:r w:rsidR="00D61816" w:rsidRPr="009B7C1F">
        <w:rPr>
          <w:lang w:val="en-US"/>
        </w:rPr>
        <w:t xml:space="preserve"> (Mission Designer)</w:t>
      </w:r>
    </w:p>
    <w:p w14:paraId="6B7F388D" w14:textId="77777777" w:rsidR="00FA4B39" w:rsidRPr="009B7C1F" w:rsidRDefault="00FA4B39" w:rsidP="00353D32">
      <w:pPr>
        <w:pStyle w:val="NoSpacing"/>
        <w:rPr>
          <w:lang w:val="en-US"/>
        </w:rPr>
      </w:pPr>
      <w:r>
        <w:rPr>
          <w:lang w:val="en-US"/>
        </w:rPr>
        <w:t>This is the special operations component of the Joint Task Force. Special operations can be used for sensitive missions, or demanding missions that LCC is not suited for. Typical insertions deep behind the enemy line to provide intelligence, or to support attacks by JTACs.</w:t>
      </w:r>
    </w:p>
    <w:p w14:paraId="0AA974DC" w14:textId="77777777" w:rsidR="002E6764" w:rsidRPr="009B7C1F" w:rsidRDefault="002E6764" w:rsidP="00353D32">
      <w:pPr>
        <w:pStyle w:val="NoSpacing"/>
        <w:rPr>
          <w:lang w:val="en-US"/>
        </w:rPr>
      </w:pPr>
    </w:p>
    <w:p w14:paraId="21F4C44F" w14:textId="77777777" w:rsidR="00937F36" w:rsidRPr="009B7C1F" w:rsidRDefault="00937F36" w:rsidP="00353D32">
      <w:pPr>
        <w:pStyle w:val="NoSpacing"/>
        <w:rPr>
          <w:lang w:val="en-US"/>
        </w:rPr>
      </w:pPr>
    </w:p>
    <w:p w14:paraId="461BE0DE" w14:textId="77777777" w:rsidR="00937F36" w:rsidRPr="009B7C1F" w:rsidRDefault="00902E1B" w:rsidP="00353D32">
      <w:pPr>
        <w:pStyle w:val="Heading2"/>
        <w:rPr>
          <w:lang w:val="en-US"/>
        </w:rPr>
      </w:pPr>
      <w:r w:rsidRPr="009B7C1F">
        <w:rPr>
          <w:lang w:val="en-US"/>
        </w:rPr>
        <w:t>Products</w:t>
      </w:r>
    </w:p>
    <w:p w14:paraId="368E7A24" w14:textId="77777777" w:rsidR="00937F36" w:rsidRDefault="00937F36" w:rsidP="00353D32">
      <w:pPr>
        <w:pStyle w:val="Heading3"/>
        <w:rPr>
          <w:lang w:val="en-US"/>
        </w:rPr>
      </w:pPr>
      <w:r w:rsidRPr="009B7C1F">
        <w:rPr>
          <w:lang w:val="en-US"/>
        </w:rPr>
        <w:t>Operation Order</w:t>
      </w:r>
    </w:p>
    <w:p w14:paraId="12F09A96" w14:textId="77777777" w:rsidR="00DB3B32" w:rsidRDefault="00DB3B32" w:rsidP="00DB3B32">
      <w:pPr>
        <w:pStyle w:val="NoSpacing"/>
        <w:rPr>
          <w:lang w:val="en-US"/>
        </w:rPr>
      </w:pPr>
      <w:r>
        <w:rPr>
          <w:lang w:val="en-US"/>
        </w:rPr>
        <w:t xml:space="preserve">The operation order is the overall order from the Joint Force Commander (JFC). It will contain an overall situation, an overview of friendly and enemy forces. It will also contain the mission and the commander’s intent with the operation. Furthermore the operation order contains a broad concept of operation and objectives to be met. The operation order will also list specific </w:t>
      </w:r>
      <w:commentRangeStart w:id="32"/>
      <w:r w:rsidRPr="003666EC">
        <w:rPr>
          <w:highlight w:val="yellow"/>
          <w:lang w:val="en-US"/>
          <w:rPrChange w:id="33" w:author="Halldor Jonsson" w:date="2021-11-15T13:09:00Z">
            <w:rPr>
              <w:lang w:val="en-US"/>
            </w:rPr>
          </w:rPrChange>
        </w:rPr>
        <w:t>tasks to the component commands (Land, Air, Sea, Special operations)</w:t>
      </w:r>
      <w:commentRangeEnd w:id="32"/>
      <w:r w:rsidR="003666EC">
        <w:rPr>
          <w:rStyle w:val="CommentReference"/>
        </w:rPr>
        <w:commentReference w:id="32"/>
      </w:r>
    </w:p>
    <w:p w14:paraId="3367285C" w14:textId="77777777" w:rsidR="00C7271E" w:rsidRDefault="00C7271E" w:rsidP="00DB3B32">
      <w:pPr>
        <w:pStyle w:val="NoSpacing"/>
        <w:rPr>
          <w:lang w:val="en-US"/>
        </w:rPr>
      </w:pPr>
    </w:p>
    <w:p w14:paraId="17843049" w14:textId="77777777" w:rsidR="00C7271E" w:rsidRDefault="00C7271E" w:rsidP="00C7271E">
      <w:pPr>
        <w:pStyle w:val="Heading3"/>
        <w:rPr>
          <w:lang w:val="en-US"/>
        </w:rPr>
      </w:pPr>
      <w:r>
        <w:rPr>
          <w:lang w:val="en-US"/>
        </w:rPr>
        <w:t>J</w:t>
      </w:r>
      <w:r w:rsidR="002F7A7D">
        <w:rPr>
          <w:lang w:val="en-US"/>
        </w:rPr>
        <w:t xml:space="preserve">oint Force </w:t>
      </w:r>
      <w:r>
        <w:rPr>
          <w:lang w:val="en-US"/>
        </w:rPr>
        <w:t>C</w:t>
      </w:r>
      <w:r w:rsidR="002F7A7D">
        <w:rPr>
          <w:lang w:val="en-US"/>
        </w:rPr>
        <w:t>ommander</w:t>
      </w:r>
      <w:r>
        <w:rPr>
          <w:lang w:val="en-US"/>
        </w:rPr>
        <w:t xml:space="preserve"> D</w:t>
      </w:r>
      <w:r w:rsidR="002F7A7D">
        <w:rPr>
          <w:lang w:val="en-US"/>
        </w:rPr>
        <w:t xml:space="preserve">irection </w:t>
      </w:r>
      <w:r>
        <w:rPr>
          <w:lang w:val="en-US"/>
        </w:rPr>
        <w:t>&amp;</w:t>
      </w:r>
      <w:r w:rsidR="002F7A7D">
        <w:rPr>
          <w:lang w:val="en-US"/>
        </w:rPr>
        <w:t xml:space="preserve"> </w:t>
      </w:r>
      <w:r>
        <w:rPr>
          <w:lang w:val="en-US"/>
        </w:rPr>
        <w:t>G</w:t>
      </w:r>
      <w:r w:rsidR="002F7A7D">
        <w:rPr>
          <w:lang w:val="en-US"/>
        </w:rPr>
        <w:t>uidance (JFC D&amp;G)</w:t>
      </w:r>
    </w:p>
    <w:p w14:paraId="453D1259" w14:textId="77777777" w:rsidR="00C7271E" w:rsidRPr="00DB3B32" w:rsidRDefault="00C7271E" w:rsidP="00DB3B32">
      <w:pPr>
        <w:pStyle w:val="NoSpacing"/>
        <w:rPr>
          <w:lang w:val="en-US"/>
        </w:rPr>
      </w:pPr>
      <w:r>
        <w:rPr>
          <w:lang w:val="en-US"/>
        </w:rPr>
        <w:t>When necessary (before an event</w:t>
      </w:r>
      <w:r w:rsidR="00745486">
        <w:rPr>
          <w:lang w:val="en-US"/>
        </w:rPr>
        <w:t xml:space="preserve"> or a new phase</w:t>
      </w:r>
      <w:r>
        <w:rPr>
          <w:lang w:val="en-US"/>
        </w:rPr>
        <w:t xml:space="preserve">), JFC may see it necessary to provide additional direction and guidance for the overall campaign. This will be published in the JFC D&amp;G document. </w:t>
      </w:r>
    </w:p>
    <w:p w14:paraId="52F5B227" w14:textId="77777777" w:rsidR="00937F36" w:rsidRPr="009B7C1F" w:rsidRDefault="00937F36" w:rsidP="00353D32">
      <w:pPr>
        <w:pStyle w:val="NoSpacing"/>
        <w:rPr>
          <w:lang w:val="en-US"/>
        </w:rPr>
      </w:pPr>
    </w:p>
    <w:p w14:paraId="36C0697F" w14:textId="77777777" w:rsidR="00937F36" w:rsidRDefault="00592A78" w:rsidP="00353D32">
      <w:pPr>
        <w:pStyle w:val="Heading3"/>
        <w:rPr>
          <w:lang w:val="en-US"/>
        </w:rPr>
      </w:pPr>
      <w:r>
        <w:rPr>
          <w:lang w:val="en-US"/>
        </w:rPr>
        <w:t>Joint Air Operations Plan (JAOP)</w:t>
      </w:r>
    </w:p>
    <w:p w14:paraId="0E9BF320" w14:textId="205E9AB1" w:rsidR="00592A78" w:rsidRPr="00592A78" w:rsidRDefault="00592A78" w:rsidP="00592A78">
      <w:pPr>
        <w:pStyle w:val="NoSpacing"/>
        <w:rPr>
          <w:lang w:val="en-US"/>
        </w:rPr>
      </w:pPr>
      <w:r>
        <w:rPr>
          <w:lang w:val="en-US"/>
        </w:rPr>
        <w:t>The</w:t>
      </w:r>
      <w:r w:rsidR="00745486">
        <w:rPr>
          <w:lang w:val="en-US"/>
        </w:rPr>
        <w:t xml:space="preserve"> JAOP is JFACC`s overall plan on how to</w:t>
      </w:r>
      <w:r>
        <w:rPr>
          <w:lang w:val="en-US"/>
        </w:rPr>
        <w:t xml:space="preserve"> conduct the campaign. The JAOP will have the mission for JFACC together with the </w:t>
      </w:r>
      <w:ins w:id="34" w:author="Halldor Jonsson" w:date="2021-11-13T19:57:00Z">
        <w:r w:rsidR="00297AC6">
          <w:rPr>
            <w:lang w:val="en-US"/>
          </w:rPr>
          <w:t xml:space="preserve">JFACC </w:t>
        </w:r>
      </w:ins>
      <w:r w:rsidR="00894F68">
        <w:rPr>
          <w:lang w:val="en-US"/>
        </w:rPr>
        <w:t>commander’s</w:t>
      </w:r>
      <w:r>
        <w:rPr>
          <w:lang w:val="en-US"/>
        </w:rPr>
        <w:t xml:space="preserve"> intent</w:t>
      </w:r>
      <w:ins w:id="35" w:author="Halldor Jonsson" w:date="2021-11-13T19:59:00Z">
        <w:r w:rsidR="00297AC6">
          <w:rPr>
            <w:lang w:val="en-US"/>
          </w:rPr>
          <w:t xml:space="preserve"> for each phase of the operation</w:t>
        </w:r>
      </w:ins>
      <w:ins w:id="36" w:author="Halldor Jonsson" w:date="2021-11-13T19:58:00Z">
        <w:r w:rsidR="00297AC6">
          <w:rPr>
            <w:lang w:val="en-US"/>
          </w:rPr>
          <w:t xml:space="preserve">, </w:t>
        </w:r>
        <w:r w:rsidR="00297AC6" w:rsidRPr="00297AC6">
          <w:rPr>
            <w:lang w:val="en-US"/>
          </w:rPr>
          <w:t>that is, the JFACC’s contribution to the JFC’s military end stat</w:t>
        </w:r>
        <w:r w:rsidR="00297AC6">
          <w:rPr>
            <w:lang w:val="en-US"/>
          </w:rPr>
          <w:t>e</w:t>
        </w:r>
      </w:ins>
      <w:r>
        <w:rPr>
          <w:lang w:val="en-US"/>
        </w:rPr>
        <w:t xml:space="preserve"> and the objectives for JFACC. It will contain on the concept of operation through information of what is planned to be conducted during the various phases in the operations. The phases </w:t>
      </w:r>
      <w:r w:rsidR="00745486">
        <w:rPr>
          <w:lang w:val="en-US"/>
        </w:rPr>
        <w:t>may</w:t>
      </w:r>
      <w:r>
        <w:rPr>
          <w:lang w:val="en-US"/>
        </w:rPr>
        <w:t xml:space="preserve"> be given in the Operations Order, but JFACC can</w:t>
      </w:r>
      <w:r w:rsidR="00745486">
        <w:rPr>
          <w:lang w:val="en-US"/>
        </w:rPr>
        <w:t xml:space="preserve"> add new phases or</w:t>
      </w:r>
      <w:r>
        <w:rPr>
          <w:lang w:val="en-US"/>
        </w:rPr>
        <w:t xml:space="preserve"> break down the phases in various sub phases.</w:t>
      </w:r>
      <w:ins w:id="37" w:author="Halldor Jonsson" w:date="2021-11-13T19:59:00Z">
        <w:r w:rsidR="00297AC6">
          <w:rPr>
            <w:lang w:val="en-US"/>
          </w:rPr>
          <w:t xml:space="preserve"> </w:t>
        </w:r>
      </w:ins>
      <w:r>
        <w:rPr>
          <w:lang w:val="en-US"/>
        </w:rPr>
        <w:t xml:space="preserve"> The JAOP will also include a timeline over the various phases and </w:t>
      </w:r>
      <w:r w:rsidR="00894F68">
        <w:rPr>
          <w:lang w:val="en-US"/>
        </w:rPr>
        <w:t>sub phases.</w:t>
      </w:r>
      <w:r w:rsidR="0089199E">
        <w:rPr>
          <w:lang w:val="en-US"/>
        </w:rPr>
        <w:t xml:space="preserve"> The JAOP is created prior to the first event and will be the guiding document for further events.</w:t>
      </w:r>
      <w:r w:rsidR="00894F68">
        <w:rPr>
          <w:lang w:val="en-US"/>
        </w:rPr>
        <w:t xml:space="preserve"> </w:t>
      </w:r>
    </w:p>
    <w:p w14:paraId="0FCAB8C4" w14:textId="77777777" w:rsidR="00937F36" w:rsidRPr="009B7C1F" w:rsidRDefault="00937F36" w:rsidP="00353D32">
      <w:pPr>
        <w:pStyle w:val="NoSpacing"/>
        <w:rPr>
          <w:lang w:val="en-US"/>
        </w:rPr>
      </w:pPr>
    </w:p>
    <w:p w14:paraId="6F1EFC22" w14:textId="44C38493" w:rsidR="00937F36" w:rsidRDefault="0089199E" w:rsidP="00353D32">
      <w:pPr>
        <w:pStyle w:val="Heading3"/>
        <w:rPr>
          <w:ins w:id="38" w:author="Halldor Jonsson" w:date="2021-11-13T19:56:00Z"/>
          <w:lang w:val="en-US"/>
        </w:rPr>
      </w:pPr>
      <w:r>
        <w:rPr>
          <w:lang w:val="en-US"/>
        </w:rPr>
        <w:t xml:space="preserve">Air </w:t>
      </w:r>
      <w:del w:id="39" w:author="Halldor Jonsson" w:date="2021-11-13T19:55:00Z">
        <w:r w:rsidDel="00297AC6">
          <w:rPr>
            <w:lang w:val="en-US"/>
          </w:rPr>
          <w:delText xml:space="preserve">Directions </w:delText>
        </w:r>
      </w:del>
      <w:ins w:id="40" w:author="Halldor Jonsson" w:date="2021-11-13T19:55:00Z">
        <w:r w:rsidR="00297AC6">
          <w:rPr>
            <w:lang w:val="en-US"/>
          </w:rPr>
          <w:t>Op</w:t>
        </w:r>
      </w:ins>
      <w:ins w:id="41" w:author="Halldor Jonsson" w:date="2021-11-13T19:56:00Z">
        <w:r w:rsidR="00297AC6">
          <w:rPr>
            <w:lang w:val="en-US"/>
          </w:rPr>
          <w:t>erations</w:t>
        </w:r>
      </w:ins>
      <w:ins w:id="42" w:author="Halldor Jonsson" w:date="2021-11-13T19:55:00Z">
        <w:r w:rsidR="00297AC6">
          <w:rPr>
            <w:lang w:val="en-US"/>
          </w:rPr>
          <w:t xml:space="preserve"> </w:t>
        </w:r>
      </w:ins>
      <w:r>
        <w:rPr>
          <w:lang w:val="en-US"/>
        </w:rPr>
        <w:t>Directive (AOD)</w:t>
      </w:r>
    </w:p>
    <w:p w14:paraId="1BC1C296" w14:textId="27E36A55" w:rsidR="00297AC6" w:rsidRPr="00AF18E7" w:rsidRDefault="00297AC6" w:rsidP="00297AC6">
      <w:pPr>
        <w:pStyle w:val="NoSpacing"/>
        <w:rPr>
          <w:lang w:val="en-US"/>
        </w:rPr>
        <w:pPrChange w:id="43" w:author="Halldor Jonsson" w:date="2021-11-13T19:56:00Z">
          <w:pPr>
            <w:pStyle w:val="Heading3"/>
          </w:pPr>
        </w:pPrChange>
      </w:pPr>
      <w:ins w:id="44" w:author="Halldor Jonsson" w:date="2021-11-13T20:00:00Z">
        <w:r>
          <w:rPr>
            <w:lang w:val="en-US"/>
          </w:rPr>
          <w:t>Th</w:t>
        </w:r>
        <w:r w:rsidRPr="00297AC6">
          <w:rPr>
            <w:lang w:val="en-US"/>
          </w:rPr>
          <w:t xml:space="preserve">e AODs contain the JFACC’s intent for a specific ATO or </w:t>
        </w:r>
        <w:proofErr w:type="gramStart"/>
        <w:r w:rsidRPr="00297AC6">
          <w:rPr>
            <w:lang w:val="en-US"/>
          </w:rPr>
          <w:t>period of time</w:t>
        </w:r>
      </w:ins>
      <w:proofErr w:type="gramEnd"/>
    </w:p>
    <w:p w14:paraId="12BBA8C1" w14:textId="77777777" w:rsidR="00937F36" w:rsidRPr="009B7C1F" w:rsidRDefault="00937F36" w:rsidP="00353D32">
      <w:pPr>
        <w:pStyle w:val="NoSpacing"/>
        <w:rPr>
          <w:lang w:val="en-US"/>
        </w:rPr>
      </w:pPr>
    </w:p>
    <w:p w14:paraId="4445A617" w14:textId="77777777" w:rsidR="00937F36" w:rsidRPr="009B7C1F" w:rsidRDefault="009F5332" w:rsidP="00353D32">
      <w:pPr>
        <w:pStyle w:val="Heading3"/>
        <w:rPr>
          <w:lang w:val="en-US"/>
        </w:rPr>
      </w:pPr>
      <w:r>
        <w:rPr>
          <w:lang w:val="en-US"/>
        </w:rPr>
        <w:t>Air Tasking Order (ATO)</w:t>
      </w:r>
    </w:p>
    <w:p w14:paraId="3F01A01D" w14:textId="77777777" w:rsidR="00937F36" w:rsidRPr="009B7C1F" w:rsidRDefault="00937F36" w:rsidP="00353D32">
      <w:pPr>
        <w:pStyle w:val="NoSpacing"/>
        <w:rPr>
          <w:lang w:val="en-US"/>
        </w:rPr>
      </w:pPr>
    </w:p>
    <w:p w14:paraId="3C68579F" w14:textId="77777777" w:rsidR="00937F36" w:rsidRDefault="00937F36" w:rsidP="00353D32">
      <w:pPr>
        <w:pStyle w:val="Heading3"/>
        <w:rPr>
          <w:lang w:val="en-US"/>
        </w:rPr>
      </w:pPr>
      <w:r w:rsidRPr="009B7C1F">
        <w:rPr>
          <w:lang w:val="en-US"/>
        </w:rPr>
        <w:t>A</w:t>
      </w:r>
      <w:r w:rsidR="009F5332">
        <w:rPr>
          <w:lang w:val="en-US"/>
        </w:rPr>
        <w:t>irspace Control Order (A</w:t>
      </w:r>
      <w:r w:rsidRPr="009B7C1F">
        <w:rPr>
          <w:lang w:val="en-US"/>
        </w:rPr>
        <w:t>CO</w:t>
      </w:r>
      <w:r w:rsidR="009F5332">
        <w:rPr>
          <w:lang w:val="en-US"/>
        </w:rPr>
        <w:t>)</w:t>
      </w:r>
    </w:p>
    <w:p w14:paraId="09F6357F" w14:textId="77777777" w:rsidR="009F5332" w:rsidRPr="009F5332" w:rsidRDefault="009F5332" w:rsidP="009F5332">
      <w:pPr>
        <w:pStyle w:val="NoSpacing"/>
        <w:rPr>
          <w:lang w:val="en-US"/>
        </w:rPr>
      </w:pPr>
      <w:r w:rsidRPr="00C45AE0">
        <w:rPr>
          <w:highlight w:val="yellow"/>
          <w:lang w:val="en-US"/>
          <w:rPrChange w:id="45" w:author="Halldor Jonsson" w:date="2021-11-15T13:15:00Z">
            <w:rPr>
              <w:lang w:val="en-US"/>
            </w:rPr>
          </w:rPrChange>
        </w:rPr>
        <w:t>Per event</w:t>
      </w:r>
    </w:p>
    <w:p w14:paraId="456F0E98" w14:textId="77777777" w:rsidR="00A10C82" w:rsidRPr="009B7C1F" w:rsidRDefault="00A10C82" w:rsidP="00A10C82">
      <w:pPr>
        <w:pStyle w:val="NoSpacing"/>
        <w:rPr>
          <w:lang w:val="en-US"/>
        </w:rPr>
      </w:pPr>
    </w:p>
    <w:p w14:paraId="508FC5AB" w14:textId="77777777" w:rsidR="00A10C82" w:rsidRDefault="009F5332" w:rsidP="00A10C82">
      <w:pPr>
        <w:pStyle w:val="Heading3"/>
        <w:rPr>
          <w:lang w:val="en-US"/>
        </w:rPr>
      </w:pPr>
      <w:r>
        <w:rPr>
          <w:lang w:val="en-US"/>
        </w:rPr>
        <w:t>Airspace Control Plan (</w:t>
      </w:r>
      <w:r w:rsidR="00A10C82" w:rsidRPr="009B7C1F">
        <w:rPr>
          <w:lang w:val="en-US"/>
        </w:rPr>
        <w:t>ACP</w:t>
      </w:r>
      <w:r>
        <w:rPr>
          <w:lang w:val="en-US"/>
        </w:rPr>
        <w:t>)</w:t>
      </w:r>
    </w:p>
    <w:p w14:paraId="369F12E7" w14:textId="77777777" w:rsidR="009F5332" w:rsidRPr="009F5332" w:rsidRDefault="009F5332" w:rsidP="009F5332">
      <w:pPr>
        <w:pStyle w:val="NoSpacing"/>
        <w:rPr>
          <w:lang w:val="en-US"/>
        </w:rPr>
      </w:pPr>
      <w:r>
        <w:rPr>
          <w:lang w:val="en-US"/>
        </w:rPr>
        <w:t>Overall plan with all airspace information</w:t>
      </w:r>
    </w:p>
    <w:p w14:paraId="0FA50355" w14:textId="77777777" w:rsidR="00937F36" w:rsidRPr="009B7C1F" w:rsidRDefault="00937F36" w:rsidP="00353D32">
      <w:pPr>
        <w:pStyle w:val="NoSpacing"/>
        <w:rPr>
          <w:lang w:val="en-US"/>
        </w:rPr>
      </w:pPr>
    </w:p>
    <w:p w14:paraId="487D9E6F" w14:textId="77777777" w:rsidR="00937F36" w:rsidRPr="009B7C1F" w:rsidRDefault="00937F36" w:rsidP="00353D32">
      <w:pPr>
        <w:pStyle w:val="Heading3"/>
        <w:rPr>
          <w:lang w:val="en-US"/>
        </w:rPr>
      </w:pPr>
      <w:r w:rsidRPr="009B7C1F">
        <w:rPr>
          <w:lang w:val="en-US"/>
        </w:rPr>
        <w:t>S</w:t>
      </w:r>
      <w:r w:rsidR="009F4317">
        <w:rPr>
          <w:lang w:val="en-US"/>
        </w:rPr>
        <w:t>pecial Instructions (SPINS)</w:t>
      </w:r>
    </w:p>
    <w:p w14:paraId="1633D7E7" w14:textId="77777777" w:rsidR="00902E1B" w:rsidRDefault="00902E1B" w:rsidP="00353D32">
      <w:pPr>
        <w:pStyle w:val="NoSpacing"/>
        <w:rPr>
          <w:lang w:val="en-US"/>
        </w:rPr>
      </w:pPr>
      <w:r w:rsidRPr="009B7C1F">
        <w:rPr>
          <w:lang w:val="en-US"/>
        </w:rPr>
        <w:t xml:space="preserve">This is a document used for mission designer and JFACC to place information for the campaign. To be read by all pilots and controllers participating on </w:t>
      </w:r>
      <w:r w:rsidR="009F0A4F" w:rsidRPr="009B7C1F">
        <w:rPr>
          <w:lang w:val="en-US"/>
        </w:rPr>
        <w:t>an</w:t>
      </w:r>
      <w:r w:rsidRPr="009B7C1F">
        <w:rPr>
          <w:lang w:val="en-US"/>
        </w:rPr>
        <w:t xml:space="preserve"> event.</w:t>
      </w:r>
    </w:p>
    <w:p w14:paraId="5DEE68A5" w14:textId="77777777" w:rsidR="00C7271E" w:rsidRDefault="00C7271E" w:rsidP="00353D32">
      <w:pPr>
        <w:pStyle w:val="NoSpacing"/>
        <w:rPr>
          <w:lang w:val="en-US"/>
        </w:rPr>
      </w:pPr>
    </w:p>
    <w:p w14:paraId="1E3176D5" w14:textId="77777777" w:rsidR="00C7271E" w:rsidRDefault="009F5332" w:rsidP="00C7271E">
      <w:pPr>
        <w:pStyle w:val="Heading3"/>
        <w:rPr>
          <w:lang w:val="en-US"/>
        </w:rPr>
      </w:pPr>
      <w:r>
        <w:rPr>
          <w:lang w:val="en-US"/>
        </w:rPr>
        <w:t>Joint Target List (</w:t>
      </w:r>
      <w:r w:rsidR="00C7271E">
        <w:rPr>
          <w:lang w:val="en-US"/>
        </w:rPr>
        <w:t>JTL</w:t>
      </w:r>
      <w:r>
        <w:rPr>
          <w:lang w:val="en-US"/>
        </w:rPr>
        <w:t>)</w:t>
      </w:r>
    </w:p>
    <w:p w14:paraId="6AA88AA4" w14:textId="77777777" w:rsidR="00C7271E" w:rsidRDefault="00C7271E" w:rsidP="00353D32">
      <w:pPr>
        <w:pStyle w:val="NoSpacing"/>
        <w:rPr>
          <w:lang w:val="en-US"/>
        </w:rPr>
      </w:pPr>
    </w:p>
    <w:p w14:paraId="5EDB976F" w14:textId="77777777" w:rsidR="00C7271E" w:rsidRDefault="009F5332" w:rsidP="00C7271E">
      <w:pPr>
        <w:pStyle w:val="Heading3"/>
        <w:rPr>
          <w:lang w:val="en-US"/>
        </w:rPr>
      </w:pPr>
      <w:r>
        <w:rPr>
          <w:lang w:val="en-US"/>
        </w:rPr>
        <w:t>Joint Prioritized Target List (</w:t>
      </w:r>
      <w:r w:rsidR="00C7271E">
        <w:rPr>
          <w:lang w:val="en-US"/>
        </w:rPr>
        <w:t>JPTL</w:t>
      </w:r>
      <w:r>
        <w:rPr>
          <w:lang w:val="en-US"/>
        </w:rPr>
        <w:t>)</w:t>
      </w:r>
    </w:p>
    <w:p w14:paraId="294D5FB5" w14:textId="77777777" w:rsidR="00C7271E" w:rsidRDefault="00A000E4" w:rsidP="00353D32">
      <w:pPr>
        <w:pStyle w:val="NoSpacing"/>
        <w:rPr>
          <w:lang w:val="en-US"/>
        </w:rPr>
      </w:pPr>
      <w:commentRangeStart w:id="46"/>
      <w:r>
        <w:rPr>
          <w:lang w:val="en-US"/>
        </w:rPr>
        <w:t>Part of AOD?</w:t>
      </w:r>
      <w:commentRangeEnd w:id="46"/>
      <w:r w:rsidR="008B4E77">
        <w:rPr>
          <w:rStyle w:val="CommentReference"/>
        </w:rPr>
        <w:commentReference w:id="46"/>
      </w:r>
    </w:p>
    <w:p w14:paraId="185D6930" w14:textId="77777777" w:rsidR="005A3483" w:rsidRPr="009B7C1F" w:rsidRDefault="005A3483" w:rsidP="00353D32">
      <w:pPr>
        <w:pStyle w:val="NoSpacing"/>
        <w:rPr>
          <w:lang w:val="en-US"/>
        </w:rPr>
      </w:pPr>
    </w:p>
    <w:p w14:paraId="52992663" w14:textId="77777777" w:rsidR="005A3483" w:rsidRPr="009B7C1F" w:rsidRDefault="008758E7" w:rsidP="00353D32">
      <w:pPr>
        <w:pStyle w:val="Heading1"/>
        <w:rPr>
          <w:lang w:val="en-US"/>
        </w:rPr>
      </w:pPr>
      <w:bookmarkStart w:id="47" w:name="_oq0k50lt9oqp" w:colFirst="0" w:colLast="0"/>
      <w:bookmarkEnd w:id="47"/>
      <w:r w:rsidRPr="009B7C1F">
        <w:rPr>
          <w:lang w:val="en-US"/>
        </w:rPr>
        <w:t>Chapter 2: Theory</w:t>
      </w:r>
    </w:p>
    <w:p w14:paraId="58627689" w14:textId="77777777" w:rsidR="005A3483" w:rsidRPr="009B7C1F" w:rsidRDefault="008758E7" w:rsidP="00353D32">
      <w:pPr>
        <w:pStyle w:val="Heading2"/>
        <w:rPr>
          <w:lang w:val="en-US"/>
        </w:rPr>
      </w:pPr>
      <w:r w:rsidRPr="009B7C1F">
        <w:rPr>
          <w:lang w:val="en-US"/>
        </w:rPr>
        <w:t>Air Campaign planning</w:t>
      </w:r>
    </w:p>
    <w:p w14:paraId="546A460D" w14:textId="77777777" w:rsidR="005A3483" w:rsidRDefault="009F0A4F" w:rsidP="00353D32">
      <w:pPr>
        <w:pStyle w:val="NoSpacing"/>
        <w:rPr>
          <w:lang w:val="en-US"/>
        </w:rPr>
      </w:pPr>
      <w:r>
        <w:rPr>
          <w:lang w:val="en-US"/>
        </w:rPr>
        <w:t xml:space="preserve">5 </w:t>
      </w:r>
      <w:r w:rsidRPr="009B7C1F">
        <w:rPr>
          <w:lang w:val="en-US"/>
        </w:rPr>
        <w:t>steps</w:t>
      </w:r>
      <w:r w:rsidR="008758E7" w:rsidRPr="009B7C1F">
        <w:rPr>
          <w:lang w:val="en-US"/>
        </w:rPr>
        <w:t xml:space="preserve"> JAOP plan development</w:t>
      </w:r>
    </w:p>
    <w:p w14:paraId="0C0E4A3A" w14:textId="77777777" w:rsidR="008758E7" w:rsidRDefault="008758E7" w:rsidP="00353D32">
      <w:pPr>
        <w:pStyle w:val="NoSpacing"/>
        <w:rPr>
          <w:lang w:val="en-US"/>
        </w:rPr>
      </w:pPr>
    </w:p>
    <w:p w14:paraId="1B423CF5" w14:textId="77777777" w:rsidR="008758E7" w:rsidRDefault="008758E7" w:rsidP="008758E7">
      <w:pPr>
        <w:pStyle w:val="Heading3"/>
        <w:rPr>
          <w:lang w:val="en-US"/>
        </w:rPr>
      </w:pPr>
      <w:r>
        <w:rPr>
          <w:lang w:val="en-US"/>
        </w:rPr>
        <w:t xml:space="preserve">Step 1: </w:t>
      </w:r>
      <w:r w:rsidRPr="009B7C1F">
        <w:rPr>
          <w:lang w:val="en-US"/>
        </w:rPr>
        <w:t>Operational Environment Research.</w:t>
      </w:r>
    </w:p>
    <w:p w14:paraId="57294B15" w14:textId="77777777" w:rsidR="008758E7" w:rsidRPr="009B7C1F" w:rsidRDefault="008758E7" w:rsidP="008758E7">
      <w:pPr>
        <w:pStyle w:val="NoSpacing"/>
        <w:rPr>
          <w:lang w:val="en-US"/>
        </w:rPr>
      </w:pPr>
      <w:r>
        <w:rPr>
          <w:lang w:val="en-US"/>
        </w:rPr>
        <w:t>This step</w:t>
      </w:r>
      <w:r w:rsidRPr="009B7C1F">
        <w:rPr>
          <w:lang w:val="en-US"/>
        </w:rPr>
        <w:t xml:space="preserve"> is focused on gaining information about friendly and adversary capabilities and intentions, doctrine, and the environment in which the operations will take place. The goal of this phase is to gain an understanding of the </w:t>
      </w:r>
      <w:r>
        <w:rPr>
          <w:lang w:val="en-US"/>
        </w:rPr>
        <w:t>area</w:t>
      </w:r>
      <w:r w:rsidRPr="009B7C1F">
        <w:rPr>
          <w:lang w:val="en-US"/>
        </w:rPr>
        <w:t xml:space="preserve"> of operations, the adversary, and friendly forces available</w:t>
      </w:r>
      <w:r>
        <w:rPr>
          <w:lang w:val="en-US"/>
        </w:rPr>
        <w:t xml:space="preserve"> </w:t>
      </w:r>
      <w:r w:rsidRPr="009B7C1F">
        <w:rPr>
          <w:lang w:val="en-US"/>
        </w:rPr>
        <w:t>to accomplish the JFC’s objectives. Key fact</w:t>
      </w:r>
      <w:r w:rsidR="00745486">
        <w:rPr>
          <w:lang w:val="en-US"/>
        </w:rPr>
        <w:t xml:space="preserve">ors such as threats and airbase </w:t>
      </w:r>
      <w:r w:rsidRPr="009B7C1F">
        <w:rPr>
          <w:lang w:val="en-US"/>
        </w:rPr>
        <w:t>availability will affect the strategy development process. A larger enemy air threat requires more time and assets dedicated to the achievement of aerospace superiority, to the initial detriment of</w:t>
      </w:r>
    </w:p>
    <w:p w14:paraId="66325ACA" w14:textId="77777777" w:rsidR="008758E7" w:rsidRPr="009B7C1F" w:rsidRDefault="008758E7" w:rsidP="008758E7">
      <w:pPr>
        <w:pStyle w:val="NoSpacing"/>
        <w:rPr>
          <w:lang w:val="en-US"/>
        </w:rPr>
      </w:pPr>
      <w:r w:rsidRPr="009B7C1F">
        <w:rPr>
          <w:lang w:val="en-US"/>
        </w:rPr>
        <w:t>other missions. Airfields further from the AOR may be used by long-range or tanker-assisted assets, but the increased mission duration will reduce th</w:t>
      </w:r>
      <w:r w:rsidR="00745486">
        <w:rPr>
          <w:lang w:val="en-US"/>
        </w:rPr>
        <w:t xml:space="preserve">e number of targets that can be </w:t>
      </w:r>
      <w:r w:rsidRPr="009B7C1F">
        <w:rPr>
          <w:lang w:val="en-US"/>
        </w:rPr>
        <w:t>attacked in a given period. Such airfields may be at lower risk to enemy air and missile attack,</w:t>
      </w:r>
    </w:p>
    <w:p w14:paraId="34D1E262" w14:textId="77777777" w:rsidR="008758E7" w:rsidRDefault="008758E7" w:rsidP="008758E7">
      <w:pPr>
        <w:pStyle w:val="NoSpacing"/>
        <w:rPr>
          <w:lang w:val="en-US"/>
        </w:rPr>
      </w:pPr>
      <w:r w:rsidRPr="009B7C1F">
        <w:rPr>
          <w:lang w:val="en-US"/>
        </w:rPr>
        <w:t>however, providing a tradeoff between efficiency and survivability.</w:t>
      </w:r>
    </w:p>
    <w:p w14:paraId="72E68BC3" w14:textId="77777777" w:rsidR="00167BDA" w:rsidRDefault="00167BDA" w:rsidP="008758E7">
      <w:pPr>
        <w:pStyle w:val="NoSpacing"/>
        <w:rPr>
          <w:lang w:val="en-US"/>
        </w:rPr>
      </w:pPr>
    </w:p>
    <w:p w14:paraId="118CA098" w14:textId="77777777" w:rsidR="00167BDA" w:rsidRDefault="00167BDA" w:rsidP="008758E7">
      <w:pPr>
        <w:pStyle w:val="NoSpacing"/>
        <w:rPr>
          <w:lang w:val="en-US"/>
        </w:rPr>
      </w:pPr>
    </w:p>
    <w:p w14:paraId="5AF9984C" w14:textId="77777777" w:rsidR="00167BDA" w:rsidRDefault="00167BDA" w:rsidP="00167BDA">
      <w:pPr>
        <w:pStyle w:val="Heading3"/>
        <w:rPr>
          <w:lang w:val="en-US"/>
        </w:rPr>
      </w:pPr>
      <w:r>
        <w:rPr>
          <w:lang w:val="en-US"/>
        </w:rPr>
        <w:t xml:space="preserve">Step 2: </w:t>
      </w:r>
      <w:r w:rsidRPr="009B7C1F">
        <w:rPr>
          <w:lang w:val="en-US"/>
        </w:rPr>
        <w:t>Centers of Gravity Identification.</w:t>
      </w:r>
    </w:p>
    <w:p w14:paraId="3454747A"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Within the framework of the step process, Step 1</w:t>
      </w:r>
      <w:r w:rsidRPr="00E26CE5">
        <w:rPr>
          <w:rFonts w:ascii="TimesNewRomanPSMT" w:hAnsi="TimesNewRomanPSMT" w:cs="TimesNewRomanPSMT"/>
          <w:lang w:val="en-US"/>
        </w:rPr>
        <w:t>, Op</w:t>
      </w:r>
      <w:r>
        <w:rPr>
          <w:rFonts w:ascii="TimesNewRomanPSMT" w:hAnsi="TimesNewRomanPSMT" w:cs="TimesNewRomanPSMT"/>
          <w:lang w:val="en-US"/>
        </w:rPr>
        <w:t xml:space="preserve">erational Environment Research, </w:t>
      </w:r>
      <w:r w:rsidRPr="00E26CE5">
        <w:rPr>
          <w:rFonts w:ascii="TimesNewRomanPSMT" w:hAnsi="TimesNewRomanPSMT" w:cs="TimesNewRomanPSMT"/>
          <w:lang w:val="en-US"/>
        </w:rPr>
        <w:t>almost</w:t>
      </w:r>
      <w:r>
        <w:rPr>
          <w:rFonts w:ascii="TimesNewRomanPSMT" w:hAnsi="TimesNewRomanPSMT" w:cs="TimesNewRomanPSMT"/>
          <w:lang w:val="en-US"/>
        </w:rPr>
        <w:t xml:space="preserve"> </w:t>
      </w:r>
      <w:r w:rsidRPr="00E26CE5">
        <w:rPr>
          <w:rFonts w:ascii="TimesNewRomanPSMT" w:hAnsi="TimesNewRomanPSMT" w:cs="TimesNewRomanPSMT"/>
          <w:lang w:val="en-US"/>
        </w:rPr>
        <w:t xml:space="preserve">naturally flows into a more detailed, in-depth study of </w:t>
      </w:r>
      <w:r w:rsidRPr="00E26CE5">
        <w:rPr>
          <w:rFonts w:ascii="TimesNewRomanPS-BoldMT" w:hAnsi="TimesNewRomanPS-BoldMT" w:cs="TimesNewRomanPS-BoldMT"/>
          <w:b/>
          <w:bCs/>
          <w:lang w:val="en-US"/>
        </w:rPr>
        <w:t xml:space="preserve">your adversary </w:t>
      </w:r>
      <w:r w:rsidRPr="00E26CE5">
        <w:rPr>
          <w:rFonts w:ascii="TimesNewRomanPSMT" w:hAnsi="TimesNewRomanPSMT" w:cs="TimesNewRomanPSMT"/>
          <w:lang w:val="en-US"/>
        </w:rPr>
        <w:t xml:space="preserve">known as </w:t>
      </w:r>
      <w:r w:rsidRPr="00E26CE5">
        <w:rPr>
          <w:rFonts w:ascii="TimesNewRomanPS-BoldMT" w:hAnsi="TimesNewRomanPS-BoldMT" w:cs="TimesNewRomanPS-BoldMT"/>
          <w:b/>
          <w:bCs/>
          <w:lang w:val="en-US"/>
        </w:rPr>
        <w:t>center of</w:t>
      </w:r>
      <w:r>
        <w:rPr>
          <w:rFonts w:ascii="TimesNewRomanPS-BoldMT" w:hAnsi="TimesNewRomanPS-BoldMT" w:cs="TimesNewRomanPS-BoldMT"/>
          <w:b/>
          <w:bCs/>
          <w:lang w:val="en-US"/>
        </w:rPr>
        <w:t xml:space="preserve"> </w:t>
      </w:r>
      <w:r w:rsidRPr="00E26CE5">
        <w:rPr>
          <w:rFonts w:ascii="TimesNewRomanPS-BoldMT" w:hAnsi="TimesNewRomanPS-BoldMT" w:cs="TimesNewRomanPS-BoldMT"/>
          <w:b/>
          <w:bCs/>
          <w:lang w:val="en-US"/>
        </w:rPr>
        <w:t>gravity (COG) analysis</w:t>
      </w:r>
      <w:r w:rsidRPr="00E26CE5">
        <w:rPr>
          <w:rFonts w:ascii="TimesNewRomanPSMT" w:hAnsi="TimesNewRomanPSMT" w:cs="TimesNewRomanPSMT"/>
          <w:lang w:val="en-US"/>
        </w:rPr>
        <w:t>. This analysis should provide you with as clear a picture as possible of how an</w:t>
      </w:r>
      <w:r>
        <w:rPr>
          <w:rFonts w:ascii="TimesNewRomanPSMT" w:hAnsi="TimesNewRomanPSMT" w:cs="TimesNewRomanPSMT"/>
          <w:lang w:val="en-US"/>
        </w:rPr>
        <w:t xml:space="preserve"> </w:t>
      </w:r>
      <w:r w:rsidRPr="00E26CE5">
        <w:rPr>
          <w:rFonts w:ascii="TimesNewRomanPSMT" w:hAnsi="TimesNewRomanPSMT" w:cs="TimesNewRomanPSMT"/>
          <w:lang w:val="en-US"/>
        </w:rPr>
        <w:t>adversary functions; of his strengths, and of his possible vul</w:t>
      </w:r>
      <w:r>
        <w:rPr>
          <w:rFonts w:ascii="TimesNewRomanPSMT" w:hAnsi="TimesNewRomanPSMT" w:cs="TimesNewRomanPSMT"/>
          <w:lang w:val="en-US"/>
        </w:rPr>
        <w:t xml:space="preserve">nerabilities to dislocation and </w:t>
      </w:r>
      <w:r w:rsidRPr="00E26CE5">
        <w:rPr>
          <w:rFonts w:ascii="TimesNewRomanPSMT" w:hAnsi="TimesNewRomanPSMT" w:cs="TimesNewRomanPSMT"/>
          <w:lang w:val="en-US"/>
        </w:rPr>
        <w:t>exploitation by air</w:t>
      </w:r>
      <w:r>
        <w:rPr>
          <w:rFonts w:ascii="TimesNewRomanPSMT" w:hAnsi="TimesNewRomanPSMT" w:cs="TimesNewRomanPSMT"/>
          <w:lang w:val="en-US"/>
        </w:rPr>
        <w:t xml:space="preserve"> power.</w:t>
      </w:r>
    </w:p>
    <w:p w14:paraId="27053022"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p>
    <w:p w14:paraId="0D144A97" w14:textId="77777777" w:rsidR="009C468A" w:rsidRDefault="00167BDA" w:rsidP="009C468A">
      <w:pPr>
        <w:autoSpaceDE w:val="0"/>
        <w:autoSpaceDN w:val="0"/>
        <w:adjustRightInd w:val="0"/>
        <w:spacing w:after="0" w:line="240" w:lineRule="auto"/>
        <w:rPr>
          <w:rFonts w:ascii="TimesNewRomanPSMT" w:hAnsi="TimesNewRomanPSMT" w:cs="TimesNewRomanPSMT"/>
          <w:lang w:val="en-US"/>
        </w:rPr>
      </w:pPr>
      <w:r w:rsidRPr="00E26CE5">
        <w:rPr>
          <w:rFonts w:ascii="TimesNewRomanPSMT" w:hAnsi="TimesNewRomanPSMT" w:cs="TimesNewRomanPSMT"/>
          <w:lang w:val="en-US"/>
        </w:rPr>
        <w:t>Clausewitz was the first to apply the term “</w:t>
      </w:r>
      <w:r w:rsidRPr="00E26CE5">
        <w:rPr>
          <w:rFonts w:ascii="TimesNewRomanPS-ItalicMT" w:hAnsi="TimesNewRomanPS-ItalicMT" w:cs="TimesNewRomanPS-ItalicMT"/>
          <w:i/>
          <w:iCs/>
          <w:lang w:val="en-US"/>
        </w:rPr>
        <w:t xml:space="preserve">center of gravity” </w:t>
      </w:r>
      <w:r w:rsidRPr="00E26CE5">
        <w:rPr>
          <w:rFonts w:ascii="TimesNewRomanPSMT" w:hAnsi="TimesNewRomanPSMT" w:cs="TimesNewRomanPSMT"/>
          <w:lang w:val="en-US"/>
        </w:rPr>
        <w:t>to warfare. He described a center of gravity</w:t>
      </w:r>
      <w:r>
        <w:rPr>
          <w:rFonts w:ascii="TimesNewRomanPSMT" w:hAnsi="TimesNewRomanPSMT" w:cs="TimesNewRomanPSMT"/>
          <w:lang w:val="en-US"/>
        </w:rPr>
        <w:t xml:space="preserve"> </w:t>
      </w:r>
      <w:r w:rsidRPr="00E26CE5">
        <w:rPr>
          <w:rFonts w:ascii="TimesNewRomanPSMT" w:hAnsi="TimesNewRomanPSMT" w:cs="TimesNewRomanPSMT"/>
          <w:lang w:val="en-US"/>
        </w:rPr>
        <w:t>as, “</w:t>
      </w:r>
      <w:r w:rsidRPr="00E26CE5">
        <w:rPr>
          <w:rFonts w:ascii="TimesNewRomanPS-BoldMT" w:hAnsi="TimesNewRomanPS-BoldMT" w:cs="TimesNewRomanPS-BoldMT"/>
          <w:b/>
          <w:bCs/>
          <w:lang w:val="en-US"/>
        </w:rPr>
        <w:t>the hub of all power and movement, on which everything depends</w:t>
      </w:r>
      <w:r w:rsidRPr="00E26CE5">
        <w:rPr>
          <w:rFonts w:ascii="TimesNewRomanPSMT" w:hAnsi="TimesNewRomanPSMT" w:cs="TimesNewRomanPSMT"/>
          <w:lang w:val="en-US"/>
        </w:rPr>
        <w:t>.”</w:t>
      </w:r>
      <w:r>
        <w:rPr>
          <w:rFonts w:ascii="TimesNewRomanPSMT" w:hAnsi="TimesNewRomanPSMT" w:cs="TimesNewRomanPSMT"/>
          <w:sz w:val="14"/>
          <w:szCs w:val="14"/>
          <w:lang w:val="en-US"/>
        </w:rPr>
        <w:t xml:space="preserve"> </w:t>
      </w:r>
      <w:r w:rsidRPr="00E26CE5">
        <w:rPr>
          <w:rFonts w:ascii="TimesNewRomanPSMT" w:hAnsi="TimesNewRomanPSMT" w:cs="TimesNewRomanPSMT"/>
          <w:lang w:val="en-US"/>
        </w:rPr>
        <w:t>Clausewitz clarifies this</w:t>
      </w:r>
      <w:r>
        <w:rPr>
          <w:rFonts w:ascii="TimesNewRomanPSMT" w:hAnsi="TimesNewRomanPSMT" w:cs="TimesNewRomanPSMT"/>
          <w:lang w:val="en-US"/>
        </w:rPr>
        <w:t xml:space="preserve"> </w:t>
      </w:r>
      <w:r w:rsidRPr="00E26CE5">
        <w:rPr>
          <w:rFonts w:ascii="TimesNewRomanPSMT" w:hAnsi="TimesNewRomanPSMT" w:cs="TimesNewRomanPSMT"/>
          <w:lang w:val="en-US"/>
        </w:rPr>
        <w:t>description by stating that “the ultimate substance of enemy strength must be [traced back to the fewest</w:t>
      </w:r>
      <w:r>
        <w:rPr>
          <w:rFonts w:ascii="TimesNewRomanPSMT" w:hAnsi="TimesNewRomanPSMT" w:cs="TimesNewRomanPSMT"/>
          <w:lang w:val="en-US"/>
        </w:rPr>
        <w:t xml:space="preserve"> </w:t>
      </w:r>
      <w:r w:rsidRPr="00E26CE5">
        <w:rPr>
          <w:rFonts w:ascii="TimesNewRomanPSMT" w:hAnsi="TimesNewRomanPSMT" w:cs="TimesNewRomanPSMT"/>
          <w:lang w:val="en-US"/>
        </w:rPr>
        <w:t>possible sources, and ideally to one alone.”</w:t>
      </w:r>
      <w:r>
        <w:rPr>
          <w:rFonts w:ascii="TimesNewRomanPSMT" w:hAnsi="TimesNewRomanPSMT" w:cs="TimesNewRomanPSMT"/>
          <w:sz w:val="14"/>
          <w:szCs w:val="14"/>
          <w:lang w:val="en-US"/>
        </w:rPr>
        <w:t xml:space="preserve"> </w:t>
      </w:r>
      <w:r w:rsidRPr="00E26CE5">
        <w:rPr>
          <w:rFonts w:ascii="TimesNewRomanPSMT" w:hAnsi="TimesNewRomanPSMT" w:cs="TimesNewRomanPSMT"/>
          <w:lang w:val="en-US"/>
        </w:rPr>
        <w:t>Other writers have used terms such as “vital centers,” “key nodes,” “decisive points,” or “</w:t>
      </w:r>
      <w:r>
        <w:rPr>
          <w:rFonts w:ascii="TimesNewRomanPSMT" w:hAnsi="TimesNewRomanPSMT" w:cs="TimesNewRomanPSMT"/>
          <w:lang w:val="en-US"/>
        </w:rPr>
        <w:t xml:space="preserve">critical </w:t>
      </w:r>
      <w:r w:rsidRPr="00E26CE5">
        <w:rPr>
          <w:rFonts w:ascii="TimesNewRomanPSMT" w:hAnsi="TimesNewRomanPSMT" w:cs="TimesNewRomanPSMT"/>
          <w:lang w:val="en-US"/>
        </w:rPr>
        <w:t>vulnerabilities” to approach the same concept. They were partly right. The “</w:t>
      </w:r>
      <w:r>
        <w:rPr>
          <w:rFonts w:ascii="TimesNewRomanPSMT" w:hAnsi="TimesNewRomanPSMT" w:cs="TimesNewRomanPSMT"/>
          <w:lang w:val="en-US"/>
        </w:rPr>
        <w:t xml:space="preserve">hub of power and </w:t>
      </w:r>
      <w:r w:rsidRPr="00E26CE5">
        <w:rPr>
          <w:rFonts w:ascii="TimesNewRomanPSMT" w:hAnsi="TimesNewRomanPSMT" w:cs="TimesNewRomanPSMT"/>
          <w:lang w:val="en-US"/>
        </w:rPr>
        <w:t>movement”</w:t>
      </w:r>
      <w:r>
        <w:rPr>
          <w:rFonts w:ascii="TimesNewRomanPSMT" w:hAnsi="TimesNewRomanPSMT" w:cs="TimesNewRomanPSMT"/>
          <w:lang w:val="en-US"/>
        </w:rPr>
        <w:t xml:space="preserve"> </w:t>
      </w:r>
      <w:r w:rsidRPr="00E26CE5">
        <w:rPr>
          <w:rFonts w:ascii="TimesNewRomanPSMT" w:hAnsi="TimesNewRomanPSMT" w:cs="TimesNewRomanPSMT"/>
          <w:lang w:val="en-US"/>
        </w:rPr>
        <w:t>itself is the “center of gravity.” Take the “hub” away and the enemy system ceases to function or the enemy</w:t>
      </w:r>
      <w:r>
        <w:rPr>
          <w:rFonts w:ascii="TimesNewRomanPSMT" w:hAnsi="TimesNewRomanPSMT" w:cs="TimesNewRomanPSMT"/>
          <w:lang w:val="en-US"/>
        </w:rPr>
        <w:t xml:space="preserve"> </w:t>
      </w:r>
      <w:r w:rsidRPr="00E26CE5">
        <w:rPr>
          <w:rFonts w:ascii="TimesNewRomanPSMT" w:hAnsi="TimesNewRomanPSMT" w:cs="TimesNewRomanPSMT"/>
          <w:lang w:val="en-US"/>
        </w:rPr>
        <w:t xml:space="preserve">ceases to act against you. That “hub” has certain characteristics, </w:t>
      </w:r>
      <w:r w:rsidRPr="00E26CE5">
        <w:rPr>
          <w:rFonts w:ascii="TimesNewRomanPS-ItalicMT" w:hAnsi="TimesNewRomanPS-ItalicMT" w:cs="TimesNewRomanPS-ItalicMT"/>
          <w:i/>
          <w:iCs/>
          <w:lang w:val="en-US"/>
        </w:rPr>
        <w:t>among them critical vulnerabilities</w:t>
      </w:r>
      <w:r w:rsidRPr="00E26CE5">
        <w:rPr>
          <w:rFonts w:ascii="TimesNewRomanPSMT" w:hAnsi="TimesNewRomanPSMT" w:cs="TimesNewRomanPSMT"/>
          <w:lang w:val="en-US"/>
        </w:rPr>
        <w:t>.</w:t>
      </w:r>
      <w:r w:rsidRPr="00E26CE5">
        <w:rPr>
          <w:rFonts w:ascii="TimesNewRomanPSMT" w:hAnsi="TimesNewRomanPSMT" w:cs="TimesNewRomanPSMT"/>
          <w:sz w:val="14"/>
          <w:szCs w:val="14"/>
          <w:lang w:val="en-US"/>
        </w:rPr>
        <w:t xml:space="preserve"> </w:t>
      </w:r>
      <w:r w:rsidRPr="00E26CE5">
        <w:rPr>
          <w:rFonts w:ascii="TimesNewRomanPSMT" w:hAnsi="TimesNewRomanPSMT" w:cs="TimesNewRomanPSMT"/>
          <w:lang w:val="en-US"/>
        </w:rPr>
        <w:t>These</w:t>
      </w:r>
      <w:r>
        <w:rPr>
          <w:rFonts w:ascii="TimesNewRomanPSMT" w:hAnsi="TimesNewRomanPSMT" w:cs="TimesNewRomanPSMT"/>
          <w:lang w:val="en-US"/>
        </w:rPr>
        <w:t xml:space="preserve"> </w:t>
      </w:r>
      <w:r w:rsidRPr="00E26CE5">
        <w:rPr>
          <w:rFonts w:ascii="TimesNewRomanPSMT" w:hAnsi="TimesNewRomanPSMT" w:cs="TimesNewRomanPSMT"/>
          <w:lang w:val="en-US"/>
        </w:rPr>
        <w:t>vulnerabilities will naturally flow into target sets. From these target sets, indiv</w:t>
      </w:r>
      <w:r>
        <w:rPr>
          <w:rFonts w:ascii="TimesNewRomanPSMT" w:hAnsi="TimesNewRomanPSMT" w:cs="TimesNewRomanPSMT"/>
          <w:lang w:val="en-US"/>
        </w:rPr>
        <w:t xml:space="preserve">idual targets can be identified </w:t>
      </w:r>
      <w:r w:rsidRPr="00E26CE5">
        <w:rPr>
          <w:rFonts w:ascii="TimesNewRomanPSMT" w:hAnsi="TimesNewRomanPSMT" w:cs="TimesNewRomanPSMT"/>
          <w:lang w:val="en-US"/>
        </w:rPr>
        <w:t>and attacked as required to support the campaign’s objectives. Given proper analysis, successfully attacking those targets will decisively affect the center of gravity.</w:t>
      </w:r>
      <w:r w:rsidR="009C468A">
        <w:rPr>
          <w:rFonts w:ascii="TimesNewRomanPSMT" w:hAnsi="TimesNewRomanPSMT" w:cs="TimesNewRomanPSMT"/>
          <w:lang w:val="en-US"/>
        </w:rPr>
        <w:t xml:space="preserve"> </w:t>
      </w:r>
    </w:p>
    <w:p w14:paraId="5E7E4C35"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p>
    <w:p w14:paraId="2E3E86CA" w14:textId="77777777" w:rsidR="00686CF1" w:rsidRDefault="00686CF1" w:rsidP="00167BDA">
      <w:pPr>
        <w:autoSpaceDE w:val="0"/>
        <w:autoSpaceDN w:val="0"/>
        <w:adjustRightInd w:val="0"/>
        <w:spacing w:after="0" w:line="240" w:lineRule="auto"/>
        <w:rPr>
          <w:rFonts w:ascii="TimesNewRomanPSMT" w:hAnsi="TimesNewRomanPSMT" w:cs="TimesNewRomanPSMT"/>
          <w:lang w:val="en-US"/>
        </w:rPr>
      </w:pPr>
    </w:p>
    <w:p w14:paraId="2FC5BEB0" w14:textId="77777777" w:rsidR="00686CF1" w:rsidRDefault="00686CF1" w:rsidP="00167BDA">
      <w:pPr>
        <w:autoSpaceDE w:val="0"/>
        <w:autoSpaceDN w:val="0"/>
        <w:adjustRightInd w:val="0"/>
        <w:spacing w:after="0" w:line="240" w:lineRule="auto"/>
        <w:rPr>
          <w:rFonts w:ascii="TimesNewRomanPSMT" w:hAnsi="TimesNewRomanPSMT" w:cs="TimesNewRomanPSMT"/>
          <w:lang w:val="en-US"/>
        </w:rPr>
      </w:pPr>
    </w:p>
    <w:p w14:paraId="50312E78" w14:textId="77777777" w:rsidR="00686CF1" w:rsidRPr="00FD4A62" w:rsidRDefault="00686CF1" w:rsidP="00167BDA">
      <w:pPr>
        <w:autoSpaceDE w:val="0"/>
        <w:autoSpaceDN w:val="0"/>
        <w:adjustRightInd w:val="0"/>
        <w:spacing w:after="0" w:line="240" w:lineRule="auto"/>
        <w:rPr>
          <w:lang w:val="en-US"/>
        </w:rPr>
      </w:pPr>
      <w:r w:rsidRPr="005D5C7D">
        <w:rPr>
          <w:rFonts w:ascii="TimesNewRomanPSMT" w:hAnsi="TimesNewRomanPSMT" w:cs="TimesNewRomanPSMT"/>
          <w:b/>
          <w:lang w:val="en-US"/>
        </w:rPr>
        <w:lastRenderedPageBreak/>
        <w:t>COG Analysis.</w:t>
      </w:r>
      <w:r w:rsidRPr="005D5C7D">
        <w:rPr>
          <w:rFonts w:ascii="TimesNewRomanPSMT" w:hAnsi="TimesNewRomanPSMT" w:cs="TimesNewRomanPSMT"/>
          <w:lang w:val="en-US"/>
        </w:rPr>
        <w:t xml:space="preserve"> COG analysis is important to targeting efforts because it identifies the </w:t>
      </w:r>
      <w:r w:rsidRPr="00FD4A62">
        <w:rPr>
          <w:lang w:val="en-US"/>
        </w:rPr>
        <w:t>adversary’s strengths and weaknesses, and how the adversary organizes, fights, and makes decisions. This analysis helps identify where those sources of power are vulnerable, where critical nodes within them are, and how they can be exploited.</w:t>
      </w:r>
    </w:p>
    <w:p w14:paraId="09D084D8" w14:textId="77777777" w:rsidR="00686CF1" w:rsidRPr="00FD4A62" w:rsidRDefault="00686CF1" w:rsidP="00167BDA">
      <w:pPr>
        <w:autoSpaceDE w:val="0"/>
        <w:autoSpaceDN w:val="0"/>
        <w:adjustRightInd w:val="0"/>
        <w:spacing w:after="0" w:line="240" w:lineRule="auto"/>
        <w:rPr>
          <w:lang w:val="en-US"/>
        </w:rPr>
      </w:pPr>
    </w:p>
    <w:p w14:paraId="1F84FE61" w14:textId="77777777" w:rsidR="009C468A" w:rsidRPr="00FD4A62" w:rsidRDefault="00686CF1" w:rsidP="00167BDA">
      <w:pPr>
        <w:autoSpaceDE w:val="0"/>
        <w:autoSpaceDN w:val="0"/>
        <w:adjustRightInd w:val="0"/>
        <w:spacing w:after="0" w:line="240" w:lineRule="auto"/>
        <w:rPr>
          <w:lang w:val="en-US"/>
        </w:rPr>
      </w:pPr>
      <w:r w:rsidRPr="00FD4A62">
        <w:rPr>
          <w:lang w:val="en-US"/>
        </w:rPr>
        <w:t>Analysis begins with the COG as a source of power. The analysis identifies the inherent abilities that allows the COG to act  as such (critical capabilities); identifies the essential conditions, resources, or means (critical requirements) that allow the COG to operate; and then determines where those critical requirements are vulnerable (critical vulnerabilities [CVs]). Collectively, these are called critical factors. While it can sometimes be difficult to pick CVs from critical requirements or translate the former into explicit target sets, analysis performed during target development can help “operationalize” this technique’s insights.</w:t>
      </w:r>
      <w:r w:rsidR="009C468A" w:rsidRPr="00FD4A62">
        <w:rPr>
          <w:lang w:val="en-US"/>
        </w:rPr>
        <w:t xml:space="preserve"> </w:t>
      </w:r>
    </w:p>
    <w:p w14:paraId="4C1F93A6" w14:textId="77777777" w:rsidR="009C468A" w:rsidRPr="00FD4A62" w:rsidRDefault="009C468A" w:rsidP="00167BDA">
      <w:pPr>
        <w:autoSpaceDE w:val="0"/>
        <w:autoSpaceDN w:val="0"/>
        <w:adjustRightInd w:val="0"/>
        <w:spacing w:after="0" w:line="240" w:lineRule="auto"/>
        <w:rPr>
          <w:lang w:val="en-US"/>
        </w:rPr>
      </w:pPr>
    </w:p>
    <w:p w14:paraId="72701AEC" w14:textId="77777777" w:rsidR="00686CF1" w:rsidRPr="00FD4A62" w:rsidRDefault="009C468A" w:rsidP="00167BDA">
      <w:pPr>
        <w:autoSpaceDE w:val="0"/>
        <w:autoSpaceDN w:val="0"/>
        <w:adjustRightInd w:val="0"/>
        <w:spacing w:after="0" w:line="240" w:lineRule="auto"/>
        <w:rPr>
          <w:lang w:val="en-US"/>
        </w:rPr>
      </w:pPr>
      <w:r w:rsidRPr="00FD4A62">
        <w:rPr>
          <w:lang w:val="en-US"/>
        </w:rPr>
        <w:t>COGs are nouns—tangible or intangible sources of power. CC can be thought of as verbs—things a COG does. CRs are nouns—those things a critical capability needs to function as such. CVs are those critical requirements that are vulnerable.</w:t>
      </w:r>
    </w:p>
    <w:p w14:paraId="51C5C4D9" w14:textId="77777777" w:rsidR="009C468A" w:rsidRPr="00FD4A62" w:rsidRDefault="009C468A" w:rsidP="00167BDA">
      <w:pPr>
        <w:autoSpaceDE w:val="0"/>
        <w:autoSpaceDN w:val="0"/>
        <w:adjustRightInd w:val="0"/>
        <w:spacing w:after="0" w:line="240" w:lineRule="auto"/>
        <w:rPr>
          <w:lang w:val="en-US"/>
        </w:rPr>
      </w:pPr>
    </w:p>
    <w:p w14:paraId="2B1D8F13" w14:textId="77777777" w:rsidR="009C468A" w:rsidRPr="00FD4A62" w:rsidRDefault="009C468A" w:rsidP="00167BDA">
      <w:pPr>
        <w:autoSpaceDE w:val="0"/>
        <w:autoSpaceDN w:val="0"/>
        <w:adjustRightInd w:val="0"/>
        <w:spacing w:after="0" w:line="240" w:lineRule="auto"/>
        <w:rPr>
          <w:lang w:val="en-US"/>
        </w:rPr>
      </w:pPr>
      <w:r w:rsidRPr="00FD4A62">
        <w:rPr>
          <w:lang w:val="en-US"/>
        </w:rPr>
        <w:t>Example:</w:t>
      </w:r>
    </w:p>
    <w:p w14:paraId="2806A85E" w14:textId="77777777" w:rsidR="009C468A" w:rsidRPr="00686CF1" w:rsidRDefault="009C468A" w:rsidP="00167BD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noProof/>
        </w:rPr>
        <w:drawing>
          <wp:inline distT="0" distB="0" distL="0" distR="0" wp14:anchorId="7F6080E3" wp14:editId="343D8F75">
            <wp:extent cx="2061127" cy="3544368"/>
            <wp:effectExtent l="19050" t="0" r="0" b="0"/>
            <wp:docPr id="10"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2063538" cy="3548513"/>
                    </a:xfrm>
                    <a:prstGeom prst="rect">
                      <a:avLst/>
                    </a:prstGeom>
                    <a:noFill/>
                    <a:ln w="9525">
                      <a:noFill/>
                      <a:miter lim="800000"/>
                      <a:headEnd/>
                      <a:tailEnd/>
                    </a:ln>
                  </pic:spPr>
                </pic:pic>
              </a:graphicData>
            </a:graphic>
          </wp:inline>
        </w:drawing>
      </w:r>
    </w:p>
    <w:p w14:paraId="2275D72C" w14:textId="77777777" w:rsidR="00686CF1" w:rsidRDefault="00686CF1" w:rsidP="00167BDA">
      <w:pPr>
        <w:autoSpaceDE w:val="0"/>
        <w:autoSpaceDN w:val="0"/>
        <w:adjustRightInd w:val="0"/>
        <w:spacing w:after="0" w:line="240" w:lineRule="auto"/>
        <w:rPr>
          <w:rFonts w:ascii="TimesNewRomanPSMT" w:hAnsi="TimesNewRomanPSMT" w:cs="TimesNewRomanPSMT"/>
          <w:lang w:val="en-US"/>
        </w:rPr>
      </w:pPr>
    </w:p>
    <w:p w14:paraId="1DCC6F3B" w14:textId="77777777" w:rsidR="00686CF1" w:rsidRDefault="00686CF1" w:rsidP="00167BDA">
      <w:pPr>
        <w:autoSpaceDE w:val="0"/>
        <w:autoSpaceDN w:val="0"/>
        <w:adjustRightInd w:val="0"/>
        <w:spacing w:after="0" w:line="240" w:lineRule="auto"/>
        <w:rPr>
          <w:rFonts w:ascii="TimesNewRomanPSMT" w:hAnsi="TimesNewRomanPSMT" w:cs="TimesNewRomanPSMT"/>
          <w:lang w:val="en-US"/>
        </w:rPr>
      </w:pPr>
    </w:p>
    <w:p w14:paraId="46D3DF68"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p>
    <w:p w14:paraId="492E82BB" w14:textId="77777777" w:rsidR="00167BDA" w:rsidRPr="00E26CE5" w:rsidRDefault="00167BDA" w:rsidP="00167BD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In order to achieve </w:t>
      </w:r>
      <w:r w:rsidRPr="00E26CE5">
        <w:rPr>
          <w:rFonts w:ascii="TimesNewRomanPSMT" w:hAnsi="TimesNewRomanPSMT" w:cs="TimesNewRomanPSMT"/>
          <w:lang w:val="en-US"/>
        </w:rPr>
        <w:t xml:space="preserve">the </w:t>
      </w:r>
      <w:r>
        <w:rPr>
          <w:rFonts w:ascii="TimesNewRomanPSMT" w:hAnsi="TimesNewRomanPSMT" w:cs="TimesNewRomanPSMT"/>
          <w:lang w:val="en-US"/>
        </w:rPr>
        <w:t>JFC</w:t>
      </w:r>
      <w:r w:rsidRPr="00E26CE5">
        <w:rPr>
          <w:rFonts w:ascii="TimesNewRomanPSMT" w:hAnsi="TimesNewRomanPSMT" w:cs="TimesNewRomanPSMT"/>
          <w:lang w:val="en-US"/>
        </w:rPr>
        <w:t>’s objectives, the campaign</w:t>
      </w:r>
      <w:r>
        <w:rPr>
          <w:rFonts w:ascii="TimesNewRomanPSMT" w:hAnsi="TimesNewRomanPSMT" w:cs="TimesNewRomanPSMT"/>
          <w:lang w:val="en-US"/>
        </w:rPr>
        <w:t xml:space="preserve"> </w:t>
      </w:r>
      <w:r w:rsidRPr="00E26CE5">
        <w:rPr>
          <w:rFonts w:ascii="TimesNewRomanPSMT" w:hAnsi="TimesNewRomanPSMT" w:cs="TimesNewRomanPSMT"/>
          <w:lang w:val="en-US"/>
        </w:rPr>
        <w:t>planner</w:t>
      </w:r>
      <w:r>
        <w:rPr>
          <w:rFonts w:ascii="TimesNewRomanPSMT" w:hAnsi="TimesNewRomanPSMT" w:cs="TimesNewRomanPSMT"/>
          <w:lang w:val="en-US"/>
        </w:rPr>
        <w:t xml:space="preserve"> (JFACC)</w:t>
      </w:r>
      <w:r w:rsidRPr="00E26CE5">
        <w:rPr>
          <w:rFonts w:ascii="TimesNewRomanPSMT" w:hAnsi="TimesNewRomanPSMT" w:cs="TimesNewRomanPSMT"/>
          <w:lang w:val="en-US"/>
        </w:rPr>
        <w:t xml:space="preserve"> must ask the following:</w:t>
      </w:r>
    </w:p>
    <w:p w14:paraId="185A13A2" w14:textId="77777777" w:rsidR="00167BDA" w:rsidRPr="00E26CE5" w:rsidRDefault="00167BDA" w:rsidP="00167BDA">
      <w:pPr>
        <w:pStyle w:val="ListParagraph"/>
        <w:numPr>
          <w:ilvl w:val="0"/>
          <w:numId w:val="24"/>
        </w:numPr>
        <w:autoSpaceDE w:val="0"/>
        <w:autoSpaceDN w:val="0"/>
        <w:adjustRightInd w:val="0"/>
        <w:spacing w:after="0" w:line="240" w:lineRule="auto"/>
        <w:rPr>
          <w:rFonts w:ascii="TimesNewRomanPSMT" w:hAnsi="TimesNewRomanPSMT" w:cs="TimesNewRomanPSMT"/>
          <w:lang w:val="en-US"/>
        </w:rPr>
      </w:pPr>
      <w:r w:rsidRPr="00E26CE5">
        <w:rPr>
          <w:rFonts w:ascii="TimesNewRomanPSMT" w:hAnsi="TimesNewRomanPSMT" w:cs="TimesNewRomanPSMT"/>
          <w:lang w:val="en-US"/>
        </w:rPr>
        <w:t>which COGs do I try to affect?</w:t>
      </w:r>
    </w:p>
    <w:p w14:paraId="52AFDD35" w14:textId="77777777" w:rsidR="00167BDA" w:rsidRPr="00E26CE5" w:rsidRDefault="00167BDA" w:rsidP="00167BDA">
      <w:pPr>
        <w:pStyle w:val="ListParagraph"/>
        <w:numPr>
          <w:ilvl w:val="0"/>
          <w:numId w:val="24"/>
        </w:numPr>
        <w:autoSpaceDE w:val="0"/>
        <w:autoSpaceDN w:val="0"/>
        <w:adjustRightInd w:val="0"/>
        <w:spacing w:after="0" w:line="240" w:lineRule="auto"/>
        <w:rPr>
          <w:rFonts w:ascii="TimesNewRomanPSMT" w:hAnsi="TimesNewRomanPSMT" w:cs="TimesNewRomanPSMT"/>
          <w:lang w:val="en-US"/>
        </w:rPr>
      </w:pPr>
      <w:r w:rsidRPr="00E26CE5">
        <w:rPr>
          <w:rFonts w:ascii="TimesNewRomanPSMT" w:hAnsi="TimesNewRomanPSMT" w:cs="TimesNewRomanPSMT"/>
          <w:lang w:val="en-US"/>
        </w:rPr>
        <w:t>how do I affect them?</w:t>
      </w:r>
    </w:p>
    <w:p w14:paraId="3FC60C4D" w14:textId="77777777" w:rsidR="00167BDA" w:rsidRPr="00E26CE5" w:rsidRDefault="00167BDA" w:rsidP="00167BDA">
      <w:pPr>
        <w:pStyle w:val="ListParagraph"/>
        <w:numPr>
          <w:ilvl w:val="0"/>
          <w:numId w:val="24"/>
        </w:numPr>
        <w:autoSpaceDE w:val="0"/>
        <w:autoSpaceDN w:val="0"/>
        <w:adjustRightInd w:val="0"/>
        <w:spacing w:after="0" w:line="240" w:lineRule="auto"/>
        <w:rPr>
          <w:rFonts w:ascii="TimesNewRomanPSMT" w:hAnsi="TimesNewRomanPSMT" w:cs="TimesNewRomanPSMT"/>
          <w:lang w:val="en-US"/>
        </w:rPr>
      </w:pPr>
      <w:r w:rsidRPr="00E26CE5">
        <w:rPr>
          <w:rFonts w:ascii="TimesNewRomanPSMT" w:hAnsi="TimesNewRomanPSMT" w:cs="TimesNewRomanPSMT"/>
          <w:lang w:val="en-US"/>
        </w:rPr>
        <w:t>to what extent do I affect them?</w:t>
      </w:r>
    </w:p>
    <w:p w14:paraId="2BD2BBD8" w14:textId="77777777" w:rsidR="00167BDA" w:rsidRPr="00E26CE5" w:rsidRDefault="00167BDA" w:rsidP="00167BDA">
      <w:pPr>
        <w:pStyle w:val="ListParagraph"/>
        <w:numPr>
          <w:ilvl w:val="0"/>
          <w:numId w:val="24"/>
        </w:numPr>
        <w:autoSpaceDE w:val="0"/>
        <w:autoSpaceDN w:val="0"/>
        <w:adjustRightInd w:val="0"/>
        <w:spacing w:after="0" w:line="240" w:lineRule="auto"/>
        <w:rPr>
          <w:rFonts w:ascii="TimesNewRomanPSMT" w:hAnsi="TimesNewRomanPSMT" w:cs="TimesNewRomanPSMT"/>
          <w:lang w:val="en-US"/>
        </w:rPr>
      </w:pPr>
      <w:r w:rsidRPr="00E26CE5">
        <w:rPr>
          <w:rFonts w:ascii="TimesNewRomanPSMT" w:hAnsi="TimesNewRomanPSMT" w:cs="TimesNewRomanPSMT"/>
          <w:lang w:val="en-US"/>
        </w:rPr>
        <w:t>When do I affect them?”</w:t>
      </w:r>
    </w:p>
    <w:p w14:paraId="4E7D0717"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r w:rsidRPr="00E26CE5">
        <w:rPr>
          <w:rFonts w:ascii="TimesNewRomanPSMT" w:hAnsi="TimesNewRomanPSMT" w:cs="TimesNewRomanPSMT"/>
          <w:lang w:val="en-US"/>
        </w:rPr>
        <w:t>The answers come from a comprehensive center of gravity analysis.</w:t>
      </w:r>
    </w:p>
    <w:p w14:paraId="2D85CAFC"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p>
    <w:p w14:paraId="00C8DFEC"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p>
    <w:p w14:paraId="354300F4" w14:textId="77777777" w:rsidR="00167BDA" w:rsidRPr="00F61F72" w:rsidRDefault="00167BDA" w:rsidP="00167BDA">
      <w:pPr>
        <w:autoSpaceDE w:val="0"/>
        <w:autoSpaceDN w:val="0"/>
        <w:adjustRightInd w:val="0"/>
        <w:spacing w:after="0" w:line="240" w:lineRule="auto"/>
        <w:rPr>
          <w:rFonts w:ascii="TimesNewRomanPSMT" w:hAnsi="TimesNewRomanPSMT" w:cs="TimesNewRomanPSMT"/>
          <w:lang w:val="en-US"/>
        </w:rPr>
      </w:pPr>
      <w:r w:rsidRPr="00F61F72">
        <w:rPr>
          <w:rFonts w:ascii="TimesNewRomanPS-BoldMT" w:hAnsi="TimesNewRomanPS-BoldMT" w:cs="TimesNewRomanPS-BoldMT"/>
          <w:b/>
          <w:bCs/>
          <w:lang w:val="en-US"/>
        </w:rPr>
        <w:t xml:space="preserve">Types of attack. </w:t>
      </w:r>
      <w:r w:rsidRPr="00F61F72">
        <w:rPr>
          <w:rFonts w:ascii="TimesNewRomanPSMT" w:hAnsi="TimesNewRomanPSMT" w:cs="TimesNewRomanPSMT"/>
          <w:lang w:val="en-US"/>
        </w:rPr>
        <w:t xml:space="preserve">As </w:t>
      </w:r>
      <w:r>
        <w:rPr>
          <w:rFonts w:ascii="TimesNewRomanPSMT" w:hAnsi="TimesNewRomanPSMT" w:cs="TimesNewRomanPSMT"/>
          <w:lang w:val="en-US"/>
        </w:rPr>
        <w:t>JFACC</w:t>
      </w:r>
      <w:r w:rsidRPr="00F61F72">
        <w:rPr>
          <w:rFonts w:ascii="TimesNewRomanPSMT" w:hAnsi="TimesNewRomanPSMT" w:cs="TimesNewRomanPSMT"/>
          <w:lang w:val="en-US"/>
        </w:rPr>
        <w:t xml:space="preserve"> planners, your COG analysis should yield an understanding of which</w:t>
      </w:r>
      <w:r>
        <w:rPr>
          <w:rFonts w:ascii="TimesNewRomanPSMT" w:hAnsi="TimesNewRomanPSMT" w:cs="TimesNewRomanPSMT"/>
          <w:lang w:val="en-US"/>
        </w:rPr>
        <w:t xml:space="preserve"> </w:t>
      </w:r>
      <w:r w:rsidRPr="00F61F72">
        <w:rPr>
          <w:rFonts w:ascii="TimesNewRomanPSMT" w:hAnsi="TimesNewRomanPSMT" w:cs="TimesNewRomanPSMT"/>
          <w:lang w:val="en-US"/>
        </w:rPr>
        <w:t>enemy systems are critical to his resistance, which of these are vulnerable to attack, and which</w:t>
      </w:r>
      <w:r>
        <w:rPr>
          <w:rFonts w:ascii="TimesNewRomanPSMT" w:hAnsi="TimesNewRomanPSMT" w:cs="TimesNewRomanPSMT"/>
          <w:lang w:val="en-US"/>
        </w:rPr>
        <w:t xml:space="preserve"> </w:t>
      </w:r>
      <w:r w:rsidRPr="00F61F72">
        <w:rPr>
          <w:rFonts w:ascii="TimesNewRomanPSMT" w:hAnsi="TimesNewRomanPSMT" w:cs="TimesNewRomanPSMT"/>
          <w:lang w:val="en-US"/>
        </w:rPr>
        <w:t>are feasible to attack. Attack,</w:t>
      </w:r>
      <w:r w:rsidRPr="00F61F72">
        <w:rPr>
          <w:rFonts w:ascii="TimesNewRomanPS-BoldMT" w:hAnsi="TimesNewRomanPS-BoldMT" w:cs="TimesNewRomanPS-BoldMT"/>
          <w:b/>
          <w:bCs/>
          <w:sz w:val="14"/>
          <w:szCs w:val="14"/>
          <w:lang w:val="en-US"/>
        </w:rPr>
        <w:t xml:space="preserve"> </w:t>
      </w:r>
      <w:r w:rsidRPr="00F61F72">
        <w:rPr>
          <w:rFonts w:ascii="TimesNewRomanPSMT" w:hAnsi="TimesNewRomanPSMT" w:cs="TimesNewRomanPSMT"/>
          <w:lang w:val="en-US"/>
        </w:rPr>
        <w:t>of course, does not always imply physical destruction of a COG or its</w:t>
      </w:r>
      <w:r>
        <w:rPr>
          <w:rFonts w:ascii="TimesNewRomanPSMT" w:hAnsi="TimesNewRomanPSMT" w:cs="TimesNewRomanPSMT"/>
          <w:lang w:val="en-US"/>
        </w:rPr>
        <w:t xml:space="preserve"> </w:t>
      </w:r>
      <w:r w:rsidRPr="00F61F72">
        <w:rPr>
          <w:rFonts w:ascii="TimesNewRomanPSMT" w:hAnsi="TimesNewRomanPSMT" w:cs="TimesNewRomanPSMT"/>
          <w:lang w:val="en-US"/>
        </w:rPr>
        <w:t xml:space="preserve">components. Centers of gravity may be attacked </w:t>
      </w:r>
      <w:r w:rsidRPr="00F61F72">
        <w:rPr>
          <w:rFonts w:ascii="TimesNewRomanPS-BoldMT" w:hAnsi="TimesNewRomanPS-BoldMT" w:cs="TimesNewRomanPS-BoldMT"/>
          <w:b/>
          <w:bCs/>
          <w:lang w:val="en-US"/>
        </w:rPr>
        <w:t xml:space="preserve">directly </w:t>
      </w:r>
      <w:r w:rsidRPr="00F61F72">
        <w:rPr>
          <w:rFonts w:ascii="TimesNewRomanPSMT" w:hAnsi="TimesNewRomanPSMT" w:cs="TimesNewRomanPSMT"/>
          <w:lang w:val="en-US"/>
        </w:rPr>
        <w:t xml:space="preserve">or </w:t>
      </w:r>
      <w:r w:rsidRPr="00F61F72">
        <w:rPr>
          <w:rFonts w:ascii="TimesNewRomanPS-BoldMT" w:hAnsi="TimesNewRomanPS-BoldMT" w:cs="TimesNewRomanPS-BoldMT"/>
          <w:b/>
          <w:bCs/>
          <w:lang w:val="en-US"/>
        </w:rPr>
        <w:t xml:space="preserve">indirectly </w:t>
      </w:r>
      <w:r w:rsidRPr="00F61F72">
        <w:rPr>
          <w:rFonts w:ascii="TimesNewRomanPSMT" w:hAnsi="TimesNewRomanPSMT" w:cs="TimesNewRomanPSMT"/>
          <w:lang w:val="en-US"/>
        </w:rPr>
        <w:t>(or in a combination of the two).</w:t>
      </w:r>
    </w:p>
    <w:p w14:paraId="66886E86" w14:textId="77777777" w:rsidR="00167BDA" w:rsidRPr="00F61F72" w:rsidRDefault="00167BDA" w:rsidP="00167BDA">
      <w:pPr>
        <w:pStyle w:val="ListParagraph"/>
        <w:numPr>
          <w:ilvl w:val="0"/>
          <w:numId w:val="33"/>
        </w:numPr>
        <w:autoSpaceDE w:val="0"/>
        <w:autoSpaceDN w:val="0"/>
        <w:adjustRightInd w:val="0"/>
        <w:spacing w:after="0" w:line="240" w:lineRule="auto"/>
        <w:rPr>
          <w:rFonts w:ascii="TimesNewRomanPSMT" w:hAnsi="TimesNewRomanPSMT" w:cs="TimesNewRomanPSMT"/>
          <w:lang w:val="en-US"/>
        </w:rPr>
      </w:pPr>
      <w:r w:rsidRPr="00F61F72">
        <w:rPr>
          <w:rFonts w:ascii="TimesNewRomanPS-BoldItalicMT" w:hAnsi="TimesNewRomanPS-BoldItalicMT" w:cs="TimesNewRomanPS-BoldItalicMT"/>
          <w:b/>
          <w:bCs/>
          <w:i/>
          <w:iCs/>
          <w:lang w:val="en-US"/>
        </w:rPr>
        <w:t xml:space="preserve">Direct </w:t>
      </w:r>
      <w:r w:rsidRPr="00F61F72">
        <w:rPr>
          <w:rFonts w:ascii="TimesNewRomanPS-ItalicMT" w:hAnsi="TimesNewRomanPS-ItalicMT" w:cs="TimesNewRomanPS-ItalicMT"/>
          <w:i/>
          <w:iCs/>
          <w:lang w:val="en-US"/>
        </w:rPr>
        <w:t>attack</w:t>
      </w:r>
      <w:r w:rsidRPr="00F61F72">
        <w:rPr>
          <w:rFonts w:ascii="TimesNewRomanPSMT" w:hAnsi="TimesNewRomanPSMT" w:cs="TimesNewRomanPSMT"/>
          <w:lang w:val="en-US"/>
        </w:rPr>
        <w:t xml:space="preserve">, as its name implies, involves </w:t>
      </w:r>
      <w:r w:rsidRPr="00F61F72">
        <w:rPr>
          <w:rFonts w:ascii="TimesNewRomanPS-ItalicMT" w:hAnsi="TimesNewRomanPS-ItalicMT" w:cs="TimesNewRomanPS-ItalicMT"/>
          <w:i/>
          <w:iCs/>
          <w:lang w:val="en-US"/>
        </w:rPr>
        <w:t>attacking the COG itself or engaging it in decisive combat</w:t>
      </w:r>
      <w:r w:rsidRPr="00F61F72">
        <w:rPr>
          <w:rFonts w:ascii="TimesNewRomanPSMT" w:hAnsi="TimesNewRomanPSMT" w:cs="TimesNewRomanPSMT"/>
          <w:lang w:val="en-US"/>
        </w:rPr>
        <w:t>.</w:t>
      </w:r>
    </w:p>
    <w:p w14:paraId="1B0506E0" w14:textId="77777777" w:rsidR="00167BDA" w:rsidRPr="00F61F72" w:rsidRDefault="00167BDA" w:rsidP="00167BDA">
      <w:pPr>
        <w:pStyle w:val="ListParagraph"/>
        <w:numPr>
          <w:ilvl w:val="0"/>
          <w:numId w:val="33"/>
        </w:numPr>
        <w:autoSpaceDE w:val="0"/>
        <w:autoSpaceDN w:val="0"/>
        <w:adjustRightInd w:val="0"/>
        <w:spacing w:after="0" w:line="240" w:lineRule="auto"/>
        <w:rPr>
          <w:rFonts w:ascii="TimesNewRomanPS-ItalicMT" w:hAnsi="TimesNewRomanPS-ItalicMT" w:cs="TimesNewRomanPS-ItalicMT"/>
          <w:i/>
          <w:iCs/>
          <w:lang w:val="en-US"/>
        </w:rPr>
      </w:pPr>
      <w:r w:rsidRPr="00F61F72">
        <w:rPr>
          <w:rFonts w:ascii="TimesNewRomanPS-BoldItalicMT" w:hAnsi="TimesNewRomanPS-BoldItalicMT" w:cs="TimesNewRomanPS-BoldItalicMT"/>
          <w:b/>
          <w:bCs/>
          <w:i/>
          <w:iCs/>
          <w:lang w:val="en-US"/>
        </w:rPr>
        <w:t xml:space="preserve">Indirect </w:t>
      </w:r>
      <w:r w:rsidRPr="00F61F72">
        <w:rPr>
          <w:rFonts w:ascii="TimesNewRomanPS-ItalicMT" w:hAnsi="TimesNewRomanPS-ItalicMT" w:cs="TimesNewRomanPS-ItalicMT"/>
          <w:i/>
          <w:iCs/>
          <w:lang w:val="en-US"/>
        </w:rPr>
        <w:t>attack involves causing the same or similar effect by attacking a COG’s supporting or related elements</w:t>
      </w:r>
      <w:r w:rsidRPr="00F61F72">
        <w:rPr>
          <w:rFonts w:ascii="TimesNewRomanPSMT" w:hAnsi="TimesNewRomanPSMT" w:cs="TimesNewRomanPSMT"/>
          <w:lang w:val="en-US"/>
        </w:rPr>
        <w:t xml:space="preserve">. Another indirect technique involves attacking targets that may produce a new, more accessible COG. For example, if an individual national leader is identified as a COG, direct attack on his/her person might accomplish the objective of ending the war. If, however, such an attack is not allowed by national policy or the law of armed conflict, then you might have the </w:t>
      </w:r>
      <w:r w:rsidRPr="00F61F72">
        <w:rPr>
          <w:rFonts w:ascii="TimesNewRomanPS-ItalicMT" w:hAnsi="TimesNewRomanPS-ItalicMT" w:cs="TimesNewRomanPS-ItalicMT"/>
          <w:i/>
          <w:iCs/>
          <w:lang w:val="en-US"/>
        </w:rPr>
        <w:t xml:space="preserve">same effect </w:t>
      </w:r>
      <w:r w:rsidRPr="00F61F72">
        <w:rPr>
          <w:rFonts w:ascii="TimesNewRomanPSMT" w:hAnsi="TimesNewRomanPSMT" w:cs="TimesNewRomanPSMT"/>
          <w:lang w:val="en-US"/>
        </w:rPr>
        <w:t>by attacking the leader’s ability to communicate with the components of his system.</w:t>
      </w:r>
    </w:p>
    <w:p w14:paraId="2AE588A8"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p>
    <w:p w14:paraId="42B8613C"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p>
    <w:p w14:paraId="36770A39"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r w:rsidRPr="00F61F72">
        <w:rPr>
          <w:rFonts w:ascii="TimesNewRomanPS-BoldMT" w:hAnsi="TimesNewRomanPS-BoldMT" w:cs="TimesNewRomanPS-BoldMT"/>
          <w:b/>
          <w:bCs/>
          <w:lang w:val="en-US"/>
        </w:rPr>
        <w:t xml:space="preserve">Parallel Attack. </w:t>
      </w:r>
      <w:r w:rsidRPr="00F61F72">
        <w:rPr>
          <w:rFonts w:ascii="TimesNewRomanPSMT" w:hAnsi="TimesNewRomanPSMT" w:cs="TimesNewRomanPSMT"/>
          <w:lang w:val="en-US"/>
        </w:rPr>
        <w:t>Centers of gravity should be attacked as systems. Airpower is unique in its ability to</w:t>
      </w:r>
      <w:r>
        <w:rPr>
          <w:rFonts w:ascii="TimesNewRomanPSMT" w:hAnsi="TimesNewRomanPSMT" w:cs="TimesNewRomanPSMT"/>
          <w:lang w:val="en-US"/>
        </w:rPr>
        <w:t xml:space="preserve"> </w:t>
      </w:r>
      <w:r w:rsidRPr="00F61F72">
        <w:rPr>
          <w:rFonts w:ascii="TimesNewRomanPSMT" w:hAnsi="TimesNewRomanPSMT" w:cs="TimesNewRomanPSMT"/>
          <w:lang w:val="en-US"/>
        </w:rPr>
        <w:t>affect every facet of a COG. If POL is the COG, it can be attacked from the point where it comes out of the</w:t>
      </w:r>
      <w:r>
        <w:rPr>
          <w:rFonts w:ascii="TimesNewRomanPSMT" w:hAnsi="TimesNewRomanPSMT" w:cs="TimesNewRomanPSMT"/>
          <w:lang w:val="en-US"/>
        </w:rPr>
        <w:t xml:space="preserve"> </w:t>
      </w:r>
      <w:r w:rsidRPr="00F61F72">
        <w:rPr>
          <w:rFonts w:ascii="TimesNewRomanPSMT" w:hAnsi="TimesNewRomanPSMT" w:cs="TimesNewRomanPSMT"/>
          <w:lang w:val="en-US"/>
        </w:rPr>
        <w:t>ground all the way to the point where it goes into a combat vehicle (or into an enemy leader’</w:t>
      </w:r>
      <w:r>
        <w:rPr>
          <w:rFonts w:ascii="TimesNewRomanPSMT" w:hAnsi="TimesNewRomanPSMT" w:cs="TimesNewRomanPSMT"/>
          <w:lang w:val="en-US"/>
        </w:rPr>
        <w:t xml:space="preserve">s electrical </w:t>
      </w:r>
      <w:r w:rsidRPr="00F61F72">
        <w:rPr>
          <w:rFonts w:ascii="TimesNewRomanPSMT" w:hAnsi="TimesNewRomanPSMT" w:cs="TimesNewRomanPSMT"/>
          <w:lang w:val="en-US"/>
        </w:rPr>
        <w:t>generator). There may also be key elements in a COG’s target set that look</w:t>
      </w:r>
      <w:r>
        <w:rPr>
          <w:rFonts w:ascii="TimesNewRomanPSMT" w:hAnsi="TimesNewRomanPSMT" w:cs="TimesNewRomanPSMT"/>
          <w:lang w:val="en-US"/>
        </w:rPr>
        <w:t xml:space="preserve"> like they could bring down the </w:t>
      </w:r>
      <w:r w:rsidRPr="00F61F72">
        <w:rPr>
          <w:rFonts w:ascii="TimesNewRomanPSMT" w:hAnsi="TimesNewRomanPSMT" w:cs="TimesNewRomanPSMT"/>
          <w:lang w:val="en-US"/>
        </w:rPr>
        <w:t>COG if attacked independently, but which should be attacked in parallel</w:t>
      </w:r>
      <w:r>
        <w:rPr>
          <w:rFonts w:ascii="TimesNewRomanPSMT" w:hAnsi="TimesNewRomanPSMT" w:cs="TimesNewRomanPSMT"/>
          <w:lang w:val="en-US"/>
        </w:rPr>
        <w:t xml:space="preserve"> with other elements (resources </w:t>
      </w:r>
      <w:r w:rsidRPr="00F61F72">
        <w:rPr>
          <w:rFonts w:ascii="TimesNewRomanPSMT" w:hAnsi="TimesNewRomanPSMT" w:cs="TimesNewRomanPSMT"/>
          <w:lang w:val="en-US"/>
        </w:rPr>
        <w:t>permitting) in order to stress the entire target system. This has the added benef</w:t>
      </w:r>
      <w:r>
        <w:rPr>
          <w:rFonts w:ascii="TimesNewRomanPSMT" w:hAnsi="TimesNewRomanPSMT" w:cs="TimesNewRomanPSMT"/>
          <w:lang w:val="en-US"/>
        </w:rPr>
        <w:t xml:space="preserve">it of reducing the impact of </w:t>
      </w:r>
      <w:r w:rsidRPr="00F61F72">
        <w:rPr>
          <w:rFonts w:ascii="TimesNewRomanPSMT" w:hAnsi="TimesNewRomanPSMT" w:cs="TimesNewRomanPSMT"/>
          <w:lang w:val="en-US"/>
        </w:rPr>
        <w:t>errors in your analysis caused by fog and friction, and further reduces the en</w:t>
      </w:r>
      <w:r>
        <w:rPr>
          <w:rFonts w:ascii="TimesNewRomanPSMT" w:hAnsi="TimesNewRomanPSMT" w:cs="TimesNewRomanPSMT"/>
          <w:lang w:val="en-US"/>
        </w:rPr>
        <w:t xml:space="preserve">emy's reconstitution potential. </w:t>
      </w:r>
      <w:r w:rsidRPr="00F61F72">
        <w:rPr>
          <w:rFonts w:ascii="TimesNewRomanPSMT" w:hAnsi="TimesNewRomanPSMT" w:cs="TimesNewRomanPSMT"/>
          <w:lang w:val="en-US"/>
        </w:rPr>
        <w:t>Hedge your bets by attacking as much of the system as you can afford—until you achieve your objective.</w:t>
      </w:r>
    </w:p>
    <w:p w14:paraId="0FCFF4DE"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p>
    <w:p w14:paraId="37F1990E"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p>
    <w:p w14:paraId="4A896E99"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r w:rsidRPr="00F61F72">
        <w:rPr>
          <w:rFonts w:ascii="TimesNewRomanPS-BoldMT" w:hAnsi="TimesNewRomanPS-BoldMT" w:cs="TimesNewRomanPS-BoldMT"/>
          <w:b/>
          <w:bCs/>
          <w:lang w:val="en-US"/>
        </w:rPr>
        <w:t xml:space="preserve">COGs and targets. </w:t>
      </w:r>
      <w:r w:rsidRPr="00F61F72">
        <w:rPr>
          <w:rFonts w:ascii="TimesNewRomanPSMT" w:hAnsi="TimesNewRomanPSMT" w:cs="TimesNewRomanPSMT"/>
          <w:lang w:val="en-US"/>
        </w:rPr>
        <w:t xml:space="preserve">Also note that </w:t>
      </w:r>
      <w:r w:rsidRPr="00F61F72">
        <w:rPr>
          <w:rFonts w:ascii="TimesNewRomanPS-ItalicMT" w:hAnsi="TimesNewRomanPS-ItalicMT" w:cs="TimesNewRomanPS-ItalicMT"/>
          <w:i/>
          <w:iCs/>
          <w:lang w:val="en-US"/>
        </w:rPr>
        <w:t>COG analysis does not lead to an exhaustive list of targets</w:t>
      </w:r>
      <w:r w:rsidRPr="00F61F72">
        <w:rPr>
          <w:rFonts w:ascii="TimesNewRomanPSMT" w:hAnsi="TimesNewRomanPSMT" w:cs="TimesNewRomanPSMT"/>
          <w:lang w:val="en-US"/>
        </w:rPr>
        <w:t>. There are</w:t>
      </w:r>
      <w:r>
        <w:rPr>
          <w:rFonts w:ascii="TimesNewRomanPSMT" w:hAnsi="TimesNewRomanPSMT" w:cs="TimesNewRomanPSMT"/>
          <w:lang w:val="en-US"/>
        </w:rPr>
        <w:t xml:space="preserve"> </w:t>
      </w:r>
      <w:r w:rsidRPr="00F61F72">
        <w:rPr>
          <w:rFonts w:ascii="TimesNewRomanPSMT" w:hAnsi="TimesNewRomanPSMT" w:cs="TimesNewRomanPSMT"/>
          <w:lang w:val="en-US"/>
        </w:rPr>
        <w:t>some targets, often unrelated to enemy COGs and their critical vulnerabilities,</w:t>
      </w:r>
      <w:r>
        <w:rPr>
          <w:rFonts w:ascii="TimesNewRomanPSMT" w:hAnsi="TimesNewRomanPSMT" w:cs="TimesNewRomanPSMT"/>
          <w:lang w:val="en-US"/>
        </w:rPr>
        <w:t xml:space="preserve"> that must be struck, either to </w:t>
      </w:r>
      <w:r w:rsidRPr="00F61F72">
        <w:rPr>
          <w:rFonts w:ascii="TimesNewRomanPSMT" w:hAnsi="TimesNewRomanPSMT" w:cs="TimesNewRomanPSMT"/>
          <w:lang w:val="en-US"/>
        </w:rPr>
        <w:t>enable attacks elsewhere within the enemy system or to defend your own ce</w:t>
      </w:r>
      <w:r>
        <w:rPr>
          <w:rFonts w:ascii="TimesNewRomanPSMT" w:hAnsi="TimesNewRomanPSMT" w:cs="TimesNewRomanPSMT"/>
          <w:lang w:val="en-US"/>
        </w:rPr>
        <w:t xml:space="preserve">nters of gravity. An example of </w:t>
      </w:r>
      <w:r w:rsidRPr="00F61F72">
        <w:rPr>
          <w:rFonts w:ascii="TimesNewRomanPSMT" w:hAnsi="TimesNewRomanPSMT" w:cs="TimesNewRomanPSMT"/>
          <w:lang w:val="en-US"/>
        </w:rPr>
        <w:t>an enabling attack might be suppressing enemy air defenses (in a cas</w:t>
      </w:r>
      <w:r>
        <w:rPr>
          <w:rFonts w:ascii="TimesNewRomanPSMT" w:hAnsi="TimesNewRomanPSMT" w:cs="TimesNewRomanPSMT"/>
          <w:lang w:val="en-US"/>
        </w:rPr>
        <w:t xml:space="preserve">e where those defenses were not </w:t>
      </w:r>
      <w:r w:rsidRPr="00F61F72">
        <w:rPr>
          <w:rFonts w:ascii="TimesNewRomanPSMT" w:hAnsi="TimesNewRomanPSMT" w:cs="TimesNewRomanPSMT"/>
          <w:lang w:val="en-US"/>
        </w:rPr>
        <w:t>themselves identified as a COG) in order to strike a COG-associated target set deep in the enemy’s country.</w:t>
      </w:r>
      <w:r>
        <w:rPr>
          <w:rFonts w:ascii="TimesNewRomanPSMT" w:hAnsi="TimesNewRomanPSMT" w:cs="TimesNewRomanPSMT"/>
          <w:lang w:val="en-US"/>
        </w:rPr>
        <w:t xml:space="preserve"> </w:t>
      </w:r>
    </w:p>
    <w:p w14:paraId="1564CC7C" w14:textId="77777777" w:rsidR="003D5AC6" w:rsidRDefault="003D5AC6" w:rsidP="00167BDA">
      <w:pPr>
        <w:autoSpaceDE w:val="0"/>
        <w:autoSpaceDN w:val="0"/>
        <w:adjustRightInd w:val="0"/>
        <w:spacing w:after="0" w:line="240" w:lineRule="auto"/>
        <w:rPr>
          <w:rFonts w:ascii="TimesNewRomanPSMT" w:hAnsi="TimesNewRomanPSMT" w:cs="TimesNewRomanPSMT"/>
          <w:lang w:val="en-US"/>
        </w:rPr>
      </w:pPr>
    </w:p>
    <w:p w14:paraId="57056FE9" w14:textId="77777777" w:rsidR="003D5AC6" w:rsidRPr="003D5AC6" w:rsidRDefault="003D5AC6" w:rsidP="00167BDA">
      <w:pPr>
        <w:autoSpaceDE w:val="0"/>
        <w:autoSpaceDN w:val="0"/>
        <w:adjustRightInd w:val="0"/>
        <w:spacing w:after="0" w:line="240" w:lineRule="auto"/>
        <w:rPr>
          <w:rFonts w:ascii="TimesNewRomanPSMT" w:hAnsi="TimesNewRomanPSMT" w:cs="TimesNewRomanPSMT"/>
          <w:b/>
          <w:lang w:val="en-US"/>
        </w:rPr>
      </w:pPr>
      <w:r w:rsidRPr="003D5AC6">
        <w:rPr>
          <w:rFonts w:ascii="TimesNewRomanPSMT" w:hAnsi="TimesNewRomanPSMT" w:cs="TimesNewRomanPSMT"/>
          <w:b/>
          <w:lang w:val="en-US"/>
        </w:rPr>
        <w:t>What really matters:</w:t>
      </w:r>
    </w:p>
    <w:p w14:paraId="06A326B3" w14:textId="77777777" w:rsidR="003D5AC6" w:rsidRPr="003D5AC6" w:rsidRDefault="003D5AC6" w:rsidP="003D5AC6">
      <w:pPr>
        <w:shd w:val="clear" w:color="auto" w:fill="FFFFFF"/>
        <w:spacing w:after="120" w:line="240" w:lineRule="auto"/>
        <w:textAlignment w:val="baseline"/>
        <w:rPr>
          <w:rFonts w:ascii="TimesNewRomanPSMT" w:hAnsi="TimesNewRomanPSMT" w:cs="TimesNewRomanPSMT"/>
          <w:lang w:val="en-US"/>
        </w:rPr>
      </w:pPr>
      <w:r w:rsidRPr="003D5AC6">
        <w:rPr>
          <w:rFonts w:ascii="TimesNewRomanPSMT" w:hAnsi="TimesNewRomanPSMT" w:cs="TimesNewRomanPSMT"/>
          <w:lang w:val="en-US"/>
        </w:rPr>
        <w:t>The following are COG-related ideas that are critical for planners (from planning team members to commanders) to know and believe:</w:t>
      </w:r>
    </w:p>
    <w:p w14:paraId="3C104777" w14:textId="77777777" w:rsidR="003D5AC6" w:rsidRPr="003D5AC6" w:rsidRDefault="003D5AC6" w:rsidP="003D5AC6">
      <w:pPr>
        <w:numPr>
          <w:ilvl w:val="0"/>
          <w:numId w:val="42"/>
        </w:numPr>
        <w:shd w:val="clear" w:color="auto" w:fill="FFFFFF"/>
        <w:spacing w:after="0" w:line="240" w:lineRule="auto"/>
        <w:ind w:left="216"/>
        <w:textAlignment w:val="baseline"/>
        <w:rPr>
          <w:rFonts w:ascii="TimesNewRomanPSMT" w:hAnsi="TimesNewRomanPSMT" w:cs="TimesNewRomanPSMT"/>
          <w:lang w:val="en-US"/>
        </w:rPr>
      </w:pPr>
      <w:r w:rsidRPr="003D5AC6">
        <w:rPr>
          <w:rFonts w:ascii="TimesNewRomanPSMT" w:hAnsi="TimesNewRomanPSMT" w:cs="TimesNewRomanPSMT"/>
          <w:lang w:val="en-US"/>
        </w:rPr>
        <w:t>A COG is based on and linked to an objective; indeed, it is what accomplishes an objective.</w:t>
      </w:r>
    </w:p>
    <w:p w14:paraId="57928109" w14:textId="77777777" w:rsidR="003D5AC6" w:rsidRPr="003D5AC6" w:rsidRDefault="003D5AC6" w:rsidP="003D5AC6">
      <w:pPr>
        <w:numPr>
          <w:ilvl w:val="0"/>
          <w:numId w:val="42"/>
        </w:numPr>
        <w:shd w:val="clear" w:color="auto" w:fill="FFFFFF"/>
        <w:spacing w:after="0" w:line="240" w:lineRule="auto"/>
        <w:ind w:left="216"/>
        <w:textAlignment w:val="baseline"/>
        <w:rPr>
          <w:rFonts w:ascii="TimesNewRomanPSMT" w:hAnsi="TimesNewRomanPSMT" w:cs="TimesNewRomanPSMT"/>
          <w:lang w:val="en-US"/>
        </w:rPr>
      </w:pPr>
      <w:r w:rsidRPr="003D5AC6">
        <w:rPr>
          <w:rFonts w:ascii="TimesNewRomanPSMT" w:hAnsi="TimesNewRomanPSMT" w:cs="TimesNewRomanPSMT"/>
          <w:lang w:val="en-US"/>
        </w:rPr>
        <w:t>COG identification and analysis provide the foundation for COA development.</w:t>
      </w:r>
    </w:p>
    <w:p w14:paraId="2A6D2A2F" w14:textId="77777777" w:rsidR="003D5AC6" w:rsidRPr="003D5AC6" w:rsidRDefault="003D5AC6" w:rsidP="003D5AC6">
      <w:pPr>
        <w:numPr>
          <w:ilvl w:val="0"/>
          <w:numId w:val="42"/>
        </w:numPr>
        <w:shd w:val="clear" w:color="auto" w:fill="FFFFFF"/>
        <w:spacing w:after="0" w:line="240" w:lineRule="auto"/>
        <w:ind w:left="216"/>
        <w:textAlignment w:val="baseline"/>
        <w:rPr>
          <w:rFonts w:ascii="TimesNewRomanPSMT" w:hAnsi="TimesNewRomanPSMT" w:cs="TimesNewRomanPSMT"/>
          <w:lang w:val="en-US"/>
        </w:rPr>
      </w:pPr>
      <w:r w:rsidRPr="003D5AC6">
        <w:rPr>
          <w:rFonts w:ascii="TimesNewRomanPSMT" w:hAnsi="TimesNewRomanPSMT" w:cs="TimesNewRomanPSMT"/>
          <w:lang w:val="en-US"/>
        </w:rPr>
        <w:t>COG is a planning concept; objectives or capabilities may change in execution, necessitating re-analysis of COGs.</w:t>
      </w:r>
    </w:p>
    <w:p w14:paraId="38F826D7" w14:textId="77777777" w:rsidR="003D5AC6" w:rsidRPr="003D5AC6" w:rsidRDefault="003D5AC6" w:rsidP="003D5AC6">
      <w:pPr>
        <w:numPr>
          <w:ilvl w:val="0"/>
          <w:numId w:val="42"/>
        </w:numPr>
        <w:shd w:val="clear" w:color="auto" w:fill="FFFFFF"/>
        <w:spacing w:after="0" w:line="240" w:lineRule="auto"/>
        <w:ind w:left="216"/>
        <w:textAlignment w:val="baseline"/>
        <w:rPr>
          <w:rFonts w:ascii="TimesNewRomanPSMT" w:hAnsi="TimesNewRomanPSMT" w:cs="TimesNewRomanPSMT"/>
          <w:lang w:val="en-US"/>
        </w:rPr>
      </w:pPr>
      <w:r w:rsidRPr="003D5AC6">
        <w:rPr>
          <w:rFonts w:ascii="TimesNewRomanPSMT" w:hAnsi="TimesNewRomanPSMT" w:cs="TimesNewRomanPSMT"/>
          <w:lang w:val="en-US"/>
        </w:rPr>
        <w:t>A great part of the value of COG analysis to planners are the discussion and debate that arise from conducting the analysis.</w:t>
      </w:r>
    </w:p>
    <w:p w14:paraId="22F6D0D0" w14:textId="77777777" w:rsidR="003D5AC6" w:rsidRPr="003D5AC6" w:rsidRDefault="003D5AC6" w:rsidP="003D5AC6">
      <w:pPr>
        <w:numPr>
          <w:ilvl w:val="0"/>
          <w:numId w:val="42"/>
        </w:numPr>
        <w:shd w:val="clear" w:color="auto" w:fill="FFFFFF"/>
        <w:spacing w:after="0" w:line="240" w:lineRule="auto"/>
        <w:ind w:left="216"/>
        <w:textAlignment w:val="baseline"/>
        <w:rPr>
          <w:rFonts w:ascii="TimesNewRomanPSMT" w:hAnsi="TimesNewRomanPSMT" w:cs="TimesNewRomanPSMT"/>
          <w:lang w:val="en-US"/>
        </w:rPr>
      </w:pPr>
      <w:r w:rsidRPr="003D5AC6">
        <w:rPr>
          <w:rFonts w:ascii="TimesNewRomanPSMT" w:hAnsi="TimesNewRomanPSMT" w:cs="TimesNewRomanPSMT"/>
          <w:lang w:val="en-US"/>
        </w:rPr>
        <w:t>Identification and analysis of COGs must be done as discretely as possible for focus and clarity in COA development.</w:t>
      </w:r>
    </w:p>
    <w:p w14:paraId="71B572B5" w14:textId="77777777" w:rsidR="003D5AC6" w:rsidRPr="003D5AC6" w:rsidRDefault="003D5AC6" w:rsidP="003D5AC6">
      <w:pPr>
        <w:numPr>
          <w:ilvl w:val="0"/>
          <w:numId w:val="42"/>
        </w:numPr>
        <w:shd w:val="clear" w:color="auto" w:fill="FFFFFF"/>
        <w:spacing w:after="0" w:line="240" w:lineRule="auto"/>
        <w:ind w:left="216"/>
        <w:textAlignment w:val="baseline"/>
        <w:rPr>
          <w:rFonts w:ascii="TimesNewRomanPSMT" w:hAnsi="TimesNewRomanPSMT" w:cs="TimesNewRomanPSMT"/>
          <w:lang w:val="en-US"/>
        </w:rPr>
      </w:pPr>
      <w:r w:rsidRPr="003D5AC6">
        <w:rPr>
          <w:rFonts w:ascii="TimesNewRomanPSMT" w:hAnsi="TimesNewRomanPSMT" w:cs="TimesNewRomanPSMT"/>
          <w:lang w:val="en-US"/>
        </w:rPr>
        <w:t>Multiple varying objectives may necessitate multiple COGs.</w:t>
      </w:r>
    </w:p>
    <w:p w14:paraId="58FE7DF7" w14:textId="77777777" w:rsidR="003D5AC6" w:rsidRDefault="003D5AC6" w:rsidP="00167BDA">
      <w:pPr>
        <w:autoSpaceDE w:val="0"/>
        <w:autoSpaceDN w:val="0"/>
        <w:adjustRightInd w:val="0"/>
        <w:spacing w:after="0" w:line="240" w:lineRule="auto"/>
        <w:rPr>
          <w:rFonts w:ascii="TimesNewRomanPSMT" w:hAnsi="TimesNewRomanPSMT" w:cs="TimesNewRomanPSMT"/>
          <w:lang w:val="en-US"/>
        </w:rPr>
      </w:pPr>
    </w:p>
    <w:p w14:paraId="36336272" w14:textId="77777777" w:rsidR="003D5AC6" w:rsidRDefault="003D5AC6" w:rsidP="00167BDA">
      <w:pPr>
        <w:autoSpaceDE w:val="0"/>
        <w:autoSpaceDN w:val="0"/>
        <w:adjustRightInd w:val="0"/>
        <w:spacing w:after="0" w:line="240" w:lineRule="auto"/>
        <w:rPr>
          <w:rFonts w:ascii="TimesNewRomanPSMT" w:hAnsi="TimesNewRomanPSMT" w:cs="TimesNewRomanPSMT"/>
          <w:lang w:val="en-US"/>
        </w:rPr>
      </w:pPr>
    </w:p>
    <w:p w14:paraId="6C547099"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p>
    <w:p w14:paraId="7E709ED4"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p>
    <w:p w14:paraId="418A37F5"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r w:rsidRPr="00F61F72">
        <w:rPr>
          <w:rFonts w:ascii="TimesNewRomanPSMT" w:hAnsi="TimesNewRomanPSMT" w:cs="TimesNewRomanPSMT"/>
          <w:lang w:val="en-US"/>
        </w:rPr>
        <w:lastRenderedPageBreak/>
        <w:t xml:space="preserve">In summary, centers of gravity are those things from which an actor in a </w:t>
      </w:r>
      <w:r>
        <w:rPr>
          <w:rFonts w:ascii="TimesNewRomanPSMT" w:hAnsi="TimesNewRomanPSMT" w:cs="TimesNewRomanPSMT"/>
          <w:lang w:val="en-US"/>
        </w:rPr>
        <w:t xml:space="preserve">conflict derives his power or </w:t>
      </w:r>
      <w:r w:rsidRPr="00F61F72">
        <w:rPr>
          <w:rFonts w:ascii="TimesNewRomanPSMT" w:hAnsi="TimesNewRomanPSMT" w:cs="TimesNewRomanPSMT"/>
          <w:lang w:val="en-US"/>
        </w:rPr>
        <w:t>freedom of action. We analyze them in order to determine critical vulnerabilit</w:t>
      </w:r>
      <w:r>
        <w:rPr>
          <w:rFonts w:ascii="TimesNewRomanPSMT" w:hAnsi="TimesNewRomanPSMT" w:cs="TimesNewRomanPSMT"/>
          <w:lang w:val="en-US"/>
        </w:rPr>
        <w:t xml:space="preserve">ies within them that will yield </w:t>
      </w:r>
      <w:r w:rsidRPr="00F61F72">
        <w:rPr>
          <w:rFonts w:ascii="TimesNewRomanPSMT" w:hAnsi="TimesNewRomanPSMT" w:cs="TimesNewRomanPSMT"/>
          <w:lang w:val="en-US"/>
        </w:rPr>
        <w:t xml:space="preserve">the most effective use of air </w:t>
      </w:r>
      <w:r w:rsidR="003D4568">
        <w:rPr>
          <w:rFonts w:ascii="TimesNewRomanPSMT" w:hAnsi="TimesNewRomanPSMT" w:cs="TimesNewRomanPSMT"/>
          <w:lang w:val="en-US"/>
        </w:rPr>
        <w:t>power</w:t>
      </w:r>
      <w:r w:rsidRPr="00F61F72">
        <w:rPr>
          <w:rFonts w:ascii="TimesNewRomanPSMT" w:hAnsi="TimesNewRomanPSMT" w:cs="TimesNewRomanPSMT"/>
          <w:lang w:val="en-US"/>
        </w:rPr>
        <w:t xml:space="preserve"> in achieving a campaign’</w:t>
      </w:r>
      <w:r>
        <w:rPr>
          <w:rFonts w:ascii="TimesNewRomanPSMT" w:hAnsi="TimesNewRomanPSMT" w:cs="TimesNewRomanPSMT"/>
          <w:lang w:val="en-US"/>
        </w:rPr>
        <w:t xml:space="preserve">s </w:t>
      </w:r>
      <w:r w:rsidRPr="00F61F72">
        <w:rPr>
          <w:rFonts w:ascii="TimesNewRomanPSMT" w:hAnsi="TimesNewRomanPSMT" w:cs="TimesNewRomanPSMT"/>
          <w:lang w:val="en-US"/>
        </w:rPr>
        <w:t>objectives.</w:t>
      </w:r>
    </w:p>
    <w:p w14:paraId="6E917F1A" w14:textId="77777777" w:rsidR="00CB1DFA" w:rsidRDefault="00CB1DFA" w:rsidP="00167BDA">
      <w:pPr>
        <w:autoSpaceDE w:val="0"/>
        <w:autoSpaceDN w:val="0"/>
        <w:adjustRightInd w:val="0"/>
        <w:spacing w:after="0" w:line="240" w:lineRule="auto"/>
        <w:rPr>
          <w:rFonts w:ascii="TimesNewRomanPSMT" w:hAnsi="TimesNewRomanPSMT" w:cs="TimesNewRomanPSMT"/>
          <w:lang w:val="en-US"/>
        </w:rPr>
      </w:pPr>
    </w:p>
    <w:p w14:paraId="5EC60520" w14:textId="77777777" w:rsidR="00CB1DFA" w:rsidRDefault="00CB1DFA" w:rsidP="00167BD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Visualization of COG, Critical capabilities, critical requirements and critical vulnerabilities:</w:t>
      </w:r>
    </w:p>
    <w:p w14:paraId="6DBF800D" w14:textId="77777777" w:rsidR="003D5AC6" w:rsidRDefault="00CB1DFA" w:rsidP="003D5AC6">
      <w:pPr>
        <w:keepNext/>
        <w:autoSpaceDE w:val="0"/>
        <w:autoSpaceDN w:val="0"/>
        <w:adjustRightInd w:val="0"/>
        <w:spacing w:after="0" w:line="240" w:lineRule="auto"/>
      </w:pPr>
      <w:r w:rsidRPr="00CB1DFA">
        <w:rPr>
          <w:rFonts w:ascii="TimesNewRomanPSMT" w:hAnsi="TimesNewRomanPSMT" w:cs="TimesNewRomanPSMT"/>
          <w:noProof/>
        </w:rPr>
        <w:drawing>
          <wp:inline distT="114300" distB="114300" distL="114300" distR="114300" wp14:anchorId="38B5533F" wp14:editId="1F476644">
            <wp:extent cx="3595418" cy="2208363"/>
            <wp:effectExtent l="19050" t="0" r="5032"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cstate="print"/>
                    <a:srcRect l="3284" t="14815" r="4128" b="8642"/>
                    <a:stretch>
                      <a:fillRect/>
                    </a:stretch>
                  </pic:blipFill>
                  <pic:spPr>
                    <a:xfrm>
                      <a:off x="0" y="0"/>
                      <a:ext cx="3596518" cy="2209039"/>
                    </a:xfrm>
                    <a:prstGeom prst="rect">
                      <a:avLst/>
                    </a:prstGeom>
                    <a:ln/>
                  </pic:spPr>
                </pic:pic>
              </a:graphicData>
            </a:graphic>
          </wp:inline>
        </w:drawing>
      </w:r>
    </w:p>
    <w:p w14:paraId="66A07459" w14:textId="77777777" w:rsidR="00CB1DFA" w:rsidRPr="003D5AC6" w:rsidRDefault="003D5AC6" w:rsidP="003D5AC6">
      <w:pPr>
        <w:pStyle w:val="Caption"/>
        <w:rPr>
          <w:rFonts w:ascii="TimesNewRomanPSMT" w:hAnsi="TimesNewRomanPSMT" w:cs="TimesNewRomanPSMT"/>
          <w:lang w:val="en-US"/>
        </w:rPr>
      </w:pPr>
      <w:proofErr w:type="spellStart"/>
      <w:r w:rsidRPr="003D5AC6">
        <w:rPr>
          <w:lang w:val="en-US"/>
        </w:rPr>
        <w:t>Figur</w:t>
      </w:r>
      <w:proofErr w:type="spellEnd"/>
      <w:r w:rsidRPr="003D5AC6">
        <w:rPr>
          <w:lang w:val="en-US"/>
        </w:rPr>
        <w:t xml:space="preserve"> </w:t>
      </w:r>
      <w:r w:rsidR="004350E6">
        <w:rPr>
          <w:lang w:val="en-US"/>
        </w:rPr>
        <w:fldChar w:fldCharType="begin"/>
      </w:r>
      <w:r w:rsidR="00FC3D10">
        <w:rPr>
          <w:lang w:val="en-US"/>
        </w:rPr>
        <w:instrText xml:space="preserve"> STYLEREF 1 \s </w:instrText>
      </w:r>
      <w:r w:rsidR="004350E6">
        <w:rPr>
          <w:lang w:val="en-US"/>
        </w:rPr>
        <w:fldChar w:fldCharType="separate"/>
      </w:r>
      <w:r w:rsidR="00FC3D10">
        <w:rPr>
          <w:noProof/>
          <w:lang w:val="en-US"/>
        </w:rPr>
        <w:t>2</w:t>
      </w:r>
      <w:r w:rsidR="004350E6">
        <w:rPr>
          <w:lang w:val="en-US"/>
        </w:rPr>
        <w:fldChar w:fldCharType="end"/>
      </w:r>
      <w:r w:rsidR="00FC3D10">
        <w:rPr>
          <w:lang w:val="en-US"/>
        </w:rPr>
        <w:noBreakHyphen/>
      </w:r>
      <w:r w:rsidR="004350E6">
        <w:rPr>
          <w:lang w:val="en-US"/>
        </w:rPr>
        <w:fldChar w:fldCharType="begin"/>
      </w:r>
      <w:r w:rsidR="00FC3D10">
        <w:rPr>
          <w:lang w:val="en-US"/>
        </w:rPr>
        <w:instrText xml:space="preserve"> SEQ Figur \* ARABIC \s 1 </w:instrText>
      </w:r>
      <w:r w:rsidR="004350E6">
        <w:rPr>
          <w:lang w:val="en-US"/>
        </w:rPr>
        <w:fldChar w:fldCharType="separate"/>
      </w:r>
      <w:r w:rsidR="00FC3D10">
        <w:rPr>
          <w:noProof/>
          <w:lang w:val="en-US"/>
        </w:rPr>
        <w:t>1</w:t>
      </w:r>
      <w:r w:rsidR="004350E6">
        <w:rPr>
          <w:lang w:val="en-US"/>
        </w:rPr>
        <w:fldChar w:fldCharType="end"/>
      </w:r>
      <w:r w:rsidRPr="003D5AC6">
        <w:rPr>
          <w:lang w:val="en-US"/>
        </w:rPr>
        <w:t xml:space="preserve"> :https://www.doctrine.af.mil/Portals/61/documents/AFDP_3-0/3-0-D30-Appendix-1-COG-Analysis.pdf</w:t>
      </w:r>
    </w:p>
    <w:p w14:paraId="349C5D77" w14:textId="77777777" w:rsidR="009C468A" w:rsidRDefault="009C468A" w:rsidP="00167BDA">
      <w:pPr>
        <w:autoSpaceDE w:val="0"/>
        <w:autoSpaceDN w:val="0"/>
        <w:adjustRightInd w:val="0"/>
        <w:spacing w:after="0" w:line="240" w:lineRule="auto"/>
        <w:rPr>
          <w:rFonts w:ascii="TimesNewRomanPSMT" w:hAnsi="TimesNewRomanPSMT" w:cs="TimesNewRomanPSMT"/>
          <w:lang w:val="en-US"/>
        </w:rPr>
      </w:pPr>
    </w:p>
    <w:p w14:paraId="6DBA5D9E"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21A669DD"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083819AE"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6B3DEC3E"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419D0407"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3FB063F9"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6CF822B8"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0658CFD4"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1829A98C"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115A15D0"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480377A5"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4811DFCA"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70C322F8"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09217517"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6395A388"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7EAF90BD"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305097ED"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1EE11CEA"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3D1F113A"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6BE4BE33" w14:textId="77777777" w:rsidR="009C468A" w:rsidRDefault="009C468A" w:rsidP="00167BD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Example COG analysis:</w:t>
      </w:r>
    </w:p>
    <w:p w14:paraId="4161AC74" w14:textId="77777777" w:rsidR="003D5AC6" w:rsidRDefault="009C468A" w:rsidP="003D5AC6">
      <w:pPr>
        <w:keepNext/>
        <w:autoSpaceDE w:val="0"/>
        <w:autoSpaceDN w:val="0"/>
        <w:adjustRightInd w:val="0"/>
        <w:spacing w:after="0" w:line="240" w:lineRule="auto"/>
      </w:pPr>
      <w:r w:rsidRPr="009C468A">
        <w:rPr>
          <w:rFonts w:ascii="TimesNewRomanPSMT" w:hAnsi="TimesNewRomanPSMT" w:cs="TimesNewRomanPSMT"/>
          <w:noProof/>
        </w:rPr>
        <w:lastRenderedPageBreak/>
        <w:drawing>
          <wp:inline distT="0" distB="0" distL="0" distR="0" wp14:anchorId="112AF208" wp14:editId="3793E0A4">
            <wp:extent cx="1602716" cy="2756075"/>
            <wp:effectExtent l="19050" t="0" r="0" b="0"/>
            <wp:docPr id="1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1605035" cy="2760062"/>
                    </a:xfrm>
                    <a:prstGeom prst="rect">
                      <a:avLst/>
                    </a:prstGeom>
                    <a:noFill/>
                    <a:ln w="9525">
                      <a:noFill/>
                      <a:miter lim="800000"/>
                      <a:headEnd/>
                      <a:tailEnd/>
                    </a:ln>
                  </pic:spPr>
                </pic:pic>
              </a:graphicData>
            </a:graphic>
          </wp:inline>
        </w:drawing>
      </w:r>
    </w:p>
    <w:p w14:paraId="5B21B6C8" w14:textId="77777777" w:rsidR="009C468A" w:rsidRPr="003D5AC6" w:rsidRDefault="003D5AC6" w:rsidP="003D5AC6">
      <w:pPr>
        <w:pStyle w:val="Caption"/>
        <w:rPr>
          <w:rFonts w:ascii="TimesNewRomanPSMT" w:hAnsi="TimesNewRomanPSMT" w:cs="TimesNewRomanPSMT"/>
          <w:lang w:val="en-US"/>
        </w:rPr>
      </w:pPr>
      <w:proofErr w:type="spellStart"/>
      <w:r w:rsidRPr="003D5AC6">
        <w:rPr>
          <w:lang w:val="en-US"/>
        </w:rPr>
        <w:t>Figur</w:t>
      </w:r>
      <w:proofErr w:type="spellEnd"/>
      <w:r w:rsidRPr="003D5AC6">
        <w:rPr>
          <w:lang w:val="en-US"/>
        </w:rPr>
        <w:t xml:space="preserve"> </w:t>
      </w:r>
      <w:r w:rsidR="004350E6">
        <w:rPr>
          <w:lang w:val="en-US"/>
        </w:rPr>
        <w:fldChar w:fldCharType="begin"/>
      </w:r>
      <w:r w:rsidR="00FC3D10">
        <w:rPr>
          <w:lang w:val="en-US"/>
        </w:rPr>
        <w:instrText xml:space="preserve"> STYLEREF 1 \s </w:instrText>
      </w:r>
      <w:r w:rsidR="004350E6">
        <w:rPr>
          <w:lang w:val="en-US"/>
        </w:rPr>
        <w:fldChar w:fldCharType="separate"/>
      </w:r>
      <w:r w:rsidR="00FC3D10">
        <w:rPr>
          <w:noProof/>
          <w:lang w:val="en-US"/>
        </w:rPr>
        <w:t>2</w:t>
      </w:r>
      <w:r w:rsidR="004350E6">
        <w:rPr>
          <w:lang w:val="en-US"/>
        </w:rPr>
        <w:fldChar w:fldCharType="end"/>
      </w:r>
      <w:r w:rsidR="00FC3D10">
        <w:rPr>
          <w:lang w:val="en-US"/>
        </w:rPr>
        <w:noBreakHyphen/>
      </w:r>
      <w:r w:rsidR="004350E6">
        <w:rPr>
          <w:lang w:val="en-US"/>
        </w:rPr>
        <w:fldChar w:fldCharType="begin"/>
      </w:r>
      <w:r w:rsidR="00FC3D10">
        <w:rPr>
          <w:lang w:val="en-US"/>
        </w:rPr>
        <w:instrText xml:space="preserve"> SEQ Figur \* ARABIC \s 1 </w:instrText>
      </w:r>
      <w:r w:rsidR="004350E6">
        <w:rPr>
          <w:lang w:val="en-US"/>
        </w:rPr>
        <w:fldChar w:fldCharType="separate"/>
      </w:r>
      <w:r w:rsidR="00FC3D10">
        <w:rPr>
          <w:noProof/>
          <w:lang w:val="en-US"/>
        </w:rPr>
        <w:t>2</w:t>
      </w:r>
      <w:r w:rsidR="004350E6">
        <w:rPr>
          <w:lang w:val="en-US"/>
        </w:rPr>
        <w:fldChar w:fldCharType="end"/>
      </w:r>
      <w:r w:rsidRPr="003D5AC6">
        <w:rPr>
          <w:lang w:val="en-US"/>
        </w:rPr>
        <w:t xml:space="preserve"> : https://ndupress.ndu.edu/media/news/article/969689/lets-fix-or-kill-the-center-of-gravity-concept/</w:t>
      </w:r>
    </w:p>
    <w:p w14:paraId="376DEBED" w14:textId="77777777" w:rsidR="00167BDA" w:rsidRDefault="00167BDA" w:rsidP="008758E7">
      <w:pPr>
        <w:pStyle w:val="NoSpacing"/>
        <w:rPr>
          <w:lang w:val="en-US"/>
        </w:rPr>
      </w:pPr>
    </w:p>
    <w:p w14:paraId="0F00B1B3" w14:textId="77777777" w:rsidR="003D5AC6" w:rsidRDefault="003D5AC6" w:rsidP="003D5AC6">
      <w:pPr>
        <w:pStyle w:val="NoSpacing"/>
        <w:keepNext/>
      </w:pPr>
      <w:r>
        <w:rPr>
          <w:noProof/>
        </w:rPr>
        <w:drawing>
          <wp:inline distT="0" distB="0" distL="0" distR="0" wp14:anchorId="3F1DD536" wp14:editId="76894617">
            <wp:extent cx="3621297" cy="3031311"/>
            <wp:effectExtent l="19050" t="0" r="0" b="0"/>
            <wp:docPr id="12"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3623089" cy="3032811"/>
                    </a:xfrm>
                    <a:prstGeom prst="rect">
                      <a:avLst/>
                    </a:prstGeom>
                    <a:noFill/>
                    <a:ln w="9525">
                      <a:noFill/>
                      <a:miter lim="800000"/>
                      <a:headEnd/>
                      <a:tailEnd/>
                    </a:ln>
                  </pic:spPr>
                </pic:pic>
              </a:graphicData>
            </a:graphic>
          </wp:inline>
        </w:drawing>
      </w:r>
    </w:p>
    <w:p w14:paraId="28ADE843" w14:textId="77777777" w:rsidR="003D5AC6" w:rsidRPr="003D5AC6" w:rsidRDefault="003D5AC6" w:rsidP="003D5AC6">
      <w:pPr>
        <w:pStyle w:val="Caption"/>
        <w:rPr>
          <w:lang w:val="en-US"/>
        </w:rPr>
      </w:pPr>
      <w:proofErr w:type="spellStart"/>
      <w:r w:rsidRPr="003D5AC6">
        <w:rPr>
          <w:lang w:val="en-US"/>
        </w:rPr>
        <w:t>Figur</w:t>
      </w:r>
      <w:proofErr w:type="spellEnd"/>
      <w:r w:rsidRPr="003D5AC6">
        <w:rPr>
          <w:lang w:val="en-US"/>
        </w:rPr>
        <w:t xml:space="preserve"> </w:t>
      </w:r>
      <w:r w:rsidR="004350E6">
        <w:rPr>
          <w:lang w:val="en-US"/>
        </w:rPr>
        <w:fldChar w:fldCharType="begin"/>
      </w:r>
      <w:r w:rsidR="00FC3D10">
        <w:rPr>
          <w:lang w:val="en-US"/>
        </w:rPr>
        <w:instrText xml:space="preserve"> STYLEREF 1 \s </w:instrText>
      </w:r>
      <w:r w:rsidR="004350E6">
        <w:rPr>
          <w:lang w:val="en-US"/>
        </w:rPr>
        <w:fldChar w:fldCharType="separate"/>
      </w:r>
      <w:r w:rsidR="00FC3D10">
        <w:rPr>
          <w:noProof/>
          <w:lang w:val="en-US"/>
        </w:rPr>
        <w:t>2</w:t>
      </w:r>
      <w:r w:rsidR="004350E6">
        <w:rPr>
          <w:lang w:val="en-US"/>
        </w:rPr>
        <w:fldChar w:fldCharType="end"/>
      </w:r>
      <w:r w:rsidR="00FC3D10">
        <w:rPr>
          <w:lang w:val="en-US"/>
        </w:rPr>
        <w:noBreakHyphen/>
      </w:r>
      <w:r w:rsidR="004350E6">
        <w:rPr>
          <w:lang w:val="en-US"/>
        </w:rPr>
        <w:fldChar w:fldCharType="begin"/>
      </w:r>
      <w:r w:rsidR="00FC3D10">
        <w:rPr>
          <w:lang w:val="en-US"/>
        </w:rPr>
        <w:instrText xml:space="preserve"> SEQ Figur \* ARABIC \s 1 </w:instrText>
      </w:r>
      <w:r w:rsidR="004350E6">
        <w:rPr>
          <w:lang w:val="en-US"/>
        </w:rPr>
        <w:fldChar w:fldCharType="separate"/>
      </w:r>
      <w:r w:rsidR="00FC3D10">
        <w:rPr>
          <w:noProof/>
          <w:lang w:val="en-US"/>
        </w:rPr>
        <w:t>3</w:t>
      </w:r>
      <w:r w:rsidR="004350E6">
        <w:rPr>
          <w:lang w:val="en-US"/>
        </w:rPr>
        <w:fldChar w:fldCharType="end"/>
      </w:r>
      <w:r w:rsidRPr="003D5AC6">
        <w:rPr>
          <w:lang w:val="en-US"/>
        </w:rPr>
        <w:t xml:space="preserve"> https://ndupress.ndu.edu/JFQ/Joint-Force-Quarterly-82/Article/793278/the-primacy-of-cog-planning-getting-back-to-basics/</w:t>
      </w:r>
    </w:p>
    <w:p w14:paraId="32B409B7" w14:textId="77777777" w:rsidR="008758E7" w:rsidRDefault="008758E7" w:rsidP="008758E7">
      <w:pPr>
        <w:pStyle w:val="NoSpacing"/>
        <w:rPr>
          <w:lang w:val="en-US"/>
        </w:rPr>
      </w:pPr>
    </w:p>
    <w:p w14:paraId="3FE56DDF" w14:textId="77777777" w:rsidR="008758E7" w:rsidRDefault="00167BDA" w:rsidP="008758E7">
      <w:pPr>
        <w:pStyle w:val="Heading3"/>
        <w:rPr>
          <w:lang w:val="en-US"/>
        </w:rPr>
      </w:pPr>
      <w:r>
        <w:rPr>
          <w:lang w:val="en-US"/>
        </w:rPr>
        <w:t>Step 3</w:t>
      </w:r>
      <w:r w:rsidR="008758E7">
        <w:rPr>
          <w:lang w:val="en-US"/>
        </w:rPr>
        <w:t xml:space="preserve">: </w:t>
      </w:r>
      <w:r w:rsidR="008758E7" w:rsidRPr="009B7C1F">
        <w:rPr>
          <w:lang w:val="en-US"/>
        </w:rPr>
        <w:t>Objective Determination.</w:t>
      </w:r>
    </w:p>
    <w:p w14:paraId="5FB4ED49" w14:textId="77777777" w:rsidR="008758E7" w:rsidRPr="001532C7" w:rsidRDefault="008758E7" w:rsidP="008758E7">
      <w:pPr>
        <w:pStyle w:val="NoSpacing"/>
        <w:rPr>
          <w:lang w:val="en-US"/>
        </w:rPr>
      </w:pPr>
      <w:r>
        <w:rPr>
          <w:lang w:val="en-US"/>
        </w:rPr>
        <w:t xml:space="preserve">The </w:t>
      </w:r>
      <w:r w:rsidR="00D91CF9">
        <w:rPr>
          <w:lang w:val="en-US"/>
        </w:rPr>
        <w:t>output of this step is</w:t>
      </w:r>
      <w:r w:rsidRPr="009B7C1F">
        <w:rPr>
          <w:lang w:val="en-US"/>
        </w:rPr>
        <w:t xml:space="preserve"> clearly defined and quantifiable </w:t>
      </w:r>
      <w:r>
        <w:rPr>
          <w:lang w:val="en-US"/>
        </w:rPr>
        <w:t xml:space="preserve">JFACC </w:t>
      </w:r>
      <w:r w:rsidRPr="009B7C1F">
        <w:rPr>
          <w:lang w:val="en-US"/>
        </w:rPr>
        <w:t>objectives that will contribute to the accomplishment of the JFC’s overall objectives.</w:t>
      </w:r>
    </w:p>
    <w:p w14:paraId="3AFFEB3A" w14:textId="77777777" w:rsidR="008758E7" w:rsidRDefault="008758E7" w:rsidP="008758E7">
      <w:pPr>
        <w:autoSpaceDE w:val="0"/>
        <w:autoSpaceDN w:val="0"/>
        <w:adjustRightInd w:val="0"/>
        <w:spacing w:after="0" w:line="240" w:lineRule="auto"/>
        <w:rPr>
          <w:rFonts w:ascii="TimesNewRomanPSMT" w:hAnsi="TimesNewRomanPSMT" w:cs="TimesNewRomanPSMT"/>
          <w:lang w:val="en-US"/>
        </w:rPr>
      </w:pPr>
      <w:r w:rsidRPr="001532C7">
        <w:rPr>
          <w:rFonts w:ascii="TimesNewRomanPSMT" w:hAnsi="TimesNewRomanPSMT" w:cs="TimesNewRomanPSMT"/>
          <w:lang w:val="en-US"/>
        </w:rPr>
        <w:t>Air objectives should logically flow</w:t>
      </w:r>
      <w:r>
        <w:rPr>
          <w:rFonts w:ascii="TimesNewRomanPSMT" w:hAnsi="TimesNewRomanPSMT" w:cs="TimesNewRomanPSMT"/>
          <w:lang w:val="en-US"/>
        </w:rPr>
        <w:t xml:space="preserve"> </w:t>
      </w:r>
      <w:r w:rsidRPr="001532C7">
        <w:rPr>
          <w:rFonts w:ascii="TimesNewRomanPSMT" w:hAnsi="TimesNewRomanPSMT" w:cs="TimesNewRomanPSMT"/>
          <w:lang w:val="en-US"/>
        </w:rPr>
        <w:t xml:space="preserve">from </w:t>
      </w:r>
      <w:r>
        <w:rPr>
          <w:rFonts w:ascii="TimesNewRomanPSMT" w:hAnsi="TimesNewRomanPSMT" w:cs="TimesNewRomanPSMT"/>
          <w:lang w:val="en-US"/>
        </w:rPr>
        <w:t>the JFC`s</w:t>
      </w:r>
      <w:r w:rsidRPr="001532C7">
        <w:rPr>
          <w:rFonts w:ascii="TimesNewRomanPSMT" w:hAnsi="TimesNewRomanPSMT" w:cs="TimesNewRomanPSMT"/>
          <w:lang w:val="en-US"/>
        </w:rPr>
        <w:t xml:space="preserve"> objectives. </w:t>
      </w:r>
      <w:r w:rsidRPr="001532C7">
        <w:rPr>
          <w:rFonts w:ascii="TimesNewRomanPS-BoldMT" w:hAnsi="TimesNewRomanPS-BoldMT" w:cs="TimesNewRomanPS-BoldMT"/>
          <w:b/>
          <w:bCs/>
          <w:lang w:val="en-US"/>
        </w:rPr>
        <w:t>If</w:t>
      </w:r>
      <w:r>
        <w:rPr>
          <w:rFonts w:ascii="TimesNewRomanPSMT" w:hAnsi="TimesNewRomanPSMT" w:cs="TimesNewRomanPSMT"/>
          <w:lang w:val="en-US"/>
        </w:rPr>
        <w:t xml:space="preserve"> </w:t>
      </w:r>
      <w:r w:rsidRPr="001532C7">
        <w:rPr>
          <w:rFonts w:ascii="TimesNewRomanPS-BoldMT" w:hAnsi="TimesNewRomanPS-BoldMT" w:cs="TimesNewRomanPS-BoldMT"/>
          <w:b/>
          <w:bCs/>
          <w:lang w:val="en-US"/>
        </w:rPr>
        <w:t>you cannot tie an air objective to</w:t>
      </w:r>
      <w:r>
        <w:rPr>
          <w:rFonts w:ascii="TimesNewRomanPSMT" w:hAnsi="TimesNewRomanPSMT" w:cs="TimesNewRomanPSMT"/>
          <w:lang w:val="en-US"/>
        </w:rPr>
        <w:t xml:space="preserve"> </w:t>
      </w:r>
      <w:r>
        <w:rPr>
          <w:rFonts w:ascii="TimesNewRomanPS-BoldMT" w:hAnsi="TimesNewRomanPS-BoldMT" w:cs="TimesNewRomanPS-BoldMT"/>
          <w:b/>
          <w:bCs/>
          <w:lang w:val="en-US"/>
        </w:rPr>
        <w:t>JFC objectives</w:t>
      </w:r>
      <w:r w:rsidRPr="001532C7">
        <w:rPr>
          <w:rFonts w:ascii="TimesNewRomanPS-BoldMT" w:hAnsi="TimesNewRomanPS-BoldMT" w:cs="TimesNewRomanPS-BoldMT"/>
          <w:b/>
          <w:bCs/>
          <w:lang w:val="en-US"/>
        </w:rPr>
        <w:t>,</w:t>
      </w:r>
      <w:r>
        <w:rPr>
          <w:rFonts w:ascii="TimesNewRomanPSMT" w:hAnsi="TimesNewRomanPSMT" w:cs="TimesNewRomanPSMT"/>
          <w:lang w:val="en-US"/>
        </w:rPr>
        <w:t xml:space="preserve"> </w:t>
      </w:r>
      <w:r w:rsidRPr="001532C7">
        <w:rPr>
          <w:rFonts w:ascii="TimesNewRomanPS-BoldMT" w:hAnsi="TimesNewRomanPS-BoldMT" w:cs="TimesNewRomanPS-BoldMT"/>
          <w:b/>
          <w:bCs/>
          <w:lang w:val="en-US"/>
        </w:rPr>
        <w:t xml:space="preserve">do not commit resources to it </w:t>
      </w:r>
      <w:r w:rsidRPr="001532C7">
        <w:rPr>
          <w:rFonts w:ascii="TimesNewRomanPSMT" w:hAnsi="TimesNewRomanPSMT" w:cs="TimesNewRomanPSMT"/>
          <w:lang w:val="en-US"/>
        </w:rPr>
        <w:t>unless</w:t>
      </w:r>
      <w:r>
        <w:rPr>
          <w:rFonts w:ascii="TimesNewRomanPSMT" w:hAnsi="TimesNewRomanPSMT" w:cs="TimesNewRomanPSMT"/>
          <w:lang w:val="en-US"/>
        </w:rPr>
        <w:t xml:space="preserve"> </w:t>
      </w:r>
      <w:r w:rsidRPr="001532C7">
        <w:rPr>
          <w:rFonts w:ascii="TimesNewRomanPSMT" w:hAnsi="TimesNewRomanPSMT" w:cs="TimesNewRomanPSMT"/>
          <w:lang w:val="en-US"/>
        </w:rPr>
        <w:t>you believe an objective has been</w:t>
      </w:r>
      <w:r>
        <w:rPr>
          <w:rFonts w:ascii="TimesNewRomanPSMT" w:hAnsi="TimesNewRomanPSMT" w:cs="TimesNewRomanPSMT"/>
          <w:lang w:val="en-US"/>
        </w:rPr>
        <w:t xml:space="preserve"> </w:t>
      </w:r>
      <w:r w:rsidRPr="001532C7">
        <w:rPr>
          <w:rFonts w:ascii="TimesNewRomanPSMT" w:hAnsi="TimesNewRomanPSMT" w:cs="TimesNewRomanPSMT"/>
          <w:lang w:val="en-US"/>
        </w:rPr>
        <w:t>overlooked. Some intermediate air</w:t>
      </w:r>
      <w:r>
        <w:rPr>
          <w:rFonts w:ascii="TimesNewRomanPSMT" w:hAnsi="TimesNewRomanPSMT" w:cs="TimesNewRomanPSMT"/>
          <w:lang w:val="en-US"/>
        </w:rPr>
        <w:t xml:space="preserve"> </w:t>
      </w:r>
      <w:r w:rsidRPr="001532C7">
        <w:rPr>
          <w:rFonts w:ascii="TimesNewRomanPSMT" w:hAnsi="TimesNewRomanPSMT" w:cs="TimesNewRomanPSMT"/>
          <w:lang w:val="en-US"/>
        </w:rPr>
        <w:t>objectives (those necessary to achieve</w:t>
      </w:r>
      <w:r>
        <w:rPr>
          <w:rFonts w:ascii="TimesNewRomanPSMT" w:hAnsi="TimesNewRomanPSMT" w:cs="TimesNewRomanPSMT"/>
          <w:lang w:val="en-US"/>
        </w:rPr>
        <w:t xml:space="preserve"> </w:t>
      </w:r>
      <w:r w:rsidRPr="001532C7">
        <w:rPr>
          <w:rFonts w:ascii="TimesNewRomanPSMT" w:hAnsi="TimesNewRomanPSMT" w:cs="TimesNewRomanPSMT"/>
          <w:lang w:val="en-US"/>
        </w:rPr>
        <w:t>the end goals of a primary objective)</w:t>
      </w:r>
      <w:r>
        <w:rPr>
          <w:rFonts w:ascii="TimesNewRomanPSMT" w:hAnsi="TimesNewRomanPSMT" w:cs="TimesNewRomanPSMT"/>
          <w:lang w:val="en-US"/>
        </w:rPr>
        <w:t xml:space="preserve"> </w:t>
      </w:r>
      <w:r w:rsidRPr="001532C7">
        <w:rPr>
          <w:rFonts w:ascii="TimesNewRomanPSMT" w:hAnsi="TimesNewRomanPSMT" w:cs="TimesNewRomanPSMT"/>
          <w:lang w:val="en-US"/>
        </w:rPr>
        <w:t>may not appear to be directly related to</w:t>
      </w:r>
      <w:r>
        <w:rPr>
          <w:rFonts w:ascii="TimesNewRomanPSMT" w:hAnsi="TimesNewRomanPSMT" w:cs="TimesNewRomanPSMT"/>
          <w:lang w:val="en-US"/>
        </w:rPr>
        <w:t xml:space="preserve"> </w:t>
      </w:r>
      <w:r w:rsidRPr="001532C7">
        <w:rPr>
          <w:rFonts w:ascii="TimesNewRomanPSMT" w:hAnsi="TimesNewRomanPSMT" w:cs="TimesNewRomanPSMT"/>
          <w:lang w:val="en-US"/>
        </w:rPr>
        <w:t xml:space="preserve">the </w:t>
      </w:r>
      <w:r>
        <w:rPr>
          <w:rFonts w:ascii="TimesNewRomanPSMT" w:hAnsi="TimesNewRomanPSMT" w:cs="TimesNewRomanPSMT"/>
          <w:lang w:val="en-US"/>
        </w:rPr>
        <w:t>JFC</w:t>
      </w:r>
      <w:r w:rsidRPr="001532C7">
        <w:rPr>
          <w:rFonts w:ascii="TimesNewRomanPSMT" w:hAnsi="TimesNewRomanPSMT" w:cs="TimesNewRomanPSMT"/>
          <w:lang w:val="en-US"/>
        </w:rPr>
        <w:t xml:space="preserve"> objectives. They are,</w:t>
      </w:r>
      <w:r>
        <w:rPr>
          <w:rFonts w:ascii="TimesNewRomanPSMT" w:hAnsi="TimesNewRomanPSMT" w:cs="TimesNewRomanPSMT"/>
          <w:lang w:val="en-US"/>
        </w:rPr>
        <w:t xml:space="preserve"> </w:t>
      </w:r>
      <w:r w:rsidRPr="001532C7">
        <w:rPr>
          <w:rFonts w:ascii="TimesNewRomanPSMT" w:hAnsi="TimesNewRomanPSMT" w:cs="TimesNewRomanPSMT"/>
          <w:lang w:val="en-US"/>
        </w:rPr>
        <w:t>however, appropriate air objectives and</w:t>
      </w:r>
      <w:r>
        <w:rPr>
          <w:rFonts w:ascii="TimesNewRomanPSMT" w:hAnsi="TimesNewRomanPSMT" w:cs="TimesNewRomanPSMT"/>
          <w:lang w:val="en-US"/>
        </w:rPr>
        <w:t xml:space="preserve"> </w:t>
      </w:r>
      <w:r w:rsidRPr="001532C7">
        <w:rPr>
          <w:rFonts w:ascii="TimesNewRomanPSMT" w:hAnsi="TimesNewRomanPSMT" w:cs="TimesNewRomanPSMT"/>
          <w:lang w:val="en-US"/>
        </w:rPr>
        <w:t>should be included in the air plan. For</w:t>
      </w:r>
      <w:r>
        <w:rPr>
          <w:rFonts w:ascii="TimesNewRomanPSMT" w:hAnsi="TimesNewRomanPSMT" w:cs="TimesNewRomanPSMT"/>
          <w:lang w:val="en-US"/>
        </w:rPr>
        <w:t xml:space="preserve"> </w:t>
      </w:r>
      <w:r w:rsidRPr="001532C7">
        <w:rPr>
          <w:rFonts w:ascii="TimesNewRomanPSMT" w:hAnsi="TimesNewRomanPSMT" w:cs="TimesNewRomanPSMT"/>
          <w:lang w:val="en-US"/>
        </w:rPr>
        <w:t xml:space="preserve">example, some level of air and </w:t>
      </w:r>
      <w:r w:rsidRPr="00612D11">
        <w:rPr>
          <w:rFonts w:ascii="TimesNewRomanPSMT" w:hAnsi="TimesNewRomanPSMT" w:cs="TimesNewRomanPSMT"/>
          <w:highlight w:val="yellow"/>
          <w:lang w:val="en-US"/>
          <w:rPrChange w:id="48" w:author="Halldor Jonsson" w:date="2021-11-15T13:20:00Z">
            <w:rPr>
              <w:rFonts w:ascii="TimesNewRomanPSMT" w:hAnsi="TimesNewRomanPSMT" w:cs="TimesNewRomanPSMT"/>
              <w:lang w:val="en-US"/>
            </w:rPr>
          </w:rPrChange>
        </w:rPr>
        <w:t>space control</w:t>
      </w:r>
      <w:r w:rsidRPr="001532C7">
        <w:rPr>
          <w:rFonts w:ascii="TimesNewRomanPSMT" w:hAnsi="TimesNewRomanPSMT" w:cs="TimesNewRomanPSMT"/>
          <w:lang w:val="en-US"/>
        </w:rPr>
        <w:t xml:space="preserve"> gained through </w:t>
      </w:r>
      <w:r w:rsidRPr="001532C7">
        <w:rPr>
          <w:rFonts w:ascii="TimesNewRomanPSMT" w:hAnsi="TimesNewRomanPSMT" w:cs="TimesNewRomanPSMT"/>
          <w:lang w:val="en-US"/>
        </w:rPr>
        <w:lastRenderedPageBreak/>
        <w:t>counterair operations will probably</w:t>
      </w:r>
      <w:r>
        <w:rPr>
          <w:rFonts w:ascii="TimesNewRomanPSMT" w:hAnsi="TimesNewRomanPSMT" w:cs="TimesNewRomanPSMT"/>
          <w:lang w:val="en-US"/>
        </w:rPr>
        <w:t xml:space="preserve"> </w:t>
      </w:r>
      <w:r w:rsidRPr="001532C7">
        <w:rPr>
          <w:rFonts w:ascii="TimesNewRomanPSMT" w:hAnsi="TimesNewRomanPSMT" w:cs="TimesNewRomanPSMT"/>
          <w:lang w:val="en-US"/>
        </w:rPr>
        <w:t>be a necessary prerequisite for a primary</w:t>
      </w:r>
      <w:r>
        <w:rPr>
          <w:rFonts w:ascii="TimesNewRomanPSMT" w:hAnsi="TimesNewRomanPSMT" w:cs="TimesNewRomanPSMT"/>
          <w:lang w:val="en-US"/>
        </w:rPr>
        <w:t xml:space="preserve"> </w:t>
      </w:r>
      <w:r w:rsidRPr="001532C7">
        <w:rPr>
          <w:rFonts w:ascii="TimesNewRomanPSMT" w:hAnsi="TimesNewRomanPSMT" w:cs="TimesNewRomanPSMT"/>
          <w:lang w:val="en-US"/>
        </w:rPr>
        <w:t xml:space="preserve">objective dealing with </w:t>
      </w:r>
      <w:r>
        <w:rPr>
          <w:rFonts w:ascii="TimesNewRomanPSMT" w:hAnsi="TimesNewRomanPSMT" w:cs="TimesNewRomanPSMT"/>
          <w:lang w:val="en-US"/>
        </w:rPr>
        <w:t>paralyzing the enemy</w:t>
      </w:r>
      <w:r w:rsidRPr="001532C7">
        <w:rPr>
          <w:rFonts w:ascii="TimesNewRomanPSMT" w:hAnsi="TimesNewRomanPSMT" w:cs="TimesNewRomanPSMT"/>
          <w:lang w:val="en-US"/>
        </w:rPr>
        <w:t>.</w:t>
      </w:r>
    </w:p>
    <w:p w14:paraId="06EFE485" w14:textId="77777777" w:rsidR="0032543F" w:rsidRDefault="0032543F" w:rsidP="008758E7">
      <w:pPr>
        <w:autoSpaceDE w:val="0"/>
        <w:autoSpaceDN w:val="0"/>
        <w:adjustRightInd w:val="0"/>
        <w:spacing w:after="0" w:line="240" w:lineRule="auto"/>
        <w:rPr>
          <w:rFonts w:ascii="TimesNewRomanPSMT" w:hAnsi="TimesNewRomanPSMT" w:cs="TimesNewRomanPSMT"/>
          <w:lang w:val="en-US"/>
        </w:rPr>
      </w:pPr>
    </w:p>
    <w:p w14:paraId="3C1E6AA1" w14:textId="77777777" w:rsidR="0032543F" w:rsidRDefault="0032543F" w:rsidP="0032543F">
      <w:pPr>
        <w:autoSpaceDE w:val="0"/>
        <w:autoSpaceDN w:val="0"/>
        <w:adjustRightInd w:val="0"/>
        <w:spacing w:after="0" w:line="240" w:lineRule="auto"/>
        <w:rPr>
          <w:rFonts w:ascii="TimesNewRomanPSMT" w:hAnsi="TimesNewRomanPSMT" w:cs="TimesNewRomanPSMT"/>
          <w:lang w:val="en-US"/>
        </w:rPr>
      </w:pPr>
      <w:r w:rsidRPr="0032543F">
        <w:rPr>
          <w:rFonts w:ascii="TimesNewRomanPSMT" w:hAnsi="TimesNewRomanPSMT" w:cs="TimesNewRomanPSMT"/>
          <w:lang w:val="en-US"/>
        </w:rPr>
        <w:t>The development of objectives and guidance is the first and the most critical step in the</w:t>
      </w:r>
      <w:r>
        <w:rPr>
          <w:rFonts w:ascii="TimesNewRomanPSMT" w:hAnsi="TimesNewRomanPSMT" w:cs="TimesNewRomanPSMT"/>
          <w:lang w:val="en-US"/>
        </w:rPr>
        <w:t xml:space="preserve"> </w:t>
      </w:r>
      <w:r w:rsidRPr="0032543F">
        <w:rPr>
          <w:rFonts w:ascii="TimesNewRomanPSMT" w:hAnsi="TimesNewRomanPSMT" w:cs="TimesNewRomanPSMT"/>
          <w:lang w:val="en-US"/>
        </w:rPr>
        <w:t>targeting cycle. Objectives and guidance identify what i</w:t>
      </w:r>
      <w:r>
        <w:rPr>
          <w:rFonts w:ascii="TimesNewRomanPSMT" w:hAnsi="TimesNewRomanPSMT" w:cs="TimesNewRomanPSMT"/>
          <w:lang w:val="en-US"/>
        </w:rPr>
        <w:t xml:space="preserve">s to be achieved and under what </w:t>
      </w:r>
      <w:r w:rsidRPr="0032543F">
        <w:rPr>
          <w:rFonts w:ascii="TimesNewRomanPSMT" w:hAnsi="TimesNewRomanPSMT" w:cs="TimesNewRomanPSMT"/>
          <w:lang w:val="en-US"/>
        </w:rPr>
        <w:t>conditions and</w:t>
      </w:r>
      <w:r>
        <w:rPr>
          <w:rFonts w:ascii="TimesNewRomanPSMT" w:hAnsi="TimesNewRomanPSMT" w:cs="TimesNewRomanPSMT"/>
          <w:lang w:val="en-US"/>
        </w:rPr>
        <w:t xml:space="preserve"> </w:t>
      </w:r>
      <w:r w:rsidR="00265088">
        <w:rPr>
          <w:rFonts w:ascii="TimesNewRomanPSMT" w:hAnsi="TimesNewRomanPSMT" w:cs="TimesNewRomanPSMT"/>
          <w:lang w:val="en-US"/>
        </w:rPr>
        <w:t>parameters</w:t>
      </w:r>
      <w:r w:rsidRPr="0032543F">
        <w:rPr>
          <w:rFonts w:ascii="TimesNewRomanPSMT" w:hAnsi="TimesNewRomanPSMT" w:cs="TimesNewRomanPSMT"/>
          <w:lang w:val="en-US"/>
        </w:rPr>
        <w:t xml:space="preserve">. </w:t>
      </w:r>
      <w:r w:rsidRPr="00A375B7">
        <w:rPr>
          <w:rFonts w:ascii="TimesNewRomanPSMT" w:hAnsi="TimesNewRomanPSMT" w:cs="TimesNewRomanPSMT"/>
          <w:highlight w:val="yellow"/>
          <w:lang w:val="en-US"/>
          <w:rPrChange w:id="49" w:author="Halldor Jonsson" w:date="2021-11-15T13:21:00Z">
            <w:rPr>
              <w:rFonts w:ascii="TimesNewRomanPSMT" w:hAnsi="TimesNewRomanPSMT" w:cs="TimesNewRomanPSMT"/>
              <w:lang w:val="en-US"/>
            </w:rPr>
          </w:rPrChange>
        </w:rPr>
        <w:t>An objective must be understandable, attainable, measurable, and allow room for a solution.</w:t>
      </w:r>
    </w:p>
    <w:p w14:paraId="75ED71AF" w14:textId="77777777" w:rsidR="0032543F" w:rsidRDefault="0032543F" w:rsidP="0032543F">
      <w:pPr>
        <w:autoSpaceDE w:val="0"/>
        <w:autoSpaceDN w:val="0"/>
        <w:adjustRightInd w:val="0"/>
        <w:spacing w:after="0" w:line="240" w:lineRule="auto"/>
        <w:rPr>
          <w:rFonts w:ascii="TimesNewRomanPSMT" w:hAnsi="TimesNewRomanPSMT" w:cs="TimesNewRomanPSMT"/>
          <w:lang w:val="en-US"/>
        </w:rPr>
      </w:pPr>
    </w:p>
    <w:p w14:paraId="312F468E" w14:textId="77777777" w:rsidR="0032543F" w:rsidRDefault="0032543F" w:rsidP="0032543F">
      <w:pPr>
        <w:autoSpaceDE w:val="0"/>
        <w:autoSpaceDN w:val="0"/>
        <w:adjustRightInd w:val="0"/>
        <w:spacing w:after="0" w:line="240" w:lineRule="auto"/>
        <w:rPr>
          <w:rFonts w:ascii="TimesNewRomanPSMT" w:hAnsi="TimesNewRomanPSMT" w:cs="TimesNewRomanPSMT"/>
          <w:lang w:val="en-US"/>
        </w:rPr>
      </w:pPr>
      <w:r w:rsidRPr="0032543F">
        <w:rPr>
          <w:rFonts w:ascii="TimesNewRomanPSMT" w:hAnsi="TimesNewRomanPSMT" w:cs="TimesNewRomanPSMT"/>
          <w:lang w:val="en-US"/>
        </w:rPr>
        <w:t>An objective defines the specific targeting problems to be solved. Measurable, definitive</w:t>
      </w:r>
      <w:r>
        <w:rPr>
          <w:rFonts w:ascii="TimesNewRomanPSMT" w:hAnsi="TimesNewRomanPSMT" w:cs="TimesNewRomanPSMT"/>
          <w:lang w:val="en-US"/>
        </w:rPr>
        <w:t xml:space="preserve"> </w:t>
      </w:r>
      <w:r w:rsidRPr="0032543F">
        <w:rPr>
          <w:rFonts w:ascii="TimesNewRomanPSMT" w:hAnsi="TimesNewRomanPSMT" w:cs="TimesNewRomanPSMT"/>
          <w:lang w:val="en-US"/>
        </w:rPr>
        <w:t xml:space="preserve">objectives must be given or derived from the guidance provided. </w:t>
      </w:r>
      <w:r w:rsidRPr="00A375B7">
        <w:rPr>
          <w:rFonts w:ascii="TimesNewRomanPSMT" w:hAnsi="TimesNewRomanPSMT" w:cs="TimesNewRomanPSMT"/>
          <w:highlight w:val="yellow"/>
          <w:lang w:val="en-US"/>
          <w:rPrChange w:id="50" w:author="Halldor Jonsson" w:date="2021-11-15T13:21:00Z">
            <w:rPr>
              <w:rFonts w:ascii="TimesNewRomanPSMT" w:hAnsi="TimesNewRomanPSMT" w:cs="TimesNewRomanPSMT"/>
              <w:lang w:val="en-US"/>
            </w:rPr>
          </w:rPrChange>
        </w:rPr>
        <w:t>A good objective must be understandable, require action, be attainable, allow some room to reach the solution, and provide criteria for use in measuring both progress and effectiveness.</w:t>
      </w:r>
    </w:p>
    <w:p w14:paraId="7DB27259" w14:textId="77777777" w:rsidR="0032543F" w:rsidRDefault="0032543F" w:rsidP="0032543F">
      <w:pPr>
        <w:autoSpaceDE w:val="0"/>
        <w:autoSpaceDN w:val="0"/>
        <w:adjustRightInd w:val="0"/>
        <w:spacing w:after="0" w:line="240" w:lineRule="auto"/>
        <w:rPr>
          <w:rFonts w:ascii="TimesNewRomanPSMT" w:hAnsi="TimesNewRomanPSMT" w:cs="TimesNewRomanPSMT"/>
          <w:lang w:val="en-US"/>
        </w:rPr>
      </w:pPr>
    </w:p>
    <w:p w14:paraId="41D9CC73" w14:textId="77777777" w:rsidR="0032543F" w:rsidRPr="00D91CF9" w:rsidRDefault="0032543F" w:rsidP="0032543F">
      <w:pPr>
        <w:autoSpaceDE w:val="0"/>
        <w:autoSpaceDN w:val="0"/>
        <w:adjustRightInd w:val="0"/>
        <w:spacing w:after="0" w:line="240" w:lineRule="auto"/>
        <w:rPr>
          <w:rFonts w:ascii="TimesNewRomanPSMT" w:hAnsi="TimesNewRomanPSMT" w:cs="TimesNewRomanPSMT"/>
          <w:b/>
          <w:lang w:val="en-US"/>
        </w:rPr>
      </w:pPr>
      <w:r w:rsidRPr="00D91CF9">
        <w:rPr>
          <w:rFonts w:ascii="TimesNewRomanPSMT" w:hAnsi="TimesNewRomanPSMT" w:cs="TimesNewRomanPSMT"/>
          <w:b/>
          <w:lang w:val="en-US"/>
        </w:rPr>
        <w:t>Creating objective</w:t>
      </w:r>
      <w:r w:rsidR="00265088" w:rsidRPr="00D91CF9">
        <w:rPr>
          <w:rFonts w:ascii="TimesNewRomanPSMT" w:hAnsi="TimesNewRomanPSMT" w:cs="TimesNewRomanPSMT"/>
          <w:b/>
          <w:lang w:val="en-US"/>
        </w:rPr>
        <w:t>s</w:t>
      </w:r>
    </w:p>
    <w:p w14:paraId="5B852507" w14:textId="77777777" w:rsidR="0032543F" w:rsidRPr="0032543F" w:rsidRDefault="0032543F" w:rsidP="0032543F">
      <w:pPr>
        <w:autoSpaceDE w:val="0"/>
        <w:autoSpaceDN w:val="0"/>
        <w:adjustRightInd w:val="0"/>
        <w:spacing w:after="0" w:line="240" w:lineRule="auto"/>
        <w:rPr>
          <w:rFonts w:ascii="TimesNewRomanPSMT" w:hAnsi="TimesNewRomanPSMT" w:cs="TimesNewRomanPSMT"/>
          <w:lang w:val="en-US"/>
        </w:rPr>
      </w:pPr>
      <w:r w:rsidRPr="0032543F">
        <w:rPr>
          <w:rFonts w:ascii="TimesNewRomanPSMT" w:hAnsi="TimesNewRomanPSMT" w:cs="TimesNewRomanPSMT"/>
          <w:lang w:val="en-US"/>
        </w:rPr>
        <w:t>Eight questions should be answ</w:t>
      </w:r>
      <w:r w:rsidR="00185B48">
        <w:rPr>
          <w:rFonts w:ascii="TimesNewRomanPSMT" w:hAnsi="TimesNewRomanPSMT" w:cs="TimesNewRomanPSMT"/>
          <w:lang w:val="en-US"/>
        </w:rPr>
        <w:t xml:space="preserve">ered when defining an objective. </w:t>
      </w:r>
      <w:hyperlink w:anchor="_Annex_1:_Worksheet" w:history="1">
        <w:r w:rsidR="00185B48" w:rsidRPr="00185B48">
          <w:rPr>
            <w:rStyle w:val="Hyperlink"/>
            <w:rFonts w:ascii="TimesNewRomanPSMT" w:hAnsi="TimesNewRomanPSMT" w:cs="TimesNewRomanPSMT"/>
            <w:lang w:val="en-US"/>
          </w:rPr>
          <w:t>See Annex 1</w:t>
        </w:r>
      </w:hyperlink>
      <w:r w:rsidR="00185B48">
        <w:rPr>
          <w:rFonts w:ascii="TimesNewRomanPSMT" w:hAnsi="TimesNewRomanPSMT" w:cs="TimesNewRomanPSMT"/>
          <w:lang w:val="en-US"/>
        </w:rPr>
        <w:t>.</w:t>
      </w:r>
    </w:p>
    <w:p w14:paraId="1DEA61CD" w14:textId="77777777" w:rsidR="0032543F" w:rsidRPr="000C0954" w:rsidRDefault="0032543F" w:rsidP="00CF7563">
      <w:pPr>
        <w:pStyle w:val="Heading4"/>
        <w:rPr>
          <w:lang w:val="en-US"/>
        </w:rPr>
      </w:pPr>
      <w:r w:rsidRPr="000C0954">
        <w:rPr>
          <w:szCs w:val="24"/>
          <w:lang w:val="en-US"/>
        </w:rPr>
        <w:t>What do we want to make the enemy do?</w:t>
      </w:r>
    </w:p>
    <w:p w14:paraId="43B6AA4C" w14:textId="77777777" w:rsidR="00185B48" w:rsidRPr="00CF7563" w:rsidRDefault="00185B48" w:rsidP="00CF7563">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Identify the enemy activity to be affected,</w:t>
      </w:r>
      <w:r w:rsidR="00CF7563">
        <w:rPr>
          <w:rFonts w:ascii="TimesNewRomanPSMT" w:hAnsi="TimesNewRomanPSMT" w:cs="TimesNewRomanPSMT"/>
          <w:lang w:val="en-US"/>
        </w:rPr>
        <w:t xml:space="preserve"> </w:t>
      </w:r>
      <w:r w:rsidRPr="00CF7563">
        <w:rPr>
          <w:rFonts w:ascii="TimesNewRomanPSMT" w:hAnsi="TimesNewRomanPSMT" w:cs="TimesNewRomanPSMT"/>
          <w:lang w:val="en-US"/>
        </w:rPr>
        <w:t>changed, or modified. Normally, only a few enemy activities are encountered: offensive and defensive</w:t>
      </w:r>
      <w:r w:rsidR="00CF7563">
        <w:rPr>
          <w:rFonts w:ascii="TimesNewRomanPSMT" w:hAnsi="TimesNewRomanPSMT" w:cs="TimesNewRomanPSMT"/>
          <w:lang w:val="en-US"/>
        </w:rPr>
        <w:t xml:space="preserve"> </w:t>
      </w:r>
      <w:r w:rsidRPr="00CF7563">
        <w:rPr>
          <w:rFonts w:ascii="TimesNewRomanPSMT" w:hAnsi="TimesNewRomanPSMT" w:cs="TimesNewRomanPSMT"/>
          <w:lang w:val="en-US"/>
        </w:rPr>
        <w:t>air operations, ground activity, naval activity, logistic activity, and economic activity.</w:t>
      </w:r>
    </w:p>
    <w:p w14:paraId="51B0019F" w14:textId="77777777" w:rsidR="0032543F" w:rsidRPr="00CF7563" w:rsidRDefault="00CF7563" w:rsidP="00CF7563">
      <w:pPr>
        <w:pStyle w:val="Heading4"/>
      </w:pPr>
      <w:r w:rsidRPr="00CF7563">
        <w:t>A</w:t>
      </w:r>
      <w:r w:rsidR="0032543F" w:rsidRPr="00CF7563">
        <w:rPr>
          <w:szCs w:val="24"/>
        </w:rPr>
        <w:t>gainst whom?</w:t>
      </w:r>
    </w:p>
    <w:p w14:paraId="683B0CB2" w14:textId="77777777" w:rsidR="00185B48" w:rsidRDefault="00185B48" w:rsidP="00CF7563">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The specific goal (rather than a generalized or national goal) must be identified.</w:t>
      </w:r>
      <w:r w:rsidR="00CF7563">
        <w:rPr>
          <w:rFonts w:ascii="TimesNewRomanPSMT" w:hAnsi="TimesNewRomanPSMT" w:cs="TimesNewRomanPSMT"/>
          <w:lang w:val="en-US"/>
        </w:rPr>
        <w:t xml:space="preserve"> </w:t>
      </w:r>
      <w:r w:rsidRPr="00CF7563">
        <w:rPr>
          <w:rFonts w:ascii="TimesNewRomanPSMT" w:hAnsi="TimesNewRomanPSMT" w:cs="TimesNewRomanPSMT"/>
          <w:lang w:val="en-US"/>
        </w:rPr>
        <w:t>For example, do we wish to modify the behavior of political leader, military forces, the civilian</w:t>
      </w:r>
      <w:r w:rsidR="00CF7563">
        <w:rPr>
          <w:rFonts w:ascii="TimesNewRomanPSMT" w:hAnsi="TimesNewRomanPSMT" w:cs="TimesNewRomanPSMT"/>
          <w:lang w:val="en-US"/>
        </w:rPr>
        <w:t xml:space="preserve"> </w:t>
      </w:r>
      <w:r w:rsidRPr="00CF7563">
        <w:rPr>
          <w:rFonts w:ascii="TimesNewRomanPSMT" w:hAnsi="TimesNewRomanPSMT" w:cs="TimesNewRomanPSMT"/>
          <w:lang w:val="en-US"/>
        </w:rPr>
        <w:t>population, or a combination of these three?</w:t>
      </w:r>
    </w:p>
    <w:p w14:paraId="3C6303FF" w14:textId="77777777" w:rsidR="00265088" w:rsidRDefault="00265088" w:rsidP="00CF7563">
      <w:pPr>
        <w:autoSpaceDE w:val="0"/>
        <w:autoSpaceDN w:val="0"/>
        <w:adjustRightInd w:val="0"/>
        <w:spacing w:after="0" w:line="240" w:lineRule="auto"/>
        <w:rPr>
          <w:rFonts w:ascii="TimesNewRomanPSMT" w:hAnsi="TimesNewRomanPSMT" w:cs="TimesNewRomanPSMT"/>
          <w:lang w:val="en-US"/>
        </w:rPr>
      </w:pPr>
    </w:p>
    <w:p w14:paraId="3D9D26BA" w14:textId="77777777" w:rsidR="00265088" w:rsidRPr="00265088" w:rsidRDefault="00265088" w:rsidP="00265088">
      <w:pPr>
        <w:pStyle w:val="Heading4"/>
        <w:rPr>
          <w:lang w:val="en-US"/>
        </w:rPr>
      </w:pPr>
      <w:r w:rsidRPr="00265088">
        <w:rPr>
          <w:szCs w:val="24"/>
          <w:lang w:val="en-US"/>
        </w:rPr>
        <w:t>Where do we want to affect enemy activity?</w:t>
      </w:r>
    </w:p>
    <w:p w14:paraId="50E38649" w14:textId="77777777" w:rsidR="00265088"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The specific location where activity</w:t>
      </w:r>
      <w:r>
        <w:rPr>
          <w:rFonts w:ascii="TimesNewRomanPSMT" w:hAnsi="TimesNewRomanPSMT" w:cs="TimesNewRomanPSMT"/>
          <w:lang w:val="en-US"/>
        </w:rPr>
        <w:t xml:space="preserve"> </w:t>
      </w:r>
      <w:r w:rsidRPr="00CF7563">
        <w:rPr>
          <w:rFonts w:ascii="TimesNewRomanPSMT" w:hAnsi="TimesNewRomanPSMT" w:cs="TimesNewRomanPSMT"/>
          <w:lang w:val="en-US"/>
        </w:rPr>
        <w:t>should be modified is a signif</w:t>
      </w:r>
      <w:r>
        <w:rPr>
          <w:rFonts w:ascii="TimesNewRomanPSMT" w:hAnsi="TimesNewRomanPSMT" w:cs="TimesNewRomanPSMT"/>
          <w:lang w:val="en-US"/>
        </w:rPr>
        <w:t xml:space="preserve">icant part of the objective. By </w:t>
      </w:r>
      <w:r w:rsidRPr="00CF7563">
        <w:rPr>
          <w:rFonts w:ascii="TimesNewRomanPSMT" w:hAnsi="TimesNewRomanPSMT" w:cs="TimesNewRomanPSMT"/>
          <w:lang w:val="en-US"/>
        </w:rPr>
        <w:t>stating “where," the workload of the target</w:t>
      </w:r>
      <w:r>
        <w:rPr>
          <w:rFonts w:ascii="TimesNewRomanPSMT" w:hAnsi="TimesNewRomanPSMT" w:cs="TimesNewRomanPSMT"/>
          <w:lang w:val="en-US"/>
        </w:rPr>
        <w:t xml:space="preserve"> </w:t>
      </w:r>
      <w:r w:rsidRPr="00CF7563">
        <w:rPr>
          <w:rFonts w:ascii="TimesNewRomanPSMT" w:hAnsi="TimesNewRomanPSMT" w:cs="TimesNewRomanPSMT"/>
          <w:lang w:val="en-US"/>
        </w:rPr>
        <w:t>analyst can be greatly simplified. For example, if only local air superiority is required, there is no</w:t>
      </w:r>
      <w:r>
        <w:rPr>
          <w:rFonts w:ascii="TimesNewRomanPSMT" w:hAnsi="TimesNewRomanPSMT" w:cs="TimesNewRomanPSMT"/>
          <w:lang w:val="en-US"/>
        </w:rPr>
        <w:t xml:space="preserve"> </w:t>
      </w:r>
      <w:r w:rsidRPr="00CF7563">
        <w:rPr>
          <w:rFonts w:ascii="TimesNewRomanPSMT" w:hAnsi="TimesNewRomanPSMT" w:cs="TimesNewRomanPSMT"/>
          <w:lang w:val="en-US"/>
        </w:rPr>
        <w:t>need to prepare an analysis to support attaining air superiority for the entire country.</w:t>
      </w:r>
    </w:p>
    <w:p w14:paraId="43A37AC2" w14:textId="77777777" w:rsidR="00265088" w:rsidRDefault="00265088" w:rsidP="00265088">
      <w:pPr>
        <w:autoSpaceDE w:val="0"/>
        <w:autoSpaceDN w:val="0"/>
        <w:adjustRightInd w:val="0"/>
        <w:spacing w:after="0" w:line="240" w:lineRule="auto"/>
        <w:rPr>
          <w:rFonts w:ascii="TimesNewRomanPSMT" w:hAnsi="TimesNewRomanPSMT" w:cs="TimesNewRomanPSMT"/>
          <w:lang w:val="en-US"/>
        </w:rPr>
      </w:pPr>
    </w:p>
    <w:p w14:paraId="71A92EF4" w14:textId="77777777" w:rsidR="00265088" w:rsidRPr="00265088" w:rsidRDefault="00265088" w:rsidP="00265088">
      <w:pPr>
        <w:pStyle w:val="Heading4"/>
        <w:rPr>
          <w:lang w:val="en-US"/>
        </w:rPr>
      </w:pPr>
      <w:r w:rsidRPr="00265088">
        <w:rPr>
          <w:szCs w:val="24"/>
          <w:lang w:val="en-US"/>
        </w:rPr>
        <w:t>When and for how long do we want to reach the objective?</w:t>
      </w:r>
    </w:p>
    <w:p w14:paraId="027B359D" w14:textId="77777777" w:rsidR="00265088"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Four principle timing</w:t>
      </w:r>
      <w:r>
        <w:rPr>
          <w:rFonts w:ascii="TimesNewRomanPSMT" w:hAnsi="TimesNewRomanPSMT" w:cs="TimesNewRomanPSMT"/>
          <w:lang w:val="en-US"/>
        </w:rPr>
        <w:t xml:space="preserve"> </w:t>
      </w:r>
      <w:r w:rsidRPr="00CF7563">
        <w:rPr>
          <w:rFonts w:ascii="TimesNewRomanPSMT" w:hAnsi="TimesNewRomanPSMT" w:cs="TimesNewRomanPSMT"/>
          <w:lang w:val="en-US"/>
        </w:rPr>
        <w:t>factors must be considered in formulating an objective:</w:t>
      </w:r>
    </w:p>
    <w:p w14:paraId="4BC47BF6" w14:textId="77777777"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p>
    <w:p w14:paraId="4BD4617D" w14:textId="77777777"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b/>
          <w:lang w:val="en-US"/>
        </w:rPr>
        <w:t>Timing of the Attack</w:t>
      </w:r>
      <w:r w:rsidRPr="00CF7563">
        <w:rPr>
          <w:rFonts w:ascii="TimesNewRomanPSMT" w:hAnsi="TimesNewRomanPSMT" w:cs="TimesNewRomanPSMT"/>
          <w:lang w:val="en-US"/>
        </w:rPr>
        <w:t>. Determining the most opportune time to attack to gain maximum</w:t>
      </w:r>
    </w:p>
    <w:p w14:paraId="2DACD014" w14:textId="77777777"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benefit while minimizing cost is a key to targeting. The inherent speed and flexibility of airpower</w:t>
      </w:r>
    </w:p>
    <w:p w14:paraId="59B756AC" w14:textId="77777777"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can best be exploited through synchronized, parallel attacks on the enemy’s centers of</w:t>
      </w:r>
    </w:p>
    <w:p w14:paraId="6984E24B" w14:textId="77777777"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gravity. When properly timed, parallel attacks can overwhelm the enemy’s command and control</w:t>
      </w:r>
    </w:p>
    <w:p w14:paraId="29EA40F9" w14:textId="77777777"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and defensive systems, creating strategic paralysis. This principle was brilliantly applied on the</w:t>
      </w:r>
    </w:p>
    <w:p w14:paraId="1ACB4F40" w14:textId="77777777"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opening night of Desert Storm, as the Iraqi air defense network was struck with precisely timed</w:t>
      </w:r>
    </w:p>
    <w:p w14:paraId="04AC05F9" w14:textId="77777777"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parallel attacks and quickly rendered ineffective. The Iraqi defenses were first blinded by nearly</w:t>
      </w:r>
    </w:p>
    <w:p w14:paraId="566DCC04" w14:textId="77777777" w:rsidR="00265088"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simultaneous attacks on early warning radars, then paralyzed by successive attacks on key command</w:t>
      </w:r>
      <w:r>
        <w:rPr>
          <w:rFonts w:ascii="TimesNewRomanPSMT" w:hAnsi="TimesNewRomanPSMT" w:cs="TimesNewRomanPSMT"/>
          <w:lang w:val="en-US"/>
        </w:rPr>
        <w:t xml:space="preserve"> </w:t>
      </w:r>
      <w:r w:rsidRPr="00CF7563">
        <w:rPr>
          <w:rFonts w:ascii="TimesNewRomanPSMT" w:hAnsi="TimesNewRomanPSMT" w:cs="TimesNewRomanPSMT"/>
          <w:lang w:val="en-US"/>
        </w:rPr>
        <w:t>and control nodes.</w:t>
      </w:r>
    </w:p>
    <w:p w14:paraId="4D3895E3" w14:textId="77777777"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p>
    <w:p w14:paraId="0EDAF68A" w14:textId="77777777"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b/>
          <w:lang w:val="en-US"/>
        </w:rPr>
        <w:t>Timing of Strike Impact on Enemy Operations</w:t>
      </w:r>
      <w:r>
        <w:rPr>
          <w:rFonts w:ascii="TimesNewRomanPSMT" w:hAnsi="TimesNewRomanPSMT" w:cs="TimesNewRomanPSMT"/>
          <w:lang w:val="en-US"/>
        </w:rPr>
        <w:t>.</w:t>
      </w:r>
      <w:r w:rsidRPr="00CF7563">
        <w:rPr>
          <w:rFonts w:ascii="TimesNewRomanPSMT" w:hAnsi="TimesNewRomanPSMT" w:cs="TimesNewRomanPSMT"/>
          <w:lang w:val="en-US"/>
        </w:rPr>
        <w:t xml:space="preserve"> The timing of attacks should be</w:t>
      </w:r>
    </w:p>
    <w:p w14:paraId="0130D425" w14:textId="77777777"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 xml:space="preserve">based on enemy </w:t>
      </w:r>
      <w:proofErr w:type="gramStart"/>
      <w:r w:rsidRPr="00CF7563">
        <w:rPr>
          <w:rFonts w:ascii="TimesNewRomanPSMT" w:hAnsi="TimesNewRomanPSMT" w:cs="TimesNewRomanPSMT"/>
          <w:lang w:val="en-US"/>
        </w:rPr>
        <w:t>time-table</w:t>
      </w:r>
      <w:proofErr w:type="gramEnd"/>
      <w:r w:rsidRPr="00CF7563">
        <w:rPr>
          <w:rFonts w:ascii="TimesNewRomanPSMT" w:hAnsi="TimesNewRomanPSMT" w:cs="TimesNewRomanPSMT"/>
          <w:lang w:val="en-US"/>
        </w:rPr>
        <w:t xml:space="preserve"> or “time critical” parameters. “Time critical” parameters are time-sensitive</w:t>
      </w:r>
      <w:r>
        <w:rPr>
          <w:rFonts w:ascii="TimesNewRomanPSMT" w:hAnsi="TimesNewRomanPSMT" w:cs="TimesNewRomanPSMT"/>
          <w:lang w:val="en-US"/>
        </w:rPr>
        <w:t xml:space="preserve"> </w:t>
      </w:r>
      <w:r w:rsidRPr="00CF7563">
        <w:rPr>
          <w:rFonts w:ascii="TimesNewRomanPSMT" w:hAnsi="TimesNewRomanPSMT" w:cs="TimesNewRomanPSMT"/>
          <w:lang w:val="en-US"/>
        </w:rPr>
        <w:t>tasks or activities that must be effectively and efficiently performed by the enemy for his</w:t>
      </w:r>
      <w:r>
        <w:rPr>
          <w:rFonts w:ascii="TimesNewRomanPSMT" w:hAnsi="TimesNewRomanPSMT" w:cs="TimesNewRomanPSMT"/>
          <w:lang w:val="en-US"/>
        </w:rPr>
        <w:t xml:space="preserve"> </w:t>
      </w:r>
      <w:r w:rsidRPr="00CF7563">
        <w:rPr>
          <w:rFonts w:ascii="TimesNewRomanPSMT" w:hAnsi="TimesNewRomanPSMT" w:cs="TimesNewRomanPSMT"/>
          <w:lang w:val="en-US"/>
        </w:rPr>
        <w:t>plans to succeed. To target the enemy effectively, his goals and tasks (particularly those which are</w:t>
      </w:r>
      <w:r>
        <w:rPr>
          <w:rFonts w:ascii="TimesNewRomanPSMT" w:hAnsi="TimesNewRomanPSMT" w:cs="TimesNewRomanPSMT"/>
          <w:lang w:val="en-US"/>
        </w:rPr>
        <w:t xml:space="preserve"> </w:t>
      </w:r>
      <w:r w:rsidRPr="00CF7563">
        <w:rPr>
          <w:rFonts w:ascii="TimesNewRomanPSMT" w:hAnsi="TimesNewRomanPSMT" w:cs="TimesNewRomanPSMT"/>
          <w:lang w:val="en-US"/>
        </w:rPr>
        <w:t>time sensitive) must be identified. “Time critical” periods must be determined. This involves</w:t>
      </w:r>
      <w:r>
        <w:rPr>
          <w:rFonts w:ascii="TimesNewRomanPSMT" w:hAnsi="TimesNewRomanPSMT" w:cs="TimesNewRomanPSMT"/>
          <w:lang w:val="en-US"/>
        </w:rPr>
        <w:t xml:space="preserve"> </w:t>
      </w:r>
      <w:r w:rsidRPr="00CF7563">
        <w:rPr>
          <w:rFonts w:ascii="TimesNewRomanPSMT" w:hAnsi="TimesNewRomanPSMT" w:cs="TimesNewRomanPSMT"/>
          <w:lang w:val="en-US"/>
        </w:rPr>
        <w:t xml:space="preserve">maintaining an intelligence </w:t>
      </w:r>
      <w:r w:rsidRPr="00AC52F9">
        <w:rPr>
          <w:rFonts w:ascii="TimesNewRomanPSMT" w:hAnsi="TimesNewRomanPSMT" w:cs="TimesNewRomanPSMT"/>
          <w:highlight w:val="yellow"/>
          <w:lang w:val="en-US"/>
          <w:rPrChange w:id="51" w:author="Halldor Jonsson" w:date="2021-11-15T13:22:00Z">
            <w:rPr>
              <w:rFonts w:ascii="TimesNewRomanPSMT" w:hAnsi="TimesNewRomanPSMT" w:cs="TimesNewRomanPSMT"/>
              <w:lang w:val="en-US"/>
            </w:rPr>
          </w:rPrChange>
        </w:rPr>
        <w:lastRenderedPageBreak/>
        <w:t xml:space="preserve">posture capable of detecting, reporting, and assessing the </w:t>
      </w:r>
      <w:commentRangeStart w:id="52"/>
      <w:r w:rsidRPr="00AC52F9">
        <w:rPr>
          <w:rFonts w:ascii="TimesNewRomanPSMT" w:hAnsi="TimesNewRomanPSMT" w:cs="TimesNewRomanPSMT"/>
          <w:highlight w:val="yellow"/>
          <w:lang w:val="en-US"/>
          <w:rPrChange w:id="53" w:author="Halldor Jonsson" w:date="2021-11-15T13:22:00Z">
            <w:rPr>
              <w:rFonts w:ascii="TimesNewRomanPSMT" w:hAnsi="TimesNewRomanPSMT" w:cs="TimesNewRomanPSMT"/>
              <w:lang w:val="en-US"/>
            </w:rPr>
          </w:rPrChange>
        </w:rPr>
        <w:t>conduct</w:t>
      </w:r>
      <w:commentRangeEnd w:id="52"/>
      <w:r w:rsidR="00AC52F9">
        <w:rPr>
          <w:rStyle w:val="CommentReference"/>
        </w:rPr>
        <w:commentReference w:id="52"/>
      </w:r>
      <w:r w:rsidRPr="00AC52F9">
        <w:rPr>
          <w:rFonts w:ascii="TimesNewRomanPSMT" w:hAnsi="TimesNewRomanPSMT" w:cs="TimesNewRomanPSMT"/>
          <w:highlight w:val="yellow"/>
          <w:lang w:val="en-US"/>
          <w:rPrChange w:id="54" w:author="Halldor Jonsson" w:date="2021-11-15T13:22:00Z">
            <w:rPr>
              <w:rFonts w:ascii="TimesNewRomanPSMT" w:hAnsi="TimesNewRomanPSMT" w:cs="TimesNewRomanPSMT"/>
              <w:lang w:val="en-US"/>
            </w:rPr>
          </w:rPrChange>
        </w:rPr>
        <w:t xml:space="preserve"> of enemy tasks prior to and during friendly operations.</w:t>
      </w:r>
      <w:r w:rsidRPr="00CF7563">
        <w:rPr>
          <w:rFonts w:ascii="TimesNewRomanPSMT" w:hAnsi="TimesNewRomanPSMT" w:cs="TimesNewRomanPSMT"/>
          <w:lang w:val="en-US"/>
        </w:rPr>
        <w:t xml:space="preserve"> During offensive operations the general</w:t>
      </w:r>
      <w:r>
        <w:rPr>
          <w:rFonts w:ascii="TimesNewRomanPSMT" w:hAnsi="TimesNewRomanPSMT" w:cs="TimesNewRomanPSMT"/>
          <w:lang w:val="en-US"/>
        </w:rPr>
        <w:t xml:space="preserve"> </w:t>
      </w:r>
      <w:r w:rsidRPr="00CF7563">
        <w:rPr>
          <w:rFonts w:ascii="TimesNewRomanPSMT" w:hAnsi="TimesNewRomanPSMT" w:cs="TimesNewRomanPSMT"/>
          <w:lang w:val="en-US"/>
        </w:rPr>
        <w:t>attack is followed by resupply or the introduction of follow-on forces. The interdiction of these</w:t>
      </w:r>
      <w:r>
        <w:rPr>
          <w:rFonts w:ascii="TimesNewRomanPSMT" w:hAnsi="TimesNewRomanPSMT" w:cs="TimesNewRomanPSMT"/>
          <w:lang w:val="en-US"/>
        </w:rPr>
        <w:t xml:space="preserve"> </w:t>
      </w:r>
      <w:r w:rsidRPr="00CF7563">
        <w:rPr>
          <w:rFonts w:ascii="TimesNewRomanPSMT" w:hAnsi="TimesNewRomanPSMT" w:cs="TimesNewRomanPSMT"/>
          <w:lang w:val="en-US"/>
        </w:rPr>
        <w:t>can severely hamper an attack.</w:t>
      </w:r>
    </w:p>
    <w:p w14:paraId="494731E8" w14:textId="77777777" w:rsidR="00265088" w:rsidRPr="00CF7563" w:rsidRDefault="00265088" w:rsidP="00265088">
      <w:pPr>
        <w:rPr>
          <w:rFonts w:ascii="TimesNewRomanPSMT" w:hAnsi="TimesNewRomanPSMT" w:cs="TimesNewRomanPSMT"/>
          <w:lang w:val="en-US"/>
        </w:rPr>
      </w:pPr>
    </w:p>
    <w:p w14:paraId="4B528067" w14:textId="77777777"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The time from the attack until its impact is felt is very important. For example,</w:t>
      </w:r>
      <w:r>
        <w:rPr>
          <w:rFonts w:ascii="TimesNewRomanPSMT" w:hAnsi="TimesNewRomanPSMT" w:cs="TimesNewRomanPSMT"/>
          <w:lang w:val="en-US"/>
        </w:rPr>
        <w:t xml:space="preserve"> </w:t>
      </w:r>
      <w:r w:rsidRPr="00CF7563">
        <w:rPr>
          <w:rFonts w:ascii="TimesNewRomanPSMT" w:hAnsi="TimesNewRomanPSMT" w:cs="TimesNewRomanPSMT"/>
          <w:lang w:val="en-US"/>
        </w:rPr>
        <w:t>striking or attacking enemy supplies stored near the battle lines will have a more immediate</w:t>
      </w:r>
      <w:r>
        <w:rPr>
          <w:rFonts w:ascii="TimesNewRomanPSMT" w:hAnsi="TimesNewRomanPSMT" w:cs="TimesNewRomanPSMT"/>
          <w:lang w:val="en-US"/>
        </w:rPr>
        <w:t xml:space="preserve"> </w:t>
      </w:r>
      <w:r w:rsidRPr="00CF7563">
        <w:rPr>
          <w:rFonts w:ascii="TimesNewRomanPSMT" w:hAnsi="TimesNewRomanPSMT" w:cs="TimesNewRomanPSMT"/>
          <w:lang w:val="en-US"/>
        </w:rPr>
        <w:t>effect on the battle than striking or attacking supplies stored in rear area warehouses or striking</w:t>
      </w:r>
      <w:r>
        <w:rPr>
          <w:rFonts w:ascii="TimesNewRomanPSMT" w:hAnsi="TimesNewRomanPSMT" w:cs="TimesNewRomanPSMT"/>
          <w:lang w:val="en-US"/>
        </w:rPr>
        <w:t xml:space="preserve"> </w:t>
      </w:r>
      <w:r w:rsidRPr="00CF7563">
        <w:rPr>
          <w:rFonts w:ascii="TimesNewRomanPSMT" w:hAnsi="TimesNewRomanPSMT" w:cs="TimesNewRomanPSMT"/>
          <w:lang w:val="en-US"/>
        </w:rPr>
        <w:t>enemy factories. If the effects of friendly strikes or attacks are to be felt immediately, different</w:t>
      </w:r>
      <w:r>
        <w:rPr>
          <w:rFonts w:ascii="TimesNewRomanPSMT" w:hAnsi="TimesNewRomanPSMT" w:cs="TimesNewRomanPSMT"/>
          <w:lang w:val="en-US"/>
        </w:rPr>
        <w:t xml:space="preserve"> </w:t>
      </w:r>
      <w:r w:rsidRPr="00CF7563">
        <w:rPr>
          <w:rFonts w:ascii="TimesNewRomanPSMT" w:hAnsi="TimesNewRomanPSMT" w:cs="TimesNewRomanPSMT"/>
          <w:lang w:val="en-US"/>
        </w:rPr>
        <w:t>targets may have to be selected than if immediate impact on the enemy is not required.</w:t>
      </w:r>
      <w:r>
        <w:rPr>
          <w:rFonts w:ascii="TimesNewRomanPSMT" w:hAnsi="TimesNewRomanPSMT" w:cs="TimesNewRomanPSMT"/>
          <w:lang w:val="en-US"/>
        </w:rPr>
        <w:t xml:space="preserve"> </w:t>
      </w:r>
      <w:r w:rsidRPr="00CF7563">
        <w:rPr>
          <w:rFonts w:ascii="TimesNewRomanPSMT" w:hAnsi="TimesNewRomanPSMT" w:cs="TimesNewRomanPSMT"/>
          <w:lang w:val="en-US"/>
        </w:rPr>
        <w:t>Attempts to have an immediate impact may delay the achievement of longer range goals.</w:t>
      </w:r>
      <w:r>
        <w:rPr>
          <w:rFonts w:ascii="TimesNewRomanPSMT" w:hAnsi="TimesNewRomanPSMT" w:cs="TimesNewRomanPSMT"/>
          <w:lang w:val="en-US"/>
        </w:rPr>
        <w:t xml:space="preserve"> </w:t>
      </w:r>
      <w:r w:rsidRPr="00CF7563">
        <w:rPr>
          <w:rFonts w:ascii="TimesNewRomanPSMT" w:hAnsi="TimesNewRomanPSMT" w:cs="TimesNewRomanPSMT"/>
          <w:lang w:val="en-US"/>
        </w:rPr>
        <w:t>Such trade-offs must be considered in establishing the timing criteria in objectives. Factors</w:t>
      </w:r>
      <w:r>
        <w:rPr>
          <w:rFonts w:ascii="TimesNewRomanPSMT" w:hAnsi="TimesNewRomanPSMT" w:cs="TimesNewRomanPSMT"/>
          <w:lang w:val="en-US"/>
        </w:rPr>
        <w:t xml:space="preserve"> </w:t>
      </w:r>
      <w:r w:rsidRPr="00CF7563">
        <w:rPr>
          <w:rFonts w:ascii="TimesNewRomanPSMT" w:hAnsi="TimesNewRomanPSMT" w:cs="TimesNewRomanPSMT"/>
          <w:lang w:val="en-US"/>
        </w:rPr>
        <w:t>such as enemy supply cushion and reserves are also important considerations in selecting targets</w:t>
      </w:r>
      <w:r>
        <w:rPr>
          <w:rFonts w:ascii="TimesNewRomanPSMT" w:hAnsi="TimesNewRomanPSMT" w:cs="TimesNewRomanPSMT"/>
          <w:lang w:val="en-US"/>
        </w:rPr>
        <w:t xml:space="preserve"> </w:t>
      </w:r>
      <w:r w:rsidRPr="00CF7563">
        <w:rPr>
          <w:rFonts w:ascii="TimesNewRomanPSMT" w:hAnsi="TimesNewRomanPSMT" w:cs="TimesNewRomanPSMT"/>
          <w:lang w:val="en-US"/>
        </w:rPr>
        <w:t>for attack for immediate or long term impact.</w:t>
      </w:r>
    </w:p>
    <w:p w14:paraId="3714BCAB" w14:textId="77777777" w:rsidR="00265088" w:rsidRPr="00CF7563" w:rsidRDefault="00265088" w:rsidP="00265088">
      <w:pPr>
        <w:rPr>
          <w:rFonts w:ascii="TimesNewRomanPSMT" w:hAnsi="TimesNewRomanPSMT" w:cs="TimesNewRomanPSMT"/>
          <w:lang w:val="en-US"/>
        </w:rPr>
      </w:pPr>
    </w:p>
    <w:p w14:paraId="3196D060" w14:textId="77777777"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b/>
          <w:lang w:val="en-US"/>
        </w:rPr>
        <w:t>Synchronization of Attacks</w:t>
      </w:r>
      <w:r w:rsidRPr="00CF7563">
        <w:rPr>
          <w:rFonts w:ascii="TimesNewRomanPSMT" w:hAnsi="TimesNewRomanPSMT" w:cs="TimesNewRomanPSMT"/>
          <w:lang w:val="en-US"/>
        </w:rPr>
        <w:t>. Individual attacks should be timed for maximum synergy</w:t>
      </w:r>
      <w:r>
        <w:rPr>
          <w:rFonts w:ascii="TimesNewRomanPSMT" w:hAnsi="TimesNewRomanPSMT" w:cs="TimesNewRomanPSMT"/>
          <w:lang w:val="en-US"/>
        </w:rPr>
        <w:t xml:space="preserve"> in </w:t>
      </w:r>
      <w:r w:rsidRPr="00CF7563">
        <w:rPr>
          <w:rFonts w:ascii="TimesNewRomanPSMT" w:hAnsi="TimesNewRomanPSMT" w:cs="TimesNewRomanPSMT"/>
          <w:lang w:val="en-US"/>
        </w:rPr>
        <w:t>achieving the overall objective. The inherent speed and flexibility of airpower can be exploited</w:t>
      </w:r>
      <w:r>
        <w:rPr>
          <w:rFonts w:ascii="TimesNewRomanPSMT" w:hAnsi="TimesNewRomanPSMT" w:cs="TimesNewRomanPSMT"/>
          <w:lang w:val="en-US"/>
        </w:rPr>
        <w:t xml:space="preserve"> </w:t>
      </w:r>
      <w:r w:rsidRPr="00CF7563">
        <w:rPr>
          <w:rFonts w:ascii="TimesNewRomanPSMT" w:hAnsi="TimesNewRomanPSMT" w:cs="TimesNewRomanPSMT"/>
          <w:lang w:val="en-US"/>
        </w:rPr>
        <w:t xml:space="preserve">through synchronized, parallel attacks on the enemy’s centers of gravity. </w:t>
      </w:r>
      <w:commentRangeStart w:id="55"/>
      <w:r w:rsidRPr="00FF6A8F">
        <w:rPr>
          <w:rFonts w:ascii="TimesNewRomanPSMT" w:hAnsi="TimesNewRomanPSMT" w:cs="TimesNewRomanPSMT"/>
          <w:highlight w:val="yellow"/>
          <w:lang w:val="en-US"/>
          <w:rPrChange w:id="56" w:author="Halldor Jonsson" w:date="2021-11-15T13:24:00Z">
            <w:rPr>
              <w:rFonts w:ascii="TimesNewRomanPSMT" w:hAnsi="TimesNewRomanPSMT" w:cs="TimesNewRomanPSMT"/>
              <w:lang w:val="en-US"/>
            </w:rPr>
          </w:rPrChange>
        </w:rPr>
        <w:t>When properly timed, parallel attacks can overwhelm the enemy’s command and control and defensive systems, creating strategic paralysis. This principle was brilliantly applied on the opening night of Desert Storm, as key air defense nodes were struck in precisely timed parallel attacks and quickly rendered ineffective.</w:t>
      </w:r>
    </w:p>
    <w:commentRangeEnd w:id="55"/>
    <w:p w14:paraId="01C4CE11" w14:textId="77777777" w:rsidR="00265088" w:rsidRPr="00CF7563" w:rsidRDefault="00FF6A8F" w:rsidP="00265088">
      <w:pPr>
        <w:rPr>
          <w:rFonts w:ascii="TimesNewRomanPSMT" w:hAnsi="TimesNewRomanPSMT" w:cs="TimesNewRomanPSMT"/>
          <w:lang w:val="en-US"/>
        </w:rPr>
      </w:pPr>
      <w:r>
        <w:rPr>
          <w:rStyle w:val="CommentReference"/>
        </w:rPr>
        <w:commentReference w:id="55"/>
      </w:r>
    </w:p>
    <w:p w14:paraId="762217D2" w14:textId="77777777"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b/>
          <w:lang w:val="en-US"/>
        </w:rPr>
        <w:t>Recuperation and Reconstruction Time</w:t>
      </w:r>
      <w:r>
        <w:rPr>
          <w:rFonts w:ascii="TimesNewRomanPSMT" w:hAnsi="TimesNewRomanPSMT" w:cs="TimesNewRomanPSMT"/>
          <w:lang w:val="en-US"/>
        </w:rPr>
        <w:t xml:space="preserve">. </w:t>
      </w:r>
      <w:r w:rsidRPr="00CF7563">
        <w:rPr>
          <w:rFonts w:ascii="TimesNewRomanPSMT" w:hAnsi="TimesNewRomanPSMT" w:cs="TimesNewRomanPSMT"/>
          <w:lang w:val="en-US"/>
        </w:rPr>
        <w:t>Recuperation and reconstitution times are</w:t>
      </w:r>
      <w:r>
        <w:rPr>
          <w:rFonts w:ascii="TimesNewRomanPSMT" w:hAnsi="TimesNewRomanPSMT" w:cs="TimesNewRomanPSMT"/>
          <w:lang w:val="en-US"/>
        </w:rPr>
        <w:t xml:space="preserve"> </w:t>
      </w:r>
      <w:r w:rsidRPr="00CF7563">
        <w:rPr>
          <w:rFonts w:ascii="TimesNewRomanPSMT" w:hAnsi="TimesNewRomanPSMT" w:cs="TimesNewRomanPSMT"/>
          <w:lang w:val="en-US"/>
        </w:rPr>
        <w:t>also critical in targeting. The period during which the target is to be neutralized will influence the</w:t>
      </w:r>
      <w:r>
        <w:rPr>
          <w:rFonts w:ascii="TimesNewRomanPSMT" w:hAnsi="TimesNewRomanPSMT" w:cs="TimesNewRomanPSMT"/>
          <w:lang w:val="en-US"/>
        </w:rPr>
        <w:t xml:space="preserve"> </w:t>
      </w:r>
      <w:r w:rsidRPr="00CF7563">
        <w:rPr>
          <w:rFonts w:ascii="TimesNewRomanPSMT" w:hAnsi="TimesNewRomanPSMT" w:cs="TimesNewRomanPSMT"/>
          <w:lang w:val="en-US"/>
        </w:rPr>
        <w:t>type and amount of force to be used. For example, a few aircraft could attack local defenses and</w:t>
      </w:r>
      <w:commentRangeStart w:id="57"/>
      <w:r>
        <w:rPr>
          <w:rFonts w:ascii="TimesNewRomanPSMT" w:hAnsi="TimesNewRomanPSMT" w:cs="TimesNewRomanPSMT"/>
          <w:lang w:val="en-US"/>
        </w:rPr>
        <w:t xml:space="preserve"> </w:t>
      </w:r>
      <w:r w:rsidRPr="00AA7205">
        <w:rPr>
          <w:rFonts w:ascii="TimesNewRomanPSMT" w:hAnsi="TimesNewRomanPSMT" w:cs="TimesNewRomanPSMT"/>
          <w:highlight w:val="yellow"/>
          <w:lang w:val="en-US"/>
          <w:rPrChange w:id="58" w:author="Halldor Jonsson" w:date="2021-11-15T13:25:00Z">
            <w:rPr>
              <w:rFonts w:ascii="TimesNewRomanPSMT" w:hAnsi="TimesNewRomanPSMT" w:cs="TimesNewRomanPSMT"/>
              <w:lang w:val="en-US"/>
            </w:rPr>
          </w:rPrChange>
        </w:rPr>
        <w:t>achieve local air superiority</w:t>
      </w:r>
      <w:commentRangeEnd w:id="57"/>
      <w:r w:rsidR="00AA7205">
        <w:rPr>
          <w:rStyle w:val="CommentReference"/>
        </w:rPr>
        <w:commentReference w:id="57"/>
      </w:r>
      <w:r w:rsidRPr="00CF7563">
        <w:rPr>
          <w:rFonts w:ascii="TimesNewRomanPSMT" w:hAnsi="TimesNewRomanPSMT" w:cs="TimesNewRomanPSMT"/>
          <w:lang w:val="en-US"/>
        </w:rPr>
        <w:t xml:space="preserve"> for a limited time, but it would take many more aircraft to gain air</w:t>
      </w:r>
      <w:r>
        <w:rPr>
          <w:rFonts w:ascii="TimesNewRomanPSMT" w:hAnsi="TimesNewRomanPSMT" w:cs="TimesNewRomanPSMT"/>
          <w:lang w:val="en-US"/>
        </w:rPr>
        <w:t xml:space="preserve"> </w:t>
      </w:r>
      <w:r w:rsidRPr="00CF7563">
        <w:rPr>
          <w:rFonts w:ascii="TimesNewRomanPSMT" w:hAnsi="TimesNewRomanPSMT" w:cs="TimesNewRomanPSMT"/>
          <w:lang w:val="en-US"/>
        </w:rPr>
        <w:t>superiority o</w:t>
      </w:r>
      <w:r>
        <w:rPr>
          <w:rFonts w:ascii="TimesNewRomanPSMT" w:hAnsi="TimesNewRomanPSMT" w:cs="TimesNewRomanPSMT"/>
          <w:lang w:val="en-US"/>
        </w:rPr>
        <w:t xml:space="preserve">r supremacy over a long period. </w:t>
      </w:r>
    </w:p>
    <w:p w14:paraId="14F8D598" w14:textId="77777777"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 xml:space="preserve"> </w:t>
      </w:r>
    </w:p>
    <w:p w14:paraId="2926EDD4" w14:textId="77777777" w:rsidR="00265088" w:rsidRPr="00CF7563" w:rsidRDefault="00265088" w:rsidP="00CF7563">
      <w:pPr>
        <w:autoSpaceDE w:val="0"/>
        <w:autoSpaceDN w:val="0"/>
        <w:adjustRightInd w:val="0"/>
        <w:spacing w:after="0" w:line="240" w:lineRule="auto"/>
        <w:rPr>
          <w:rFonts w:ascii="TimesNewRomanPSMT" w:hAnsi="TimesNewRomanPSMT" w:cs="TimesNewRomanPSMT"/>
          <w:lang w:val="en-US"/>
        </w:rPr>
      </w:pPr>
    </w:p>
    <w:p w14:paraId="557EAE0A" w14:textId="77777777" w:rsidR="0032543F" w:rsidRPr="00CF7563" w:rsidRDefault="0032543F" w:rsidP="00CF7563">
      <w:pPr>
        <w:pStyle w:val="Heading4"/>
        <w:rPr>
          <w:lang w:val="en-US"/>
        </w:rPr>
      </w:pPr>
      <w:r w:rsidRPr="00CF7563">
        <w:rPr>
          <w:szCs w:val="24"/>
          <w:lang w:val="en-US"/>
        </w:rPr>
        <w:t>How do we want to reach the objective?</w:t>
      </w:r>
    </w:p>
    <w:p w14:paraId="77E78F2B" w14:textId="77777777" w:rsidR="00185B48" w:rsidRPr="00CF7563" w:rsidRDefault="00185B48" w:rsidP="00CF7563">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A variety of means toward an end generally</w:t>
      </w:r>
      <w:r w:rsidR="00CF7563">
        <w:rPr>
          <w:rFonts w:ascii="TimesNewRomanPSMT" w:hAnsi="TimesNewRomanPSMT" w:cs="TimesNewRomanPSMT"/>
          <w:lang w:val="en-US"/>
        </w:rPr>
        <w:t xml:space="preserve"> </w:t>
      </w:r>
      <w:r w:rsidRPr="00CF7563">
        <w:rPr>
          <w:rFonts w:ascii="TimesNewRomanPSMT" w:hAnsi="TimesNewRomanPSMT" w:cs="TimesNewRomanPSMT"/>
          <w:lang w:val="en-US"/>
        </w:rPr>
        <w:t>suggest themselves. Bombing strikes or attacks, display of intent or demonstration of force, airborne</w:t>
      </w:r>
      <w:r w:rsidR="00CF7563">
        <w:rPr>
          <w:rFonts w:ascii="TimesNewRomanPSMT" w:hAnsi="TimesNewRomanPSMT" w:cs="TimesNewRomanPSMT"/>
          <w:lang w:val="en-US"/>
        </w:rPr>
        <w:t xml:space="preserve"> </w:t>
      </w:r>
      <w:r w:rsidRPr="00CF7563">
        <w:rPr>
          <w:rFonts w:ascii="TimesNewRomanPSMT" w:hAnsi="TimesNewRomanPSMT" w:cs="TimesNewRomanPSMT"/>
          <w:lang w:val="en-US"/>
        </w:rPr>
        <w:t xml:space="preserve">or missile attack, </w:t>
      </w:r>
      <w:r w:rsidRPr="00D1315C">
        <w:rPr>
          <w:rFonts w:ascii="TimesNewRomanPSMT" w:hAnsi="TimesNewRomanPSMT" w:cs="TimesNewRomanPSMT"/>
          <w:highlight w:val="yellow"/>
          <w:lang w:val="en-US"/>
          <w:rPrChange w:id="59" w:author="Halldor Jonsson" w:date="2021-11-15T13:26:00Z">
            <w:rPr>
              <w:rFonts w:ascii="TimesNewRomanPSMT" w:hAnsi="TimesNewRomanPSMT" w:cs="TimesNewRomanPSMT"/>
              <w:lang w:val="en-US"/>
            </w:rPr>
          </w:rPrChange>
        </w:rPr>
        <w:t>psychological operations</w:t>
      </w:r>
      <w:r w:rsidRPr="00CF7563">
        <w:rPr>
          <w:rFonts w:ascii="TimesNewRomanPSMT" w:hAnsi="TimesNewRomanPSMT" w:cs="TimesNewRomanPSMT"/>
          <w:lang w:val="en-US"/>
        </w:rPr>
        <w:t>, etc., are some choices available. There is also a wide</w:t>
      </w:r>
      <w:r w:rsidR="00CF7563">
        <w:rPr>
          <w:rFonts w:ascii="TimesNewRomanPSMT" w:hAnsi="TimesNewRomanPSMT" w:cs="TimesNewRomanPSMT"/>
          <w:lang w:val="en-US"/>
        </w:rPr>
        <w:t xml:space="preserve"> </w:t>
      </w:r>
      <w:r w:rsidRPr="00CF7563">
        <w:rPr>
          <w:rFonts w:ascii="TimesNewRomanPSMT" w:hAnsi="TimesNewRomanPSMT" w:cs="TimesNewRomanPSMT"/>
          <w:lang w:val="en-US"/>
        </w:rPr>
        <w:t>choice of weapon systems available. In most cases, they will be combined. The systems available, or</w:t>
      </w:r>
      <w:r w:rsidR="00CF7563">
        <w:rPr>
          <w:rFonts w:ascii="TimesNewRomanPSMT" w:hAnsi="TimesNewRomanPSMT" w:cs="TimesNewRomanPSMT"/>
          <w:lang w:val="en-US"/>
        </w:rPr>
        <w:t xml:space="preserve"> </w:t>
      </w:r>
      <w:r w:rsidRPr="00CF7563">
        <w:rPr>
          <w:rFonts w:ascii="TimesNewRomanPSMT" w:hAnsi="TimesNewRomanPSMT" w:cs="TimesNewRomanPSMT"/>
          <w:lang w:val="en-US"/>
        </w:rPr>
        <w:t>the situation, may dictate the use of a specific vehicle to achieve a desired targeting objective. For</w:t>
      </w:r>
      <w:r w:rsidR="00CF7563">
        <w:rPr>
          <w:rFonts w:ascii="TimesNewRomanPSMT" w:hAnsi="TimesNewRomanPSMT" w:cs="TimesNewRomanPSMT"/>
          <w:lang w:val="en-US"/>
        </w:rPr>
        <w:t xml:space="preserve"> </w:t>
      </w:r>
      <w:r w:rsidRPr="00CF7563">
        <w:rPr>
          <w:rFonts w:ascii="TimesNewRomanPSMT" w:hAnsi="TimesNewRomanPSMT" w:cs="TimesNewRomanPSMT"/>
          <w:lang w:val="en-US"/>
        </w:rPr>
        <w:t>example, a B-2 may be the only delivery vehicle able to reach a particular location in time to act. No</w:t>
      </w:r>
      <w:r w:rsidR="00CF7563">
        <w:rPr>
          <w:rFonts w:ascii="TimesNewRomanPSMT" w:hAnsi="TimesNewRomanPSMT" w:cs="TimesNewRomanPSMT"/>
          <w:lang w:val="en-US"/>
        </w:rPr>
        <w:t xml:space="preserve"> </w:t>
      </w:r>
      <w:r w:rsidRPr="00CF7563">
        <w:rPr>
          <w:rFonts w:ascii="TimesNewRomanPSMT" w:hAnsi="TimesNewRomanPSMT" w:cs="TimesNewRomanPSMT"/>
          <w:lang w:val="en-US"/>
        </w:rPr>
        <w:t>decision should be arbitrary. Decisions on objectives should recognize external factors which may</w:t>
      </w:r>
      <w:r w:rsidR="00CF7563">
        <w:rPr>
          <w:rFonts w:ascii="TimesNewRomanPSMT" w:hAnsi="TimesNewRomanPSMT" w:cs="TimesNewRomanPSMT"/>
          <w:lang w:val="en-US"/>
        </w:rPr>
        <w:t xml:space="preserve"> </w:t>
      </w:r>
      <w:r w:rsidRPr="00CF7563">
        <w:rPr>
          <w:rFonts w:ascii="TimesNewRomanPSMT" w:hAnsi="TimesNewRomanPSMT" w:cs="TimesNewRomanPSMT"/>
          <w:lang w:val="en-US"/>
        </w:rPr>
        <w:t>compel analysts to limit their investigation.</w:t>
      </w:r>
    </w:p>
    <w:p w14:paraId="096C6726" w14:textId="77777777" w:rsidR="00CF7563" w:rsidRDefault="00CF7563" w:rsidP="00185B48">
      <w:pPr>
        <w:rPr>
          <w:rFonts w:ascii="TimesNewRomanPSMT" w:hAnsi="TimesNewRomanPSMT" w:cs="TimesNewRomanPSMT"/>
          <w:lang w:val="en-US"/>
        </w:rPr>
      </w:pPr>
    </w:p>
    <w:p w14:paraId="1EBDE078" w14:textId="77777777" w:rsidR="00CF7563" w:rsidRPr="00CF7563" w:rsidRDefault="00CF7563" w:rsidP="00185B48">
      <w:pPr>
        <w:rPr>
          <w:rFonts w:ascii="TimesNewRomanPSMT" w:hAnsi="TimesNewRomanPSMT" w:cs="TimesNewRomanPSMT"/>
          <w:lang w:val="en-US"/>
        </w:rPr>
      </w:pPr>
    </w:p>
    <w:p w14:paraId="75590FE4" w14:textId="77777777" w:rsidR="0032543F" w:rsidRPr="000C0954" w:rsidRDefault="0032543F" w:rsidP="00CF7563">
      <w:pPr>
        <w:pStyle w:val="Heading4"/>
        <w:rPr>
          <w:lang w:val="en-US"/>
        </w:rPr>
      </w:pPr>
      <w:r w:rsidRPr="000C0954">
        <w:rPr>
          <w:szCs w:val="24"/>
          <w:lang w:val="en-US"/>
        </w:rPr>
        <w:t>How much (to what degree) do we want to affect enemy activity?</w:t>
      </w:r>
    </w:p>
    <w:p w14:paraId="74C395C9" w14:textId="77777777" w:rsidR="00185B48" w:rsidRPr="00CF7563" w:rsidRDefault="00185B48" w:rsidP="004E071F">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State the criteria</w:t>
      </w:r>
      <w:r w:rsidR="00CF7563">
        <w:rPr>
          <w:rFonts w:ascii="TimesNewRomanPSMT" w:hAnsi="TimesNewRomanPSMT" w:cs="TimesNewRomanPSMT"/>
          <w:lang w:val="en-US"/>
        </w:rPr>
        <w:t xml:space="preserve"> </w:t>
      </w:r>
      <w:r w:rsidRPr="00CF7563">
        <w:rPr>
          <w:rFonts w:ascii="TimesNewRomanPSMT" w:hAnsi="TimesNewRomanPSMT" w:cs="TimesNewRomanPSMT"/>
          <w:lang w:val="en-US"/>
        </w:rPr>
        <w:t>against which progress and success will be measured. Criteria must use quantifiable terms and be</w:t>
      </w:r>
      <w:r w:rsidR="00CF7563">
        <w:rPr>
          <w:rFonts w:ascii="TimesNewRomanPSMT" w:hAnsi="TimesNewRomanPSMT" w:cs="TimesNewRomanPSMT"/>
          <w:lang w:val="en-US"/>
        </w:rPr>
        <w:t xml:space="preserve"> </w:t>
      </w:r>
      <w:r w:rsidRPr="00CF7563">
        <w:rPr>
          <w:rFonts w:ascii="TimesNewRomanPSMT" w:hAnsi="TimesNewRomanPSMT" w:cs="TimesNewRomanPSMT"/>
          <w:lang w:val="en-US"/>
        </w:rPr>
        <w:t>realistic. Criteria should assist</w:t>
      </w:r>
      <w:r w:rsidR="00CF7563">
        <w:rPr>
          <w:rFonts w:ascii="TimesNewRomanPSMT" w:hAnsi="TimesNewRomanPSMT" w:cs="TimesNewRomanPSMT"/>
          <w:lang w:val="en-US"/>
        </w:rPr>
        <w:t xml:space="preserve"> in understanding objectives by </w:t>
      </w:r>
      <w:r w:rsidRPr="00CF7563">
        <w:rPr>
          <w:rFonts w:ascii="TimesNewRomanPSMT" w:hAnsi="TimesNewRomanPSMT" w:cs="TimesNewRomanPSMT"/>
          <w:lang w:val="en-US"/>
        </w:rPr>
        <w:t>providing a performance measure. For</w:t>
      </w:r>
      <w:r w:rsidR="00CF7563">
        <w:rPr>
          <w:rFonts w:ascii="TimesNewRomanPSMT" w:hAnsi="TimesNewRomanPSMT" w:cs="TimesNewRomanPSMT"/>
          <w:lang w:val="en-US"/>
        </w:rPr>
        <w:t xml:space="preserve"> </w:t>
      </w:r>
      <w:r w:rsidRPr="00CF7563">
        <w:rPr>
          <w:rFonts w:ascii="TimesNewRomanPSMT" w:hAnsi="TimesNewRomanPSMT" w:cs="TimesNewRomanPSMT"/>
          <w:lang w:val="en-US"/>
        </w:rPr>
        <w:t>example, an objective such as “gain air superiority” is not specific enough; it has no measurable criteria.</w:t>
      </w:r>
      <w:r w:rsidR="00CF7563">
        <w:rPr>
          <w:rFonts w:ascii="TimesNewRomanPSMT" w:hAnsi="TimesNewRomanPSMT" w:cs="TimesNewRomanPSMT"/>
          <w:lang w:val="en-US"/>
        </w:rPr>
        <w:t xml:space="preserve"> </w:t>
      </w:r>
      <w:r w:rsidRPr="00CF7563">
        <w:rPr>
          <w:rFonts w:ascii="TimesNewRomanPSMT" w:hAnsi="TimesNewRomanPSMT" w:cs="TimesNewRomanPSMT"/>
          <w:lang w:val="en-US"/>
        </w:rPr>
        <w:t>It might be stated better as “gain air superiority by degrading enemy operational capability to</w:t>
      </w:r>
      <w:r w:rsidR="00CF7563">
        <w:rPr>
          <w:rFonts w:ascii="TimesNewRomanPSMT" w:hAnsi="TimesNewRomanPSMT" w:cs="TimesNewRomanPSMT"/>
          <w:lang w:val="en-US"/>
        </w:rPr>
        <w:t xml:space="preserve"> </w:t>
      </w:r>
      <w:r w:rsidRPr="00CF7563">
        <w:rPr>
          <w:rFonts w:ascii="TimesNewRomanPSMT" w:hAnsi="TimesNewRomanPSMT" w:cs="TimesNewRomanPSMT"/>
          <w:lang w:val="en-US"/>
        </w:rPr>
        <w:t>inflict damage on friendly forces by reducing the enemy's strike sorties to less than 10 per day,” or</w:t>
      </w:r>
      <w:r w:rsidR="00CF7563">
        <w:rPr>
          <w:rFonts w:ascii="TimesNewRomanPSMT" w:hAnsi="TimesNewRomanPSMT" w:cs="TimesNewRomanPSMT"/>
          <w:lang w:val="en-US"/>
        </w:rPr>
        <w:t xml:space="preserve"> </w:t>
      </w:r>
      <w:r w:rsidRPr="00CF7563">
        <w:rPr>
          <w:rFonts w:ascii="TimesNewRomanPSMT" w:hAnsi="TimesNewRomanPSMT" w:cs="TimesNewRomanPSMT"/>
          <w:lang w:val="en-US"/>
        </w:rPr>
        <w:t>“gain air superiority by reducing friendly attrition to less than two percent of sorties flown per day.”</w:t>
      </w:r>
    </w:p>
    <w:p w14:paraId="0E5638E2" w14:textId="77777777" w:rsidR="00185B48" w:rsidRPr="00CF7563" w:rsidRDefault="00185B48" w:rsidP="00185B48">
      <w:pPr>
        <w:rPr>
          <w:rFonts w:ascii="TimesNewRomanPSMT" w:hAnsi="TimesNewRomanPSMT" w:cs="TimesNewRomanPSMT"/>
          <w:lang w:val="en-US"/>
        </w:rPr>
      </w:pPr>
    </w:p>
    <w:p w14:paraId="1CD0E921" w14:textId="77777777" w:rsidR="0032543F" w:rsidRPr="00265088" w:rsidRDefault="0032543F" w:rsidP="00CF7563">
      <w:pPr>
        <w:pStyle w:val="Heading4"/>
        <w:rPr>
          <w:lang w:val="en-US"/>
        </w:rPr>
      </w:pPr>
      <w:r w:rsidRPr="00265088">
        <w:rPr>
          <w:szCs w:val="24"/>
          <w:lang w:val="en-US"/>
        </w:rPr>
        <w:t>How much will it cost to achieve the objective and is it worth the cost?</w:t>
      </w:r>
    </w:p>
    <w:p w14:paraId="158C6537" w14:textId="77777777" w:rsidR="00185B48" w:rsidRDefault="00185B48" w:rsidP="00CF7563">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Assuming</w:t>
      </w:r>
      <w:r w:rsidR="00CF7563">
        <w:rPr>
          <w:rFonts w:ascii="TimesNewRomanPSMT" w:hAnsi="TimesNewRomanPSMT" w:cs="TimesNewRomanPSMT"/>
          <w:lang w:val="en-US"/>
        </w:rPr>
        <w:t xml:space="preserve"> </w:t>
      </w:r>
      <w:r w:rsidRPr="00CF7563">
        <w:rPr>
          <w:rFonts w:ascii="TimesNewRomanPSMT" w:hAnsi="TimesNewRomanPSMT" w:cs="TimesNewRomanPSMT"/>
          <w:lang w:val="en-US"/>
        </w:rPr>
        <w:t>the objective is attainable, make an estimate</w:t>
      </w:r>
      <w:r w:rsidR="00700D67">
        <w:rPr>
          <w:rFonts w:ascii="TimesNewRomanPSMT" w:hAnsi="TimesNewRomanPSMT" w:cs="TimesNewRomanPSMT"/>
          <w:lang w:val="en-US"/>
        </w:rPr>
        <w:t xml:space="preserve"> of the cost (time, pilots, controllers, aircraft</w:t>
      </w:r>
      <w:r w:rsidRPr="00CF7563">
        <w:rPr>
          <w:rFonts w:ascii="TimesNewRomanPSMT" w:hAnsi="TimesNewRomanPSMT" w:cs="TimesNewRomanPSMT"/>
          <w:lang w:val="en-US"/>
        </w:rPr>
        <w:t>, etc.) and the</w:t>
      </w:r>
      <w:r w:rsidR="00CF7563">
        <w:rPr>
          <w:rFonts w:ascii="TimesNewRomanPSMT" w:hAnsi="TimesNewRomanPSMT" w:cs="TimesNewRomanPSMT"/>
          <w:lang w:val="en-US"/>
        </w:rPr>
        <w:t xml:space="preserve"> </w:t>
      </w:r>
      <w:r w:rsidRPr="00CF7563">
        <w:rPr>
          <w:rFonts w:ascii="TimesNewRomanPSMT" w:hAnsi="TimesNewRomanPSMT" w:cs="TimesNewRomanPSMT"/>
          <w:lang w:val="en-US"/>
        </w:rPr>
        <w:t>potential benefit to be derived from a successful operation. We must weigh carefully the cost and benefit</w:t>
      </w:r>
      <w:r w:rsidR="00CF7563">
        <w:rPr>
          <w:rFonts w:ascii="TimesNewRomanPSMT" w:hAnsi="TimesNewRomanPSMT" w:cs="TimesNewRomanPSMT"/>
          <w:lang w:val="en-US"/>
        </w:rPr>
        <w:t xml:space="preserve"> </w:t>
      </w:r>
      <w:r w:rsidRPr="00CF7563">
        <w:rPr>
          <w:rFonts w:ascii="TimesNewRomanPSMT" w:hAnsi="TimesNewRomanPSMT" w:cs="TimesNewRomanPSMT"/>
          <w:lang w:val="en-US"/>
        </w:rPr>
        <w:t>of different alternatives. The decision maker</w:t>
      </w:r>
      <w:r w:rsidR="00700D67">
        <w:rPr>
          <w:rFonts w:ascii="TimesNewRomanPSMT" w:hAnsi="TimesNewRomanPSMT" w:cs="TimesNewRomanPSMT"/>
          <w:lang w:val="en-US"/>
        </w:rPr>
        <w:t xml:space="preserve"> (JFC) must</w:t>
      </w:r>
      <w:r w:rsidRPr="00CF7563">
        <w:rPr>
          <w:rFonts w:ascii="TimesNewRomanPSMT" w:hAnsi="TimesNewRomanPSMT" w:cs="TimesNewRomanPSMT"/>
          <w:lang w:val="en-US"/>
        </w:rPr>
        <w:t xml:space="preserve"> be told, if the cost seems too great for the benefits</w:t>
      </w:r>
      <w:r w:rsidR="00CF7563">
        <w:rPr>
          <w:rFonts w:ascii="TimesNewRomanPSMT" w:hAnsi="TimesNewRomanPSMT" w:cs="TimesNewRomanPSMT"/>
          <w:lang w:val="en-US"/>
        </w:rPr>
        <w:t xml:space="preserve"> </w:t>
      </w:r>
      <w:r w:rsidRPr="00CF7563">
        <w:rPr>
          <w:rFonts w:ascii="TimesNewRomanPSMT" w:hAnsi="TimesNewRomanPSMT" w:cs="TimesNewRomanPSMT"/>
          <w:lang w:val="en-US"/>
        </w:rPr>
        <w:t xml:space="preserve">gained. </w:t>
      </w:r>
    </w:p>
    <w:p w14:paraId="4613BABC" w14:textId="77777777" w:rsidR="00265088" w:rsidRDefault="00265088" w:rsidP="00CF7563">
      <w:pPr>
        <w:autoSpaceDE w:val="0"/>
        <w:autoSpaceDN w:val="0"/>
        <w:adjustRightInd w:val="0"/>
        <w:spacing w:after="0" w:line="240" w:lineRule="auto"/>
        <w:rPr>
          <w:rFonts w:ascii="TimesNewRomanPSMT" w:hAnsi="TimesNewRomanPSMT" w:cs="TimesNewRomanPSMT"/>
          <w:lang w:val="en-US"/>
        </w:rPr>
      </w:pPr>
    </w:p>
    <w:p w14:paraId="7DEF8A45" w14:textId="77777777" w:rsidR="00265088" w:rsidRPr="00265088" w:rsidRDefault="00265088" w:rsidP="00265088">
      <w:pPr>
        <w:pStyle w:val="Heading4"/>
        <w:rPr>
          <w:lang w:val="en-US"/>
        </w:rPr>
      </w:pPr>
      <w:r w:rsidRPr="00265088">
        <w:rPr>
          <w:szCs w:val="24"/>
          <w:lang w:val="en-US"/>
        </w:rPr>
        <w:t>Why do we want to reach the objective?</w:t>
      </w:r>
    </w:p>
    <w:p w14:paraId="6998804F" w14:textId="77777777" w:rsidR="00265088"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There is always a “why.” Frequently, the</w:t>
      </w:r>
      <w:r>
        <w:rPr>
          <w:rFonts w:ascii="TimesNewRomanPSMT" w:hAnsi="TimesNewRomanPSMT" w:cs="TimesNewRomanPSMT"/>
          <w:lang w:val="en-US"/>
        </w:rPr>
        <w:t xml:space="preserve"> </w:t>
      </w:r>
      <w:r w:rsidRPr="00CF7563">
        <w:rPr>
          <w:rFonts w:ascii="TimesNewRomanPSMT" w:hAnsi="TimesNewRomanPSMT" w:cs="TimesNewRomanPSMT"/>
          <w:lang w:val="en-US"/>
        </w:rPr>
        <w:t>“why” has not been thought out, is poorly stated, or is misunderstood. Not understanding “why” may</w:t>
      </w:r>
      <w:r>
        <w:rPr>
          <w:rFonts w:ascii="TimesNewRomanPSMT" w:hAnsi="TimesNewRomanPSMT" w:cs="TimesNewRomanPSMT"/>
          <w:lang w:val="en-US"/>
        </w:rPr>
        <w:t xml:space="preserve"> </w:t>
      </w:r>
      <w:r w:rsidRPr="00CF7563">
        <w:rPr>
          <w:rFonts w:ascii="TimesNewRomanPSMT" w:hAnsi="TimesNewRomanPSMT" w:cs="TimesNewRomanPSMT"/>
          <w:lang w:val="en-US"/>
        </w:rPr>
        <w:t xml:space="preserve">result in analysis and recommendations which neither meet the </w:t>
      </w:r>
      <w:r>
        <w:rPr>
          <w:rFonts w:ascii="TimesNewRomanPSMT" w:hAnsi="TimesNewRomanPSMT" w:cs="TimesNewRomanPSMT"/>
          <w:lang w:val="en-US"/>
        </w:rPr>
        <w:t>Joint Force Commander</w:t>
      </w:r>
      <w:r w:rsidRPr="00CF7563">
        <w:rPr>
          <w:rFonts w:ascii="TimesNewRomanPSMT" w:hAnsi="TimesNewRomanPSMT" w:cs="TimesNewRomanPSMT"/>
          <w:lang w:val="en-US"/>
        </w:rPr>
        <w:t>'s needs nor are as effective</w:t>
      </w:r>
      <w:r>
        <w:rPr>
          <w:rFonts w:ascii="TimesNewRomanPSMT" w:hAnsi="TimesNewRomanPSMT" w:cs="TimesNewRomanPSMT"/>
          <w:lang w:val="en-US"/>
        </w:rPr>
        <w:t xml:space="preserve"> </w:t>
      </w:r>
      <w:r w:rsidRPr="00CF7563">
        <w:rPr>
          <w:rFonts w:ascii="TimesNewRomanPSMT" w:hAnsi="TimesNewRomanPSMT" w:cs="TimesNewRomanPSMT"/>
          <w:lang w:val="en-US"/>
        </w:rPr>
        <w:t>as they could or should be.</w:t>
      </w:r>
    </w:p>
    <w:p w14:paraId="1A7F51A9" w14:textId="77777777" w:rsidR="00265088" w:rsidRPr="00CF7563" w:rsidRDefault="00265088" w:rsidP="00CF7563">
      <w:pPr>
        <w:autoSpaceDE w:val="0"/>
        <w:autoSpaceDN w:val="0"/>
        <w:adjustRightInd w:val="0"/>
        <w:spacing w:after="0" w:line="240" w:lineRule="auto"/>
        <w:rPr>
          <w:rFonts w:ascii="TimesNewRomanPSMT" w:hAnsi="TimesNewRomanPSMT" w:cs="TimesNewRomanPSMT"/>
          <w:lang w:val="en-US"/>
        </w:rPr>
      </w:pPr>
    </w:p>
    <w:p w14:paraId="216C76A5" w14:textId="77777777" w:rsidR="008758E7" w:rsidRPr="001532C7" w:rsidRDefault="008758E7" w:rsidP="008758E7">
      <w:pPr>
        <w:pStyle w:val="NoSpacing"/>
        <w:rPr>
          <w:lang w:val="en-US"/>
        </w:rPr>
      </w:pPr>
    </w:p>
    <w:p w14:paraId="59105EE6" w14:textId="77777777" w:rsidR="008758E7" w:rsidRDefault="008758E7" w:rsidP="008758E7">
      <w:pPr>
        <w:pStyle w:val="NoSpacing"/>
        <w:rPr>
          <w:lang w:val="en-US"/>
        </w:rPr>
      </w:pPr>
    </w:p>
    <w:p w14:paraId="641577EB" w14:textId="77777777" w:rsidR="00E26CE5" w:rsidRDefault="00E26CE5" w:rsidP="00E26CE5">
      <w:pPr>
        <w:pStyle w:val="NoSpacing"/>
        <w:rPr>
          <w:lang w:val="en-US"/>
        </w:rPr>
      </w:pPr>
    </w:p>
    <w:p w14:paraId="26A64E76" w14:textId="77777777" w:rsidR="00E26CE5" w:rsidRPr="00E26CE5" w:rsidRDefault="00E26CE5" w:rsidP="00E26CE5">
      <w:pPr>
        <w:pStyle w:val="NoSpacing"/>
        <w:rPr>
          <w:lang w:val="en-US"/>
        </w:rPr>
      </w:pPr>
    </w:p>
    <w:p w14:paraId="551CC169" w14:textId="77777777" w:rsidR="008758E7" w:rsidRDefault="008758E7" w:rsidP="008758E7">
      <w:pPr>
        <w:pStyle w:val="NoSpacing"/>
        <w:rPr>
          <w:lang w:val="en-US"/>
        </w:rPr>
      </w:pPr>
    </w:p>
    <w:p w14:paraId="4B34A9FE" w14:textId="77777777" w:rsidR="008758E7" w:rsidRPr="00466417" w:rsidRDefault="008758E7" w:rsidP="008758E7">
      <w:pPr>
        <w:pStyle w:val="Heading3"/>
        <w:rPr>
          <w:lang w:val="en-US"/>
        </w:rPr>
      </w:pPr>
      <w:r>
        <w:rPr>
          <w:lang w:val="en-US"/>
        </w:rPr>
        <w:t xml:space="preserve">Step 4: </w:t>
      </w:r>
      <w:r w:rsidRPr="009B7C1F">
        <w:rPr>
          <w:lang w:val="en-US"/>
        </w:rPr>
        <w:t>Strategy Identification.</w:t>
      </w:r>
      <w:r w:rsidR="004E071F">
        <w:rPr>
          <w:lang w:val="en-US"/>
        </w:rPr>
        <w:t xml:space="preserve"> (Concept of operation)</w:t>
      </w:r>
    </w:p>
    <w:p w14:paraId="3E6A4EBD" w14:textId="77777777" w:rsidR="002B70A5" w:rsidRDefault="009C1026" w:rsidP="008758E7">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The product of this step</w:t>
      </w:r>
      <w:r w:rsidRPr="009B40CC">
        <w:rPr>
          <w:rFonts w:ascii="TimesNewRomanPSMT" w:hAnsi="TimesNewRomanPSMT" w:cs="TimesNewRomanPSMT"/>
          <w:lang w:val="en-US"/>
        </w:rPr>
        <w:t xml:space="preserve"> is a clearly defined</w:t>
      </w:r>
      <w:r>
        <w:rPr>
          <w:rFonts w:ascii="TimesNewRomanPSMT" w:hAnsi="TimesNewRomanPSMT" w:cs="TimesNewRomanPSMT"/>
          <w:lang w:val="en-US"/>
        </w:rPr>
        <w:t xml:space="preserve"> </w:t>
      </w:r>
      <w:r w:rsidR="002B70A5">
        <w:rPr>
          <w:rFonts w:ascii="TimesNewRomanPSMT" w:hAnsi="TimesNewRomanPSMT" w:cs="TimesNewRomanPSMT"/>
          <w:lang w:val="en-US"/>
        </w:rPr>
        <w:t>air strategy or</w:t>
      </w:r>
      <w:r>
        <w:rPr>
          <w:rFonts w:ascii="TimesNewRomanPSMT" w:hAnsi="TimesNewRomanPSMT" w:cs="TimesNewRomanPSMT"/>
          <w:lang w:val="en-US"/>
        </w:rPr>
        <w:t xml:space="preserve"> concept of operation</w:t>
      </w:r>
      <w:r w:rsidR="00421389">
        <w:rPr>
          <w:rFonts w:ascii="TimesNewRomanPSMT" w:hAnsi="TimesNewRomanPSMT" w:cs="TimesNewRomanPSMT"/>
          <w:lang w:val="en-US"/>
        </w:rPr>
        <w:t xml:space="preserve"> (oriented in time and space)</w:t>
      </w:r>
      <w:r w:rsidRPr="009B40CC">
        <w:rPr>
          <w:rFonts w:ascii="TimesNewRomanPSMT" w:hAnsi="TimesNewRomanPSMT" w:cs="TimesNewRomanPSMT"/>
          <w:lang w:val="en-US"/>
        </w:rPr>
        <w:t xml:space="preserve">. The operation </w:t>
      </w:r>
      <w:r>
        <w:rPr>
          <w:rFonts w:ascii="TimesNewRomanPSMT" w:hAnsi="TimesNewRomanPSMT" w:cs="TimesNewRomanPSMT"/>
          <w:lang w:val="en-US"/>
        </w:rPr>
        <w:t xml:space="preserve">order </w:t>
      </w:r>
      <w:r w:rsidRPr="009B40CC">
        <w:rPr>
          <w:rFonts w:ascii="TimesNewRomanPSMT" w:hAnsi="TimesNewRomanPSMT" w:cs="TimesNewRomanPSMT"/>
          <w:lang w:val="en-US"/>
        </w:rPr>
        <w:t>communicates</w:t>
      </w:r>
      <w:r>
        <w:rPr>
          <w:rFonts w:ascii="TimesNewRomanPSMT" w:hAnsi="TimesNewRomanPSMT" w:cs="TimesNewRomanPSMT"/>
          <w:lang w:val="en-US"/>
        </w:rPr>
        <w:t xml:space="preserve"> </w:t>
      </w:r>
      <w:r w:rsidRPr="009B40CC">
        <w:rPr>
          <w:rFonts w:ascii="TimesNewRomanPSMT" w:hAnsi="TimesNewRomanPSMT" w:cs="TimesNewRomanPSMT"/>
          <w:lang w:val="en-US"/>
        </w:rPr>
        <w:t>the JFC’</w:t>
      </w:r>
      <w:r>
        <w:rPr>
          <w:rFonts w:ascii="TimesNewRomanPSMT" w:hAnsi="TimesNewRomanPSMT" w:cs="TimesNewRomanPSMT"/>
          <w:lang w:val="en-US"/>
        </w:rPr>
        <w:t xml:space="preserve">s strategy. The air </w:t>
      </w:r>
      <w:r w:rsidRPr="009B40CC">
        <w:rPr>
          <w:rFonts w:ascii="TimesNewRomanPSMT" w:hAnsi="TimesNewRomanPSMT" w:cs="TimesNewRomanPSMT"/>
          <w:lang w:val="en-US"/>
        </w:rPr>
        <w:t>strategy states how</w:t>
      </w:r>
      <w:r>
        <w:rPr>
          <w:rFonts w:ascii="TimesNewRomanPSMT" w:hAnsi="TimesNewRomanPSMT" w:cs="TimesNewRomanPSMT"/>
          <w:lang w:val="en-US"/>
        </w:rPr>
        <w:t xml:space="preserve"> </w:t>
      </w:r>
      <w:r w:rsidRPr="009B40CC">
        <w:rPr>
          <w:rFonts w:ascii="TimesNewRomanPSMT" w:hAnsi="TimesNewRomanPSMT" w:cs="TimesNewRomanPSMT"/>
          <w:lang w:val="en-US"/>
        </w:rPr>
        <w:t>t</w:t>
      </w:r>
      <w:r>
        <w:rPr>
          <w:rFonts w:ascii="TimesNewRomanPSMT" w:hAnsi="TimesNewRomanPSMT" w:cs="TimesNewRomanPSMT"/>
          <w:lang w:val="en-US"/>
        </w:rPr>
        <w:t>he JFACC plans to exploit air</w:t>
      </w:r>
      <w:r w:rsidR="002B70A5">
        <w:rPr>
          <w:rFonts w:ascii="TimesNewRomanPSMT" w:hAnsi="TimesNewRomanPSMT" w:cs="TimesNewRomanPSMT"/>
          <w:lang w:val="en-US"/>
        </w:rPr>
        <w:t xml:space="preserve"> </w:t>
      </w:r>
      <w:r w:rsidRPr="009B40CC">
        <w:rPr>
          <w:rFonts w:ascii="TimesNewRomanPSMT" w:hAnsi="TimesNewRomanPSMT" w:cs="TimesNewRomanPSMT"/>
          <w:lang w:val="en-US"/>
        </w:rPr>
        <w:t>forces to</w:t>
      </w:r>
      <w:r>
        <w:rPr>
          <w:rFonts w:ascii="TimesNewRomanPSMT" w:hAnsi="TimesNewRomanPSMT" w:cs="TimesNewRomanPSMT"/>
          <w:lang w:val="en-US"/>
        </w:rPr>
        <w:t xml:space="preserve"> </w:t>
      </w:r>
      <w:r w:rsidRPr="009B40CC">
        <w:rPr>
          <w:rFonts w:ascii="TimesNewRomanPSMT" w:hAnsi="TimesNewRomanPSMT" w:cs="TimesNewRomanPSMT"/>
          <w:lang w:val="en-US"/>
        </w:rPr>
        <w:t>support the JFC’s objectives. While designed to maximize the efficient</w:t>
      </w:r>
      <w:r>
        <w:rPr>
          <w:rFonts w:ascii="TimesNewRomanPSMT" w:hAnsi="TimesNewRomanPSMT" w:cs="TimesNewRomanPSMT"/>
          <w:lang w:val="en-US"/>
        </w:rPr>
        <w:t xml:space="preserve"> use of air</w:t>
      </w:r>
      <w:r w:rsidRPr="009B40CC">
        <w:rPr>
          <w:rFonts w:ascii="TimesNewRomanPSMT" w:hAnsi="TimesNewRomanPSMT" w:cs="TimesNewRomanPSMT"/>
          <w:lang w:val="en-US"/>
        </w:rPr>
        <w:t>power, strategy should balance efficiency against competing</w:t>
      </w:r>
      <w:r>
        <w:rPr>
          <w:rFonts w:ascii="TimesNewRomanPSMT" w:hAnsi="TimesNewRomanPSMT" w:cs="TimesNewRomanPSMT"/>
          <w:lang w:val="en-US"/>
        </w:rPr>
        <w:t xml:space="preserve"> </w:t>
      </w:r>
      <w:r w:rsidRPr="009B40CC">
        <w:rPr>
          <w:rFonts w:ascii="TimesNewRomanPSMT" w:hAnsi="TimesNewRomanPSMT" w:cs="TimesNewRomanPSMT"/>
          <w:lang w:val="en-US"/>
        </w:rPr>
        <w:t>factors such as political restraints, ROE, and the time available</w:t>
      </w:r>
      <w:r>
        <w:rPr>
          <w:rFonts w:ascii="TimesNewRomanPSMT" w:hAnsi="TimesNewRomanPSMT" w:cs="TimesNewRomanPSMT"/>
          <w:lang w:val="en-US"/>
        </w:rPr>
        <w:t xml:space="preserve"> </w:t>
      </w:r>
      <w:r w:rsidRPr="009B40CC">
        <w:rPr>
          <w:rFonts w:ascii="TimesNewRomanPSMT" w:hAnsi="TimesNewRomanPSMT" w:cs="TimesNewRomanPSMT"/>
          <w:lang w:val="en-US"/>
        </w:rPr>
        <w:t>for effects to be felt by the enemy. A</w:t>
      </w:r>
      <w:r>
        <w:rPr>
          <w:rFonts w:ascii="TimesNewRomanPSMT" w:hAnsi="TimesNewRomanPSMT" w:cs="TimesNewRomanPSMT"/>
          <w:lang w:val="en-US"/>
        </w:rPr>
        <w:t>ir</w:t>
      </w:r>
      <w:r w:rsidRPr="009B40CC">
        <w:rPr>
          <w:rFonts w:ascii="TimesNewRomanPSMT" w:hAnsi="TimesNewRomanPSMT" w:cs="TimesNewRomanPSMT"/>
          <w:lang w:val="en-US"/>
        </w:rPr>
        <w:t xml:space="preserve"> strategy is not developed in</w:t>
      </w:r>
      <w:r>
        <w:rPr>
          <w:rFonts w:ascii="TimesNewRomanPSMT" w:hAnsi="TimesNewRomanPSMT" w:cs="TimesNewRomanPSMT"/>
          <w:lang w:val="en-US"/>
        </w:rPr>
        <w:t xml:space="preserve"> </w:t>
      </w:r>
      <w:r w:rsidRPr="009B40CC">
        <w:rPr>
          <w:rFonts w:ascii="TimesNewRomanPSMT" w:hAnsi="TimesNewRomanPSMT" w:cs="TimesNewRomanPSMT"/>
          <w:lang w:val="en-US"/>
        </w:rPr>
        <w:t xml:space="preserve">a vacuum but is </w:t>
      </w:r>
      <w:r w:rsidRPr="00A70D74">
        <w:rPr>
          <w:rFonts w:ascii="TimesNewRomanPSMT" w:hAnsi="TimesNewRomanPSMT" w:cs="TimesNewRomanPSMT"/>
          <w:highlight w:val="yellow"/>
          <w:lang w:val="en-US"/>
          <w:rPrChange w:id="60" w:author="Halldor Jonsson" w:date="2021-11-15T13:29:00Z">
            <w:rPr>
              <w:rFonts w:ascii="TimesNewRomanPSMT" w:hAnsi="TimesNewRomanPSMT" w:cs="TimesNewRomanPSMT"/>
              <w:lang w:val="en-US"/>
            </w:rPr>
          </w:rPrChange>
        </w:rPr>
        <w:t>c</w:t>
      </w:r>
      <w:r w:rsidR="002B70A5" w:rsidRPr="00A70D74">
        <w:rPr>
          <w:rFonts w:ascii="TimesNewRomanPSMT" w:hAnsi="TimesNewRomanPSMT" w:cs="TimesNewRomanPSMT"/>
          <w:highlight w:val="yellow"/>
          <w:lang w:val="en-US"/>
          <w:rPrChange w:id="61" w:author="Halldor Jonsson" w:date="2021-11-15T13:29:00Z">
            <w:rPr>
              <w:rFonts w:ascii="TimesNewRomanPSMT" w:hAnsi="TimesNewRomanPSMT" w:cs="TimesNewRomanPSMT"/>
              <w:lang w:val="en-US"/>
            </w:rPr>
          </w:rPrChange>
        </w:rPr>
        <w:t>losely integrated with</w:t>
      </w:r>
      <w:r w:rsidRPr="00A70D74">
        <w:rPr>
          <w:rFonts w:ascii="TimesNewRomanPSMT" w:hAnsi="TimesNewRomanPSMT" w:cs="TimesNewRomanPSMT"/>
          <w:highlight w:val="yellow"/>
          <w:lang w:val="en-US"/>
          <w:rPrChange w:id="62" w:author="Halldor Jonsson" w:date="2021-11-15T13:29:00Z">
            <w:rPr>
              <w:rFonts w:ascii="TimesNewRomanPSMT" w:hAnsi="TimesNewRomanPSMT" w:cs="TimesNewRomanPSMT"/>
              <w:lang w:val="en-US"/>
            </w:rPr>
          </w:rPrChange>
        </w:rPr>
        <w:t xml:space="preserve"> </w:t>
      </w:r>
      <w:r w:rsidR="002B70A5" w:rsidRPr="00A70D74">
        <w:rPr>
          <w:rFonts w:ascii="TimesNewRomanPSMT" w:hAnsi="TimesNewRomanPSMT" w:cs="TimesNewRomanPSMT"/>
          <w:highlight w:val="yellow"/>
          <w:lang w:val="en-US"/>
          <w:rPrChange w:id="63" w:author="Halldor Jonsson" w:date="2021-11-15T13:29:00Z">
            <w:rPr>
              <w:rFonts w:ascii="TimesNewRomanPSMT" w:hAnsi="TimesNewRomanPSMT" w:cs="TimesNewRomanPSMT"/>
              <w:lang w:val="en-US"/>
            </w:rPr>
          </w:rPrChange>
        </w:rPr>
        <w:t>LCC/MCC/ SOCC</w:t>
      </w:r>
      <w:r w:rsidRPr="00A70D74">
        <w:rPr>
          <w:rFonts w:ascii="TimesNewRomanPSMT" w:hAnsi="TimesNewRomanPSMT" w:cs="TimesNewRomanPSMT"/>
          <w:highlight w:val="yellow"/>
          <w:lang w:val="en-US"/>
          <w:rPrChange w:id="64" w:author="Halldor Jonsson" w:date="2021-11-15T13:29:00Z">
            <w:rPr>
              <w:rFonts w:ascii="TimesNewRomanPSMT" w:hAnsi="TimesNewRomanPSMT" w:cs="TimesNewRomanPSMT"/>
              <w:lang w:val="en-US"/>
            </w:rPr>
          </w:rPrChange>
        </w:rPr>
        <w:t xml:space="preserve"> planning efforts </w:t>
      </w:r>
      <w:r w:rsidR="002B70A5" w:rsidRPr="00A70D74">
        <w:rPr>
          <w:rFonts w:ascii="TimesNewRomanPSMT" w:hAnsi="TimesNewRomanPSMT" w:cs="TimesNewRomanPSMT"/>
          <w:highlight w:val="yellow"/>
          <w:lang w:val="en-US"/>
          <w:rPrChange w:id="65" w:author="Halldor Jonsson" w:date="2021-11-15T13:29:00Z">
            <w:rPr>
              <w:rFonts w:ascii="TimesNewRomanPSMT" w:hAnsi="TimesNewRomanPSMT" w:cs="TimesNewRomanPSMT"/>
              <w:lang w:val="en-US"/>
            </w:rPr>
          </w:rPrChange>
        </w:rPr>
        <w:t xml:space="preserve">to support </w:t>
      </w:r>
      <w:commentRangeStart w:id="66"/>
      <w:r w:rsidR="002B70A5" w:rsidRPr="00A70D74">
        <w:rPr>
          <w:rFonts w:ascii="TimesNewRomanPSMT" w:hAnsi="TimesNewRomanPSMT" w:cs="TimesNewRomanPSMT"/>
          <w:highlight w:val="yellow"/>
          <w:lang w:val="en-US"/>
          <w:rPrChange w:id="67" w:author="Halldor Jonsson" w:date="2021-11-15T13:29:00Z">
            <w:rPr>
              <w:rFonts w:ascii="TimesNewRomanPSMT" w:hAnsi="TimesNewRomanPSMT" w:cs="TimesNewRomanPSMT"/>
              <w:lang w:val="en-US"/>
            </w:rPr>
          </w:rPrChange>
        </w:rPr>
        <w:t>the</w:t>
      </w:r>
      <w:commentRangeEnd w:id="66"/>
      <w:r w:rsidR="00A70D74">
        <w:rPr>
          <w:rStyle w:val="CommentReference"/>
        </w:rPr>
        <w:commentReference w:id="66"/>
      </w:r>
      <w:r w:rsidR="002B70A5" w:rsidRPr="00A70D74">
        <w:rPr>
          <w:rFonts w:ascii="TimesNewRomanPSMT" w:hAnsi="TimesNewRomanPSMT" w:cs="TimesNewRomanPSMT"/>
          <w:highlight w:val="yellow"/>
          <w:lang w:val="en-US"/>
          <w:rPrChange w:id="68" w:author="Halldor Jonsson" w:date="2021-11-15T13:29:00Z">
            <w:rPr>
              <w:rFonts w:ascii="TimesNewRomanPSMT" w:hAnsi="TimesNewRomanPSMT" w:cs="TimesNewRomanPSMT"/>
              <w:lang w:val="en-US"/>
            </w:rPr>
          </w:rPrChange>
        </w:rPr>
        <w:t xml:space="preserve"> overall strategy.</w:t>
      </w:r>
    </w:p>
    <w:p w14:paraId="0F5B7DDB" w14:textId="77777777" w:rsidR="009C1026" w:rsidRDefault="002B70A5" w:rsidP="008758E7">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 </w:t>
      </w:r>
    </w:p>
    <w:p w14:paraId="43F80231" w14:textId="77777777" w:rsidR="008758E7" w:rsidRDefault="008758E7" w:rsidP="008758E7">
      <w:pPr>
        <w:autoSpaceDE w:val="0"/>
        <w:autoSpaceDN w:val="0"/>
        <w:adjustRightInd w:val="0"/>
        <w:spacing w:after="0" w:line="240" w:lineRule="auto"/>
        <w:rPr>
          <w:rFonts w:ascii="TimesNewRomanPSMT" w:hAnsi="TimesNewRomanPSMT" w:cs="TimesNewRomanPSMT"/>
          <w:lang w:val="en-US"/>
        </w:rPr>
      </w:pPr>
      <w:r w:rsidRPr="002131BE">
        <w:rPr>
          <w:rFonts w:ascii="TimesNewRomanPSMT" w:hAnsi="TimesNewRomanPSMT" w:cs="TimesNewRomanPSMT"/>
          <w:lang w:val="en-US"/>
        </w:rPr>
        <w:t>Air forces, to be effective in war, must successfully fight two battles. On the one hand, they must gain</w:t>
      </w:r>
      <w:r>
        <w:rPr>
          <w:rFonts w:ascii="TimesNewRomanPSMT" w:hAnsi="TimesNewRomanPSMT" w:cs="TimesNewRomanPSMT"/>
          <w:lang w:val="en-US"/>
        </w:rPr>
        <w:t xml:space="preserve"> </w:t>
      </w:r>
      <w:r w:rsidRPr="002131BE">
        <w:rPr>
          <w:rFonts w:ascii="TimesNewRomanPSMT" w:hAnsi="TimesNewRomanPSMT" w:cs="TimesNewRomanPSMT"/>
          <w:lang w:val="en-US"/>
        </w:rPr>
        <w:t>control of the air. On the other hand, air forces can have decisive effect through other offensive operations,</w:t>
      </w:r>
      <w:r>
        <w:rPr>
          <w:rFonts w:ascii="TimesNewRomanPSMT" w:hAnsi="TimesNewRomanPSMT" w:cs="TimesNewRomanPSMT"/>
          <w:lang w:val="en-US"/>
        </w:rPr>
        <w:t xml:space="preserve"> </w:t>
      </w:r>
      <w:r w:rsidRPr="002131BE">
        <w:rPr>
          <w:rFonts w:ascii="TimesNewRomanPSMT" w:hAnsi="TimesNewRomanPSMT" w:cs="TimesNewRomanPSMT"/>
          <w:lang w:val="en-US"/>
        </w:rPr>
        <w:t xml:space="preserve">including independent efforts and attacks supporting a </w:t>
      </w:r>
      <w:r>
        <w:rPr>
          <w:rFonts w:ascii="TimesNewRomanPSMT" w:hAnsi="TimesNewRomanPSMT" w:cs="TimesNewRomanPSMT"/>
          <w:lang w:val="en-US"/>
        </w:rPr>
        <w:t>LCC or MCC.</w:t>
      </w:r>
      <w:r w:rsidRPr="002131BE">
        <w:rPr>
          <w:rFonts w:ascii="TimesNewRomanPSMT" w:hAnsi="TimesNewRomanPSMT" w:cs="TimesNewRomanPSMT"/>
          <w:lang w:val="en-US"/>
        </w:rPr>
        <w:t xml:space="preserve"> Remember that air power can perform</w:t>
      </w:r>
      <w:r>
        <w:rPr>
          <w:rFonts w:ascii="TimesNewRomanPSMT" w:hAnsi="TimesNewRomanPSMT" w:cs="TimesNewRomanPSMT"/>
          <w:lang w:val="en-US"/>
        </w:rPr>
        <w:t xml:space="preserve"> </w:t>
      </w:r>
      <w:r w:rsidRPr="002131BE">
        <w:rPr>
          <w:rFonts w:ascii="TimesNewRomanPSMT" w:hAnsi="TimesNewRomanPSMT" w:cs="TimesNewRomanPSMT"/>
          <w:lang w:val="en-US"/>
        </w:rPr>
        <w:t>independent, parallel, and supporting operations in sequence or simultaneously. Airpower’s versatility is</w:t>
      </w:r>
      <w:r>
        <w:rPr>
          <w:rFonts w:ascii="TimesNewRomanPSMT" w:hAnsi="TimesNewRomanPSMT" w:cs="TimesNewRomanPSMT"/>
          <w:lang w:val="en-US"/>
        </w:rPr>
        <w:t xml:space="preserve"> </w:t>
      </w:r>
      <w:r w:rsidRPr="002131BE">
        <w:rPr>
          <w:rFonts w:ascii="TimesNewRomanPSMT" w:hAnsi="TimesNewRomanPSMT" w:cs="TimesNewRomanPSMT"/>
          <w:lang w:val="en-US"/>
        </w:rPr>
        <w:t>derived from this unique ability. The second battle involves war-winning offensive operations. Independent</w:t>
      </w:r>
      <w:r>
        <w:rPr>
          <w:rFonts w:ascii="TimesNewRomanPSMT" w:hAnsi="TimesNewRomanPSMT" w:cs="TimesNewRomanPSMT"/>
          <w:lang w:val="en-US"/>
        </w:rPr>
        <w:t xml:space="preserve"> </w:t>
      </w:r>
      <w:r w:rsidRPr="002131BE">
        <w:rPr>
          <w:rFonts w:ascii="TimesNewRomanPSMT" w:hAnsi="TimesNewRomanPSMT" w:cs="TimesNewRomanPSMT"/>
          <w:lang w:val="en-US"/>
        </w:rPr>
        <w:t>and supporting air operations may only be prosecuted with maximum effectiveness if enabled by control of</w:t>
      </w:r>
      <w:r>
        <w:rPr>
          <w:rFonts w:ascii="TimesNewRomanPSMT" w:hAnsi="TimesNewRomanPSMT" w:cs="TimesNewRomanPSMT"/>
          <w:lang w:val="en-US"/>
        </w:rPr>
        <w:t xml:space="preserve"> </w:t>
      </w:r>
      <w:r w:rsidR="002B70A5">
        <w:rPr>
          <w:rFonts w:ascii="TimesNewRomanPSMT" w:hAnsi="TimesNewRomanPSMT" w:cs="TimesNewRomanPSMT"/>
          <w:lang w:val="en-US"/>
        </w:rPr>
        <w:t xml:space="preserve">the </w:t>
      </w:r>
      <w:r w:rsidRPr="002131BE">
        <w:rPr>
          <w:rFonts w:ascii="TimesNewRomanPSMT" w:hAnsi="TimesNewRomanPSMT" w:cs="TimesNewRomanPSMT"/>
          <w:lang w:val="en-US"/>
        </w:rPr>
        <w:t xml:space="preserve">air. Independent and supporting operations can be conducted without complete control of the air </w:t>
      </w:r>
      <w:r w:rsidR="003450D9">
        <w:rPr>
          <w:rFonts w:ascii="TimesNewRomanPSMT" w:hAnsi="TimesNewRomanPSMT" w:cs="TimesNewRomanPSMT"/>
          <w:lang w:val="en-US"/>
        </w:rPr>
        <w:t>environment</w:t>
      </w:r>
      <w:r w:rsidRPr="002131BE">
        <w:rPr>
          <w:rFonts w:ascii="TimesNewRomanPSMT" w:hAnsi="TimesNewRomanPSMT" w:cs="TimesNewRomanPSMT"/>
          <w:lang w:val="en-US"/>
        </w:rPr>
        <w:t>, but the expected gains must outweigh the risks.</w:t>
      </w:r>
    </w:p>
    <w:p w14:paraId="1C78DE28" w14:textId="77777777" w:rsidR="00C3417F" w:rsidRDefault="00C3417F" w:rsidP="008758E7">
      <w:pPr>
        <w:autoSpaceDE w:val="0"/>
        <w:autoSpaceDN w:val="0"/>
        <w:adjustRightInd w:val="0"/>
        <w:spacing w:after="0" w:line="240" w:lineRule="auto"/>
        <w:rPr>
          <w:rFonts w:ascii="TimesNewRomanPSMT" w:hAnsi="TimesNewRomanPSMT" w:cs="TimesNewRomanPSMT"/>
          <w:lang w:val="en-US"/>
        </w:rPr>
      </w:pPr>
    </w:p>
    <w:p w14:paraId="63EF5B87" w14:textId="77777777" w:rsidR="00C3417F" w:rsidRDefault="00C3417F" w:rsidP="008758E7">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The air strategy</w:t>
      </w:r>
      <w:r w:rsidR="000225BD">
        <w:rPr>
          <w:rFonts w:ascii="TimesNewRomanPSMT" w:hAnsi="TimesNewRomanPSMT" w:cs="TimesNewRomanPSMT"/>
          <w:lang w:val="en-US"/>
        </w:rPr>
        <w:t xml:space="preserve"> (concept of operation)</w:t>
      </w:r>
      <w:r>
        <w:rPr>
          <w:rFonts w:ascii="TimesNewRomanPSMT" w:hAnsi="TimesNewRomanPSMT" w:cs="TimesNewRomanPSMT"/>
          <w:lang w:val="en-US"/>
        </w:rPr>
        <w:t xml:space="preserve"> can be broken down to phasing and targeting.</w:t>
      </w:r>
    </w:p>
    <w:p w14:paraId="70973051" w14:textId="77777777" w:rsidR="0014107E" w:rsidRDefault="00466417" w:rsidP="008758E7">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But also need to take into account the JFACCs responsibility as Airspace Control Authority (ACA) and Area Air Defense Commander (AADC).</w:t>
      </w:r>
    </w:p>
    <w:p w14:paraId="7325914D" w14:textId="77777777" w:rsidR="009B40CC" w:rsidRDefault="009B40CC" w:rsidP="008758E7">
      <w:pPr>
        <w:autoSpaceDE w:val="0"/>
        <w:autoSpaceDN w:val="0"/>
        <w:adjustRightInd w:val="0"/>
        <w:spacing w:after="0" w:line="240" w:lineRule="auto"/>
        <w:rPr>
          <w:rFonts w:ascii="TimesNewRomanPSMT" w:hAnsi="TimesNewRomanPSMT" w:cs="TimesNewRomanPSMT"/>
          <w:lang w:val="en-US"/>
        </w:rPr>
      </w:pPr>
    </w:p>
    <w:p w14:paraId="03443D2C" w14:textId="77777777" w:rsidR="002B70A5" w:rsidRDefault="002B70A5" w:rsidP="008758E7">
      <w:pPr>
        <w:autoSpaceDE w:val="0"/>
        <w:autoSpaceDN w:val="0"/>
        <w:adjustRightInd w:val="0"/>
        <w:spacing w:after="0" w:line="240" w:lineRule="auto"/>
        <w:rPr>
          <w:rFonts w:ascii="TimesNewRomanPSMT" w:hAnsi="TimesNewRomanPSMT" w:cs="TimesNewRomanPSMT"/>
          <w:lang w:val="en-US"/>
        </w:rPr>
      </w:pPr>
    </w:p>
    <w:p w14:paraId="6BEB80BF" w14:textId="77777777" w:rsidR="002B70A5" w:rsidRDefault="002B70A5" w:rsidP="008758E7">
      <w:pPr>
        <w:autoSpaceDE w:val="0"/>
        <w:autoSpaceDN w:val="0"/>
        <w:adjustRightInd w:val="0"/>
        <w:spacing w:after="0" w:line="240" w:lineRule="auto"/>
        <w:rPr>
          <w:rFonts w:ascii="TimesNewRomanPSMT" w:hAnsi="TimesNewRomanPSMT" w:cs="TimesNewRomanPSMT"/>
          <w:lang w:val="en-US"/>
        </w:rPr>
      </w:pPr>
    </w:p>
    <w:p w14:paraId="44B70F55" w14:textId="77777777" w:rsidR="002B70A5" w:rsidRDefault="002B70A5" w:rsidP="008758E7">
      <w:pPr>
        <w:autoSpaceDE w:val="0"/>
        <w:autoSpaceDN w:val="0"/>
        <w:adjustRightInd w:val="0"/>
        <w:spacing w:after="0" w:line="240" w:lineRule="auto"/>
        <w:rPr>
          <w:rFonts w:ascii="TimesNewRomanPSMT" w:hAnsi="TimesNewRomanPSMT" w:cs="TimesNewRomanPSMT"/>
          <w:lang w:val="en-US"/>
        </w:rPr>
      </w:pPr>
    </w:p>
    <w:p w14:paraId="3DD408AB" w14:textId="77777777" w:rsidR="002B70A5" w:rsidRPr="00640D9F" w:rsidRDefault="003450D9" w:rsidP="00640D9F">
      <w:pPr>
        <w:pStyle w:val="Heading4"/>
        <w:rPr>
          <w:lang w:val="en-US"/>
        </w:rPr>
      </w:pPr>
      <w:r w:rsidRPr="009B7C1F">
        <w:rPr>
          <w:lang w:val="en-US"/>
        </w:rPr>
        <w:t>Phasing</w:t>
      </w:r>
    </w:p>
    <w:p w14:paraId="0A5D6B54" w14:textId="77777777" w:rsidR="002B70A5" w:rsidRDefault="002B70A5" w:rsidP="002B70A5">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A phase is a period during which large</w:t>
      </w:r>
      <w:r>
        <w:rPr>
          <w:rFonts w:ascii="TimesNewRomanPSMT" w:hAnsi="TimesNewRomanPSMT" w:cs="TimesNewRomanPSMT"/>
          <w:lang w:val="en-US"/>
        </w:rPr>
        <w:t xml:space="preserve"> </w:t>
      </w:r>
      <w:r w:rsidRPr="00E40404">
        <w:rPr>
          <w:rFonts w:ascii="TimesNewRomanPSMT" w:hAnsi="TimesNewRomanPSMT" w:cs="TimesNewRomanPSMT"/>
          <w:lang w:val="en-US"/>
        </w:rPr>
        <w:t>portions of your forces are involved in similar or mutually supporting activities. They are usually defined</w:t>
      </w:r>
      <w:r>
        <w:rPr>
          <w:rFonts w:ascii="TimesNewRomanPSMT" w:hAnsi="TimesNewRomanPSMT" w:cs="TimesNewRomanPSMT"/>
          <w:lang w:val="en-US"/>
        </w:rPr>
        <w:t xml:space="preserve"> </w:t>
      </w:r>
      <w:r w:rsidRPr="00E40404">
        <w:rPr>
          <w:rFonts w:ascii="TimesNewRomanPSMT" w:hAnsi="TimesNewRomanPSMT" w:cs="TimesNewRomanPSMT"/>
          <w:lang w:val="en-US"/>
        </w:rPr>
        <w:t xml:space="preserve">by the accomplishment of </w:t>
      </w:r>
      <w:r w:rsidRPr="00E40404">
        <w:rPr>
          <w:rFonts w:ascii="TimesNewRomanPS-ItalicMT" w:hAnsi="TimesNewRomanPS-ItalicMT" w:cs="TimesNewRomanPS-ItalicMT"/>
          <w:i/>
          <w:iCs/>
          <w:lang w:val="en-US"/>
        </w:rPr>
        <w:t>one or more related goals or objectives</w:t>
      </w:r>
      <w:r w:rsidRPr="00E40404">
        <w:rPr>
          <w:rFonts w:ascii="TimesNewRomanPSMT" w:hAnsi="TimesNewRomanPSMT" w:cs="TimesNewRomanPSMT"/>
          <w:lang w:val="en-US"/>
        </w:rPr>
        <w:t xml:space="preserve">. </w:t>
      </w:r>
      <w:r w:rsidRPr="004107CA">
        <w:rPr>
          <w:lang w:val="en-US"/>
        </w:rPr>
        <w:t>Phasing provides an orderly schedule of military decisions and indicates</w:t>
      </w:r>
      <w:r>
        <w:rPr>
          <w:lang w:val="en-US"/>
        </w:rPr>
        <w:t xml:space="preserve"> </w:t>
      </w:r>
      <w:r w:rsidRPr="004107CA">
        <w:rPr>
          <w:lang w:val="en-US"/>
        </w:rPr>
        <w:t xml:space="preserve">preplanned shifts in priorities and intent. </w:t>
      </w:r>
      <w:r w:rsidRPr="00E40404">
        <w:rPr>
          <w:rFonts w:ascii="TimesNewRomanPSMT" w:hAnsi="TimesNewRomanPSMT" w:cs="TimesNewRomanPSMT"/>
          <w:lang w:val="en-US"/>
        </w:rPr>
        <w:t>Transition from one phase to another</w:t>
      </w:r>
      <w:r>
        <w:rPr>
          <w:rFonts w:ascii="TimesNewRomanPSMT" w:hAnsi="TimesNewRomanPSMT" w:cs="TimesNewRomanPSMT"/>
          <w:lang w:val="en-US"/>
        </w:rPr>
        <w:t xml:space="preserve"> </w:t>
      </w:r>
      <w:r w:rsidRPr="00E40404">
        <w:rPr>
          <w:rFonts w:ascii="TimesNewRomanPSMT" w:hAnsi="TimesNewRomanPSMT" w:cs="TimesNewRomanPSMT"/>
          <w:lang w:val="en-US"/>
        </w:rPr>
        <w:t xml:space="preserve">indicates a shift in emphasis for the campaign. </w:t>
      </w:r>
    </w:p>
    <w:p w14:paraId="3CEB3BE0" w14:textId="77777777" w:rsidR="002B70A5" w:rsidRDefault="002B70A5" w:rsidP="002B70A5">
      <w:pPr>
        <w:autoSpaceDE w:val="0"/>
        <w:autoSpaceDN w:val="0"/>
        <w:adjustRightInd w:val="0"/>
        <w:spacing w:after="0" w:line="240" w:lineRule="auto"/>
        <w:rPr>
          <w:rFonts w:ascii="TimesNewRomanPSMT" w:hAnsi="TimesNewRomanPSMT" w:cs="TimesNewRomanPSMT"/>
          <w:lang w:val="en-US"/>
        </w:rPr>
      </w:pPr>
    </w:p>
    <w:p w14:paraId="2764C95B" w14:textId="77777777" w:rsidR="002B70A5" w:rsidRDefault="002B70A5" w:rsidP="002B70A5">
      <w:pPr>
        <w:autoSpaceDE w:val="0"/>
        <w:autoSpaceDN w:val="0"/>
        <w:adjustRightInd w:val="0"/>
        <w:spacing w:after="0" w:line="240" w:lineRule="auto"/>
        <w:rPr>
          <w:rFonts w:ascii="TimesNewRomanPSMT" w:hAnsi="TimesNewRomanPSMT" w:cs="TimesNewRomanPSMT"/>
          <w:lang w:val="en-US"/>
        </w:rPr>
      </w:pPr>
    </w:p>
    <w:p w14:paraId="608D7EC0" w14:textId="77777777" w:rsidR="003450D9" w:rsidRDefault="003450D9" w:rsidP="003450D9">
      <w:pPr>
        <w:autoSpaceDE w:val="0"/>
        <w:autoSpaceDN w:val="0"/>
        <w:adjustRightInd w:val="0"/>
        <w:spacing w:after="0" w:line="240" w:lineRule="auto"/>
        <w:rPr>
          <w:lang w:val="en-US"/>
        </w:rPr>
      </w:pPr>
      <w:r w:rsidRPr="004107CA">
        <w:rPr>
          <w:lang w:val="en-US"/>
        </w:rPr>
        <w:t>The joint air operation can</w:t>
      </w:r>
      <w:r>
        <w:rPr>
          <w:lang w:val="en-US"/>
        </w:rPr>
        <w:t xml:space="preserve"> </w:t>
      </w:r>
      <w:r w:rsidRPr="004107CA">
        <w:rPr>
          <w:lang w:val="en-US"/>
        </w:rPr>
        <w:t xml:space="preserve">consist of several phases, with priority given to operations that can achieve </w:t>
      </w:r>
      <w:r>
        <w:rPr>
          <w:lang w:val="en-US"/>
        </w:rPr>
        <w:t>JFC`s</w:t>
      </w:r>
      <w:r w:rsidRPr="004107CA">
        <w:rPr>
          <w:lang w:val="en-US"/>
        </w:rPr>
        <w:t xml:space="preserve"> objectives. </w:t>
      </w:r>
      <w:r w:rsidR="00AE08E6" w:rsidRPr="00E40404">
        <w:rPr>
          <w:rFonts w:ascii="TimesNewRomanPSMT" w:hAnsi="TimesNewRomanPSMT" w:cs="TimesNewRomanPSMT"/>
          <w:lang w:val="en-US"/>
        </w:rPr>
        <w:t>The</w:t>
      </w:r>
      <w:r w:rsidR="00AE08E6">
        <w:rPr>
          <w:rFonts w:ascii="TimesNewRomanPSMT" w:hAnsi="TimesNewRomanPSMT" w:cs="TimesNewRomanPSMT"/>
          <w:lang w:val="en-US"/>
        </w:rPr>
        <w:t xml:space="preserve"> air strategy (concept of operation)</w:t>
      </w:r>
      <w:r w:rsidR="00AE08E6" w:rsidRPr="00E40404">
        <w:rPr>
          <w:rFonts w:ascii="TimesNewRomanPSMT" w:hAnsi="TimesNewRomanPSMT" w:cs="TimesNewRomanPSMT"/>
          <w:lang w:val="en-US"/>
        </w:rPr>
        <w:t xml:space="preserve"> must also be phased</w:t>
      </w:r>
      <w:r w:rsidR="00AE08E6">
        <w:rPr>
          <w:rFonts w:ascii="TimesNewRomanPSMT" w:hAnsi="TimesNewRomanPSMT" w:cs="TimesNewRomanPSMT"/>
          <w:lang w:val="en-US"/>
        </w:rPr>
        <w:t xml:space="preserve"> </w:t>
      </w:r>
      <w:r w:rsidR="00AE08E6" w:rsidRPr="00E40404">
        <w:rPr>
          <w:rFonts w:ascii="TimesNewRomanPSMT" w:hAnsi="TimesNewRomanPSMT" w:cs="TimesNewRomanPSMT"/>
          <w:lang w:val="en-US"/>
        </w:rPr>
        <w:t>and synchronized with the plans of the</w:t>
      </w:r>
      <w:r w:rsidR="00AE08E6">
        <w:rPr>
          <w:rFonts w:ascii="TimesNewRomanPSMT" w:hAnsi="TimesNewRomanPSMT" w:cs="TimesNewRomanPSMT"/>
          <w:lang w:val="en-US"/>
        </w:rPr>
        <w:t xml:space="preserve"> </w:t>
      </w:r>
      <w:r w:rsidR="00AE08E6" w:rsidRPr="00E40404">
        <w:rPr>
          <w:rFonts w:ascii="TimesNewRomanPSMT" w:hAnsi="TimesNewRomanPSMT" w:cs="TimesNewRomanPSMT"/>
          <w:lang w:val="en-US"/>
        </w:rPr>
        <w:t>other components to ensure smooth</w:t>
      </w:r>
      <w:r w:rsidR="00AE08E6">
        <w:rPr>
          <w:rFonts w:ascii="TimesNewRomanPSMT" w:hAnsi="TimesNewRomanPSMT" w:cs="TimesNewRomanPSMT"/>
          <w:lang w:val="en-US"/>
        </w:rPr>
        <w:t xml:space="preserve"> </w:t>
      </w:r>
      <w:r w:rsidR="00AE08E6" w:rsidRPr="00E40404">
        <w:rPr>
          <w:rFonts w:ascii="TimesNewRomanPSMT" w:hAnsi="TimesNewRomanPSMT" w:cs="TimesNewRomanPSMT"/>
          <w:lang w:val="en-US"/>
        </w:rPr>
        <w:t xml:space="preserve">coordination of air, </w:t>
      </w:r>
      <w:r w:rsidR="00AE08E6">
        <w:rPr>
          <w:rFonts w:ascii="TimesNewRomanPSMT" w:hAnsi="TimesNewRomanPSMT" w:cs="TimesNewRomanPSMT"/>
          <w:lang w:val="en-US"/>
        </w:rPr>
        <w:t>maritime</w:t>
      </w:r>
      <w:r w:rsidR="00AE08E6" w:rsidRPr="00E40404">
        <w:rPr>
          <w:rFonts w:ascii="TimesNewRomanPSMT" w:hAnsi="TimesNewRomanPSMT" w:cs="TimesNewRomanPSMT"/>
          <w:lang w:val="en-US"/>
        </w:rPr>
        <w:t xml:space="preserve">, and </w:t>
      </w:r>
      <w:r w:rsidR="00AE08E6">
        <w:rPr>
          <w:rFonts w:ascii="TimesNewRomanPSMT" w:hAnsi="TimesNewRomanPSMT" w:cs="TimesNewRomanPSMT"/>
          <w:lang w:val="en-US"/>
        </w:rPr>
        <w:t xml:space="preserve">land </w:t>
      </w:r>
      <w:r w:rsidR="00AE08E6" w:rsidRPr="00E40404">
        <w:rPr>
          <w:rFonts w:ascii="TimesNewRomanPSMT" w:hAnsi="TimesNewRomanPSMT" w:cs="TimesNewRomanPSMT"/>
          <w:lang w:val="en-US"/>
        </w:rPr>
        <w:t>operations.</w:t>
      </w:r>
      <w:r w:rsidR="00AE08E6">
        <w:rPr>
          <w:rFonts w:ascii="TimesNewRomanPSMT" w:hAnsi="TimesNewRomanPSMT" w:cs="TimesNewRomanPSMT"/>
          <w:lang w:val="en-US"/>
        </w:rPr>
        <w:t xml:space="preserve"> </w:t>
      </w:r>
      <w:r w:rsidRPr="004107CA">
        <w:rPr>
          <w:lang w:val="en-US"/>
        </w:rPr>
        <w:t>The JFACC uses varying combinations of the functions and</w:t>
      </w:r>
      <w:r>
        <w:rPr>
          <w:lang w:val="en-US"/>
        </w:rPr>
        <w:t xml:space="preserve"> missions of air</w:t>
      </w:r>
      <w:r w:rsidRPr="004107CA">
        <w:rPr>
          <w:lang w:val="en-US"/>
        </w:rPr>
        <w:t xml:space="preserve"> power to accomplish the objectives in each phase. The</w:t>
      </w:r>
      <w:r>
        <w:rPr>
          <w:lang w:val="en-US"/>
        </w:rPr>
        <w:t xml:space="preserve"> </w:t>
      </w:r>
      <w:r w:rsidRPr="004107CA">
        <w:rPr>
          <w:lang w:val="en-US"/>
        </w:rPr>
        <w:t>following factors influence the decisions on phasing the JAOP:</w:t>
      </w:r>
    </w:p>
    <w:p w14:paraId="2F446BA9" w14:textId="77777777" w:rsidR="003450D9" w:rsidRDefault="003450D9" w:rsidP="003450D9">
      <w:pPr>
        <w:autoSpaceDE w:val="0"/>
        <w:autoSpaceDN w:val="0"/>
        <w:adjustRightInd w:val="0"/>
        <w:spacing w:after="0" w:line="240" w:lineRule="auto"/>
        <w:rPr>
          <w:lang w:val="en-US"/>
        </w:rPr>
      </w:pPr>
    </w:p>
    <w:p w14:paraId="6EE2F90D" w14:textId="77777777" w:rsidR="003450D9" w:rsidRDefault="003450D9" w:rsidP="003450D9">
      <w:pPr>
        <w:pStyle w:val="ListParagraph"/>
        <w:numPr>
          <w:ilvl w:val="0"/>
          <w:numId w:val="31"/>
        </w:numPr>
        <w:autoSpaceDE w:val="0"/>
        <w:autoSpaceDN w:val="0"/>
        <w:adjustRightInd w:val="0"/>
        <w:spacing w:after="0" w:line="240" w:lineRule="auto"/>
        <w:rPr>
          <w:lang w:val="en-US"/>
        </w:rPr>
      </w:pPr>
      <w:r w:rsidRPr="00CC634E">
        <w:rPr>
          <w:b/>
          <w:lang w:val="en-US"/>
        </w:rPr>
        <w:t>Methods of Phasing</w:t>
      </w:r>
      <w:r w:rsidRPr="004107CA">
        <w:rPr>
          <w:lang w:val="en-US"/>
        </w:rPr>
        <w:t xml:space="preserve">. Phasing is accomplished in a variety of ways. In cases when the JFC establishes phasing, this is the starting point for determining JAOP phasing. A few of the more common methods for phasing are by region, objectives, or force limitations. </w:t>
      </w:r>
      <w:r>
        <w:rPr>
          <w:lang w:val="en-US"/>
        </w:rPr>
        <w:t>JFACC</w:t>
      </w:r>
      <w:r w:rsidRPr="004107CA">
        <w:rPr>
          <w:lang w:val="en-US"/>
        </w:rPr>
        <w:t xml:space="preserve"> should clearly identify start points, phase objectives, and </w:t>
      </w:r>
      <w:r>
        <w:rPr>
          <w:lang w:val="en-US"/>
        </w:rPr>
        <w:t>what</w:t>
      </w:r>
      <w:r w:rsidRPr="004107CA">
        <w:rPr>
          <w:lang w:val="en-US"/>
        </w:rPr>
        <w:t xml:space="preserve"> define when the phase is complete. Note that the end point of one phase does not have to be the start point on the next phase. Phases will usually overlap to some extent and may occur simultaneously. Phasing guidance should identify phase objectives, tasks, and priorities.</w:t>
      </w:r>
    </w:p>
    <w:p w14:paraId="14794C94" w14:textId="77777777" w:rsidR="003450D9" w:rsidRDefault="003450D9" w:rsidP="003450D9">
      <w:pPr>
        <w:autoSpaceDE w:val="0"/>
        <w:autoSpaceDN w:val="0"/>
        <w:adjustRightInd w:val="0"/>
        <w:spacing w:after="0" w:line="240" w:lineRule="auto"/>
        <w:rPr>
          <w:lang w:val="en-US"/>
        </w:rPr>
      </w:pPr>
    </w:p>
    <w:p w14:paraId="0C7B9020" w14:textId="77777777" w:rsidR="003450D9" w:rsidRDefault="003450D9" w:rsidP="003450D9">
      <w:pPr>
        <w:autoSpaceDE w:val="0"/>
        <w:autoSpaceDN w:val="0"/>
        <w:adjustRightInd w:val="0"/>
        <w:spacing w:after="0" w:line="240" w:lineRule="auto"/>
        <w:rPr>
          <w:lang w:val="en-US"/>
        </w:rPr>
      </w:pPr>
    </w:p>
    <w:p w14:paraId="7B54E49A" w14:textId="77777777" w:rsidR="003450D9" w:rsidRDefault="003450D9" w:rsidP="003450D9">
      <w:pPr>
        <w:pStyle w:val="ListParagraph"/>
        <w:numPr>
          <w:ilvl w:val="0"/>
          <w:numId w:val="31"/>
        </w:numPr>
        <w:autoSpaceDE w:val="0"/>
        <w:autoSpaceDN w:val="0"/>
        <w:adjustRightInd w:val="0"/>
        <w:spacing w:after="0" w:line="240" w:lineRule="auto"/>
        <w:rPr>
          <w:lang w:val="en-US"/>
        </w:rPr>
      </w:pPr>
      <w:r w:rsidRPr="00CC634E">
        <w:rPr>
          <w:b/>
          <w:lang w:val="en-US"/>
        </w:rPr>
        <w:t>Prioritization of Attack</w:t>
      </w:r>
      <w:r w:rsidRPr="004107CA">
        <w:rPr>
          <w:lang w:val="en-US"/>
        </w:rPr>
        <w:t xml:space="preserve">. </w:t>
      </w:r>
      <w:r>
        <w:rPr>
          <w:lang w:val="en-US"/>
        </w:rPr>
        <w:t xml:space="preserve">The JFC may prioritize the </w:t>
      </w:r>
      <w:r w:rsidRPr="004107CA">
        <w:rPr>
          <w:lang w:val="en-US"/>
        </w:rPr>
        <w:t xml:space="preserve">military objectives, which the JFACC uses to orient the JAOP to meet JFC priorities. A conscious decision to prioritize objectives can drive the phasing of the JAOP by dictating a specific mission flow. This is based on </w:t>
      </w:r>
      <w:r>
        <w:rPr>
          <w:lang w:val="en-US"/>
        </w:rPr>
        <w:t>operational</w:t>
      </w:r>
      <w:r w:rsidRPr="004107CA">
        <w:rPr>
          <w:lang w:val="en-US"/>
        </w:rPr>
        <w:t xml:space="preserve"> considerations and translates into assignment of relative values for specific target sets and individual targets. The JFACC directs attacks on the selected target sets in parallel, series, or some combination of the two. Attack in series generally refers to attacking targets in the highest priority target set sequentially, beginning with the highest priority target and continuing to the lowest priority, before initiating attack on the next target set. Parallel attack refers to multiple, simultaneous attacks against targets with different priority levels. This is usually the preferred method, as it generates greater disruption and shock effects on the enemy. Because of airpower’s flexibility and the technologies of precision and stealth, air forces are becoming more able to conduct parallel warfare. Parallel warfare uses </w:t>
      </w:r>
      <w:r>
        <w:rPr>
          <w:lang w:val="en-US"/>
        </w:rPr>
        <w:t>air</w:t>
      </w:r>
      <w:r w:rsidRPr="004107CA">
        <w:rPr>
          <w:lang w:val="en-US"/>
        </w:rPr>
        <w:t xml:space="preserve"> power to attack key enemy systems and forces in order to paralyze its ability to function as it desires. Parallel warfare can use </w:t>
      </w:r>
      <w:r>
        <w:rPr>
          <w:lang w:val="en-US"/>
        </w:rPr>
        <w:t>simultaneous attacks in time and space</w:t>
      </w:r>
      <w:r w:rsidRPr="004107CA">
        <w:rPr>
          <w:lang w:val="en-US"/>
        </w:rPr>
        <w:t xml:space="preserve"> to control the enemy’s functions and activities. If the enemy’s key targets, target sets, or COGs can be found and identified, they are usually within airpower’s reach. This presents the enemy leadership (military and political) with the dilemma of trying to cope with multiple threats against multiple possible targets.</w:t>
      </w:r>
    </w:p>
    <w:p w14:paraId="02D2E501" w14:textId="77777777" w:rsidR="003450D9" w:rsidRDefault="003450D9" w:rsidP="003450D9">
      <w:pPr>
        <w:autoSpaceDE w:val="0"/>
        <w:autoSpaceDN w:val="0"/>
        <w:adjustRightInd w:val="0"/>
        <w:spacing w:after="0" w:line="240" w:lineRule="auto"/>
        <w:rPr>
          <w:lang w:val="en-US"/>
        </w:rPr>
      </w:pPr>
    </w:p>
    <w:p w14:paraId="6FA810FB" w14:textId="77777777" w:rsidR="003450D9" w:rsidRDefault="003450D9" w:rsidP="003450D9">
      <w:pPr>
        <w:pStyle w:val="ListParagraph"/>
        <w:numPr>
          <w:ilvl w:val="0"/>
          <w:numId w:val="31"/>
        </w:numPr>
        <w:autoSpaceDE w:val="0"/>
        <w:autoSpaceDN w:val="0"/>
        <w:adjustRightInd w:val="0"/>
        <w:spacing w:after="0" w:line="240" w:lineRule="auto"/>
        <w:rPr>
          <w:lang w:val="en-US"/>
        </w:rPr>
      </w:pPr>
      <w:r w:rsidRPr="009B37BF">
        <w:rPr>
          <w:b/>
          <w:lang w:val="en-US"/>
        </w:rPr>
        <w:t>Battlespace Control.</w:t>
      </w:r>
      <w:r w:rsidRPr="004107CA">
        <w:rPr>
          <w:lang w:val="en-US"/>
        </w:rPr>
        <w:t xml:space="preserve"> JFCs normally seek </w:t>
      </w:r>
      <w:r>
        <w:rPr>
          <w:lang w:val="en-US"/>
        </w:rPr>
        <w:t>air</w:t>
      </w:r>
      <w:r w:rsidRPr="004107CA">
        <w:rPr>
          <w:lang w:val="en-US"/>
        </w:rPr>
        <w:t xml:space="preserve"> superiority early in the conduct of operations. Establishing control of </w:t>
      </w:r>
      <w:r>
        <w:rPr>
          <w:lang w:val="en-US"/>
        </w:rPr>
        <w:t>the airspace</w:t>
      </w:r>
      <w:r w:rsidRPr="004107CA">
        <w:rPr>
          <w:lang w:val="en-US"/>
        </w:rPr>
        <w:t xml:space="preserve"> is normally the key objective in the first phase of the JAOP. In general, </w:t>
      </w:r>
      <w:r>
        <w:rPr>
          <w:lang w:val="en-US"/>
        </w:rPr>
        <w:t>control of the air</w:t>
      </w:r>
      <w:r w:rsidRPr="004107CA">
        <w:rPr>
          <w:lang w:val="en-US"/>
        </w:rPr>
        <w:t xml:space="preserve"> is a prerequisite to effective pursuit of other objectives.</w:t>
      </w:r>
    </w:p>
    <w:p w14:paraId="1DA0612D" w14:textId="77777777" w:rsidR="003450D9" w:rsidRPr="004107CA" w:rsidRDefault="003450D9" w:rsidP="003450D9">
      <w:pPr>
        <w:pStyle w:val="ListParagraph"/>
        <w:rPr>
          <w:lang w:val="en-US"/>
        </w:rPr>
      </w:pPr>
    </w:p>
    <w:p w14:paraId="2CBCCCCC" w14:textId="77777777" w:rsidR="003450D9" w:rsidRDefault="003450D9" w:rsidP="003450D9">
      <w:pPr>
        <w:autoSpaceDE w:val="0"/>
        <w:autoSpaceDN w:val="0"/>
        <w:adjustRightInd w:val="0"/>
        <w:spacing w:after="0" w:line="240" w:lineRule="auto"/>
        <w:rPr>
          <w:lang w:val="en-US"/>
        </w:rPr>
      </w:pPr>
    </w:p>
    <w:p w14:paraId="62097298" w14:textId="77777777" w:rsidR="003450D9" w:rsidRPr="004107CA" w:rsidRDefault="003450D9" w:rsidP="003450D9">
      <w:pPr>
        <w:autoSpaceDE w:val="0"/>
        <w:autoSpaceDN w:val="0"/>
        <w:adjustRightInd w:val="0"/>
        <w:spacing w:after="0" w:line="240" w:lineRule="auto"/>
        <w:rPr>
          <w:lang w:val="en-US"/>
        </w:rPr>
      </w:pPr>
      <w:r w:rsidRPr="004107CA">
        <w:rPr>
          <w:lang w:val="en-US"/>
        </w:rPr>
        <w:t>Not every operation requires phasing. Because of the unique nature and</w:t>
      </w:r>
      <w:r>
        <w:rPr>
          <w:lang w:val="en-US"/>
        </w:rPr>
        <w:t xml:space="preserve"> </w:t>
      </w:r>
      <w:r w:rsidRPr="004107CA">
        <w:rPr>
          <w:lang w:val="en-US"/>
        </w:rPr>
        <w:t>capabilities of a</w:t>
      </w:r>
      <w:r>
        <w:rPr>
          <w:lang w:val="en-US"/>
        </w:rPr>
        <w:t>ir</w:t>
      </w:r>
      <w:r w:rsidRPr="004107CA">
        <w:rPr>
          <w:lang w:val="en-US"/>
        </w:rPr>
        <w:t xml:space="preserve"> power, it may be artificially constraining for the JFACC</w:t>
      </w:r>
      <w:r>
        <w:rPr>
          <w:lang w:val="en-US"/>
        </w:rPr>
        <w:t xml:space="preserve"> </w:t>
      </w:r>
      <w:r w:rsidRPr="004107CA">
        <w:rPr>
          <w:lang w:val="en-US"/>
        </w:rPr>
        <w:t>to describe the air campaign in terms of linear phases. Phasing is a tool used</w:t>
      </w:r>
      <w:r>
        <w:rPr>
          <w:lang w:val="en-US"/>
        </w:rPr>
        <w:t xml:space="preserve"> </w:t>
      </w:r>
      <w:r w:rsidRPr="004107CA">
        <w:rPr>
          <w:lang w:val="en-US"/>
        </w:rPr>
        <w:t xml:space="preserve">by </w:t>
      </w:r>
      <w:r>
        <w:rPr>
          <w:lang w:val="en-US"/>
        </w:rPr>
        <w:t>the JFC</w:t>
      </w:r>
      <w:r w:rsidRPr="004107CA">
        <w:rPr>
          <w:lang w:val="en-US"/>
        </w:rPr>
        <w:t xml:space="preserve"> to achieve synchronization in time. Air operations</w:t>
      </w:r>
      <w:r>
        <w:rPr>
          <w:lang w:val="en-US"/>
        </w:rPr>
        <w:t xml:space="preserve"> </w:t>
      </w:r>
      <w:r w:rsidRPr="004107CA">
        <w:rPr>
          <w:lang w:val="en-US"/>
        </w:rPr>
        <w:t>usually occur simultaneously and are considered complete when</w:t>
      </w:r>
      <w:r>
        <w:rPr>
          <w:lang w:val="en-US"/>
        </w:rPr>
        <w:t xml:space="preserve"> </w:t>
      </w:r>
      <w:r w:rsidRPr="004107CA">
        <w:rPr>
          <w:lang w:val="en-US"/>
        </w:rPr>
        <w:t>the desired effect is achieved, not after a given time or when a specific</w:t>
      </w:r>
      <w:r>
        <w:rPr>
          <w:lang w:val="en-US"/>
        </w:rPr>
        <w:t xml:space="preserve"> </w:t>
      </w:r>
      <w:r w:rsidRPr="004107CA">
        <w:rPr>
          <w:lang w:val="en-US"/>
        </w:rPr>
        <w:t xml:space="preserve">geographic point is reached. </w:t>
      </w:r>
      <w:r w:rsidRPr="009B37BF">
        <w:rPr>
          <w:i/>
          <w:lang w:val="en-US"/>
        </w:rPr>
        <w:t>However, phasing can be a useful tool to communicate the JFACC’s concept of operations</w:t>
      </w:r>
      <w:r w:rsidRPr="004107CA">
        <w:rPr>
          <w:lang w:val="en-US"/>
        </w:rPr>
        <w:t>.</w:t>
      </w:r>
    </w:p>
    <w:p w14:paraId="1F7E0BCF" w14:textId="77777777" w:rsidR="003450D9" w:rsidRDefault="003450D9" w:rsidP="003450D9">
      <w:pPr>
        <w:pStyle w:val="NoSpacing"/>
        <w:rPr>
          <w:lang w:val="en-US"/>
        </w:rPr>
      </w:pPr>
    </w:p>
    <w:p w14:paraId="4197CED4" w14:textId="77777777" w:rsidR="003450D9" w:rsidRDefault="003450D9" w:rsidP="003450D9">
      <w:pPr>
        <w:pStyle w:val="NoSpacing"/>
        <w:rPr>
          <w:lang w:val="en-US"/>
        </w:rPr>
      </w:pPr>
    </w:p>
    <w:p w14:paraId="77E6718E" w14:textId="77777777" w:rsidR="003450D9" w:rsidRDefault="003450D9" w:rsidP="003450D9">
      <w:pPr>
        <w:autoSpaceDE w:val="0"/>
        <w:autoSpaceDN w:val="0"/>
        <w:adjustRightInd w:val="0"/>
        <w:spacing w:after="0" w:line="240" w:lineRule="auto"/>
        <w:rPr>
          <w:lang w:val="en-US"/>
        </w:rPr>
      </w:pPr>
      <w:r w:rsidRPr="004107CA">
        <w:rPr>
          <w:lang w:val="en-US"/>
        </w:rPr>
        <w:t>Once friendly forces can operate without serious risk from enemy</w:t>
      </w:r>
      <w:r>
        <w:rPr>
          <w:lang w:val="en-US"/>
        </w:rPr>
        <w:t xml:space="preserve"> </w:t>
      </w:r>
      <w:r w:rsidRPr="004107CA">
        <w:rPr>
          <w:lang w:val="en-US"/>
        </w:rPr>
        <w:t xml:space="preserve">attack, </w:t>
      </w:r>
      <w:r>
        <w:rPr>
          <w:lang w:val="en-US"/>
        </w:rPr>
        <w:t>air</w:t>
      </w:r>
      <w:r w:rsidRPr="004107CA">
        <w:rPr>
          <w:lang w:val="en-US"/>
        </w:rPr>
        <w:t xml:space="preserve"> operations often focus on neutralizing the</w:t>
      </w:r>
      <w:r>
        <w:rPr>
          <w:lang w:val="en-US"/>
        </w:rPr>
        <w:t xml:space="preserve"> </w:t>
      </w:r>
      <w:r w:rsidRPr="004107CA">
        <w:rPr>
          <w:lang w:val="en-US"/>
        </w:rPr>
        <w:t>enemy COGs. The goal is to apply force against those points whose</w:t>
      </w:r>
      <w:r>
        <w:rPr>
          <w:lang w:val="en-US"/>
        </w:rPr>
        <w:t xml:space="preserve"> </w:t>
      </w:r>
      <w:r w:rsidRPr="004107CA">
        <w:rPr>
          <w:lang w:val="en-US"/>
        </w:rPr>
        <w:t>disruption will achieve maximum effect in support of a</w:t>
      </w:r>
      <w:r>
        <w:rPr>
          <w:lang w:val="en-US"/>
        </w:rPr>
        <w:t>ir</w:t>
      </w:r>
      <w:r w:rsidRPr="004107CA">
        <w:rPr>
          <w:lang w:val="en-US"/>
        </w:rPr>
        <w:t xml:space="preserve"> objectives</w:t>
      </w:r>
      <w:r>
        <w:rPr>
          <w:lang w:val="en-US"/>
        </w:rPr>
        <w:t xml:space="preserve"> </w:t>
      </w:r>
      <w:r w:rsidRPr="004107CA">
        <w:rPr>
          <w:lang w:val="en-US"/>
        </w:rPr>
        <w:t>and correspondi</w:t>
      </w:r>
      <w:r>
        <w:rPr>
          <w:lang w:val="en-US"/>
        </w:rPr>
        <w:t xml:space="preserve">ng JFC </w:t>
      </w:r>
      <w:r w:rsidRPr="004107CA">
        <w:rPr>
          <w:lang w:val="en-US"/>
        </w:rPr>
        <w:t>objectives. Air interdiction can also significantly</w:t>
      </w:r>
      <w:r>
        <w:rPr>
          <w:lang w:val="en-US"/>
        </w:rPr>
        <w:t xml:space="preserve"> </w:t>
      </w:r>
      <w:r w:rsidRPr="004107CA">
        <w:rPr>
          <w:lang w:val="en-US"/>
        </w:rPr>
        <w:t>affect the course of a campaign. It contributes by interfering</w:t>
      </w:r>
      <w:r>
        <w:rPr>
          <w:lang w:val="en-US"/>
        </w:rPr>
        <w:t xml:space="preserve"> </w:t>
      </w:r>
      <w:r w:rsidRPr="004107CA">
        <w:rPr>
          <w:lang w:val="en-US"/>
        </w:rPr>
        <w:t>with the enemy’s ability to command, mass, maneuver, withdraw, supply,</w:t>
      </w:r>
      <w:r>
        <w:rPr>
          <w:lang w:val="en-US"/>
        </w:rPr>
        <w:t xml:space="preserve"> </w:t>
      </w:r>
      <w:r w:rsidRPr="004107CA">
        <w:rPr>
          <w:lang w:val="en-US"/>
        </w:rPr>
        <w:t>and reinforce available combat power and by weakening the enemy</w:t>
      </w:r>
      <w:r>
        <w:rPr>
          <w:lang w:val="en-US"/>
        </w:rPr>
        <w:t xml:space="preserve"> </w:t>
      </w:r>
      <w:r w:rsidRPr="004107CA">
        <w:rPr>
          <w:lang w:val="en-US"/>
        </w:rPr>
        <w:t>physically and psychologically. It also creates opportunities for friendly</w:t>
      </w:r>
      <w:r>
        <w:rPr>
          <w:lang w:val="en-US"/>
        </w:rPr>
        <w:t xml:space="preserve"> </w:t>
      </w:r>
      <w:r w:rsidRPr="004107CA">
        <w:rPr>
          <w:lang w:val="en-US"/>
        </w:rPr>
        <w:t>commanders to exploit. The task of CAS is to provide selective and discriminate</w:t>
      </w:r>
      <w:r>
        <w:rPr>
          <w:lang w:val="en-US"/>
        </w:rPr>
        <w:t xml:space="preserve"> </w:t>
      </w:r>
      <w:r w:rsidRPr="004107CA">
        <w:rPr>
          <w:lang w:val="en-US"/>
        </w:rPr>
        <w:t>firepower, when and where needed, in support of land forces.</w:t>
      </w:r>
      <w:r>
        <w:rPr>
          <w:lang w:val="en-US"/>
        </w:rPr>
        <w:t xml:space="preserve"> It provides LCC</w:t>
      </w:r>
      <w:r w:rsidRPr="004107CA">
        <w:rPr>
          <w:lang w:val="en-US"/>
        </w:rPr>
        <w:t xml:space="preserve"> with highly mobile, responsive, and concentrated</w:t>
      </w:r>
      <w:r>
        <w:rPr>
          <w:lang w:val="en-US"/>
        </w:rPr>
        <w:t xml:space="preserve"> </w:t>
      </w:r>
      <w:r w:rsidRPr="004107CA">
        <w:rPr>
          <w:lang w:val="en-US"/>
        </w:rPr>
        <w:t>firepower; enhances the element of surprise; can employ munitions</w:t>
      </w:r>
      <w:r>
        <w:rPr>
          <w:lang w:val="en-US"/>
        </w:rPr>
        <w:t xml:space="preserve"> </w:t>
      </w:r>
      <w:r w:rsidRPr="004107CA">
        <w:rPr>
          <w:lang w:val="en-US"/>
        </w:rPr>
        <w:t>with great precision; and can attack targets that are inaccessible</w:t>
      </w:r>
      <w:r>
        <w:rPr>
          <w:lang w:val="en-US"/>
        </w:rPr>
        <w:t xml:space="preserve"> </w:t>
      </w:r>
      <w:r w:rsidRPr="004107CA">
        <w:rPr>
          <w:lang w:val="en-US"/>
        </w:rPr>
        <w:t>or invulnerable to surface fire. Although CAS is the least efficient application</w:t>
      </w:r>
      <w:r>
        <w:rPr>
          <w:lang w:val="en-US"/>
        </w:rPr>
        <w:t xml:space="preserve"> </w:t>
      </w:r>
      <w:r w:rsidRPr="004107CA">
        <w:rPr>
          <w:lang w:val="en-US"/>
        </w:rPr>
        <w:t>of air forces, at times it may be their most critical mission, particularly</w:t>
      </w:r>
      <w:r>
        <w:rPr>
          <w:lang w:val="en-US"/>
        </w:rPr>
        <w:t xml:space="preserve"> </w:t>
      </w:r>
      <w:r w:rsidRPr="004107CA">
        <w:rPr>
          <w:lang w:val="en-US"/>
        </w:rPr>
        <w:t>when it is required to ensure the success or survival of ground forces.</w:t>
      </w:r>
    </w:p>
    <w:p w14:paraId="5E9F4CEB" w14:textId="77777777" w:rsidR="00381B55" w:rsidRDefault="00381B55" w:rsidP="003450D9">
      <w:pPr>
        <w:autoSpaceDE w:val="0"/>
        <w:autoSpaceDN w:val="0"/>
        <w:adjustRightInd w:val="0"/>
        <w:spacing w:after="0" w:line="240" w:lineRule="auto"/>
        <w:rPr>
          <w:lang w:val="en-US"/>
        </w:rPr>
      </w:pPr>
    </w:p>
    <w:p w14:paraId="2056C8C9" w14:textId="77777777" w:rsidR="00381B55" w:rsidRDefault="00381B55" w:rsidP="003450D9">
      <w:pPr>
        <w:autoSpaceDE w:val="0"/>
        <w:autoSpaceDN w:val="0"/>
        <w:adjustRightInd w:val="0"/>
        <w:spacing w:after="0" w:line="240" w:lineRule="auto"/>
        <w:rPr>
          <w:lang w:val="en-US"/>
        </w:rPr>
      </w:pPr>
    </w:p>
    <w:p w14:paraId="3C6192B3" w14:textId="77777777" w:rsidR="00381B55" w:rsidRPr="00692833" w:rsidRDefault="00692833" w:rsidP="00381B55">
      <w:pPr>
        <w:autoSpaceDE w:val="0"/>
        <w:autoSpaceDN w:val="0"/>
        <w:adjustRightInd w:val="0"/>
        <w:spacing w:after="0" w:line="240" w:lineRule="auto"/>
        <w:rPr>
          <w:rFonts w:ascii="TimesNewRomanPSMT" w:hAnsi="TimesNewRomanPSMT" w:cs="TimesNewRomanPSMT"/>
          <w:b/>
          <w:lang w:val="en-US"/>
        </w:rPr>
      </w:pPr>
      <w:r w:rsidRPr="00692833">
        <w:rPr>
          <w:rFonts w:ascii="TimesNewRomanPSMT" w:hAnsi="TimesNewRomanPSMT" w:cs="TimesNewRomanPSMT"/>
          <w:b/>
          <w:lang w:val="en-US"/>
        </w:rPr>
        <w:t>Rules of thumb:</w:t>
      </w:r>
    </w:p>
    <w:p w14:paraId="0645A20A" w14:textId="77777777" w:rsidR="00381B55" w:rsidRDefault="00381B55" w:rsidP="00381B55">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(1) Early phases</w:t>
      </w:r>
      <w:r>
        <w:rPr>
          <w:rFonts w:ascii="TimesNewRomanPSMT" w:hAnsi="TimesNewRomanPSMT" w:cs="TimesNewRomanPSMT"/>
          <w:lang w:val="en-US"/>
        </w:rPr>
        <w:t xml:space="preserve"> </w:t>
      </w:r>
      <w:r w:rsidRPr="00E40404">
        <w:rPr>
          <w:rFonts w:ascii="TimesNewRomanPSMT" w:hAnsi="TimesNewRomanPSMT" w:cs="TimesNewRomanPSMT"/>
          <w:lang w:val="en-US"/>
        </w:rPr>
        <w:t>normally have air control as</w:t>
      </w:r>
      <w:r>
        <w:rPr>
          <w:rFonts w:ascii="TimesNewRomanPSMT" w:hAnsi="TimesNewRomanPSMT" w:cs="TimesNewRomanPSMT"/>
          <w:lang w:val="en-US"/>
        </w:rPr>
        <w:t xml:space="preserve"> </w:t>
      </w:r>
      <w:r w:rsidR="00692833">
        <w:rPr>
          <w:rFonts w:ascii="TimesNewRomanPSMT" w:hAnsi="TimesNewRomanPSMT" w:cs="TimesNewRomanPSMT"/>
          <w:lang w:val="en-US"/>
        </w:rPr>
        <w:t>high priority</w:t>
      </w:r>
      <w:r w:rsidRPr="00E40404">
        <w:rPr>
          <w:rFonts w:ascii="TimesNewRomanPSMT" w:hAnsi="TimesNewRomanPSMT" w:cs="TimesNewRomanPSMT"/>
          <w:lang w:val="en-US"/>
        </w:rPr>
        <w:t>. Depending on the</w:t>
      </w:r>
      <w:r>
        <w:rPr>
          <w:rFonts w:ascii="TimesNewRomanPSMT" w:hAnsi="TimesNewRomanPSMT" w:cs="TimesNewRomanPSMT"/>
          <w:lang w:val="en-US"/>
        </w:rPr>
        <w:t xml:space="preserve"> </w:t>
      </w:r>
      <w:r w:rsidRPr="00E40404">
        <w:rPr>
          <w:rFonts w:ascii="TimesNewRomanPSMT" w:hAnsi="TimesNewRomanPSMT" w:cs="TimesNewRomanPSMT"/>
          <w:lang w:val="en-US"/>
        </w:rPr>
        <w:t>enemy threat, you should consider the</w:t>
      </w:r>
      <w:r>
        <w:rPr>
          <w:rFonts w:ascii="TimesNewRomanPSMT" w:hAnsi="TimesNewRomanPSMT" w:cs="TimesNewRomanPSMT"/>
          <w:lang w:val="en-US"/>
        </w:rPr>
        <w:t xml:space="preserve"> </w:t>
      </w:r>
      <w:r w:rsidRPr="00E40404">
        <w:rPr>
          <w:rFonts w:ascii="TimesNewRomanPSMT" w:hAnsi="TimesNewRomanPSMT" w:cs="TimesNewRomanPSMT"/>
          <w:lang w:val="en-US"/>
        </w:rPr>
        <w:t xml:space="preserve">need for defensive </w:t>
      </w:r>
      <w:r w:rsidR="000225BD" w:rsidRPr="00E40404">
        <w:rPr>
          <w:rFonts w:ascii="TimesNewRomanPSMT" w:hAnsi="TimesNewRomanPSMT" w:cs="TimesNewRomanPSMT"/>
          <w:lang w:val="en-US"/>
        </w:rPr>
        <w:t>counter air</w:t>
      </w:r>
      <w:r w:rsidRPr="00E40404">
        <w:rPr>
          <w:rFonts w:ascii="TimesNewRomanPSMT" w:hAnsi="TimesNewRomanPSMT" w:cs="TimesNewRomanPSMT"/>
          <w:lang w:val="en-US"/>
        </w:rPr>
        <w:t xml:space="preserve"> to protect</w:t>
      </w:r>
      <w:r>
        <w:rPr>
          <w:rFonts w:ascii="TimesNewRomanPSMT" w:hAnsi="TimesNewRomanPSMT" w:cs="TimesNewRomanPSMT"/>
          <w:lang w:val="en-US"/>
        </w:rPr>
        <w:t xml:space="preserve"> </w:t>
      </w:r>
      <w:r w:rsidRPr="00E40404">
        <w:rPr>
          <w:rFonts w:ascii="TimesNewRomanPSMT" w:hAnsi="TimesNewRomanPSMT" w:cs="TimesNewRomanPSMT"/>
          <w:lang w:val="en-US"/>
        </w:rPr>
        <w:t>friendly centers of gravity and deploying</w:t>
      </w:r>
      <w:r>
        <w:rPr>
          <w:rFonts w:ascii="TimesNewRomanPSMT" w:hAnsi="TimesNewRomanPSMT" w:cs="TimesNewRomanPSMT"/>
          <w:lang w:val="en-US"/>
        </w:rPr>
        <w:t xml:space="preserve"> f</w:t>
      </w:r>
      <w:r w:rsidRPr="00E40404">
        <w:rPr>
          <w:rFonts w:ascii="TimesNewRomanPSMT" w:hAnsi="TimesNewRomanPSMT" w:cs="TimesNewRomanPSMT"/>
          <w:lang w:val="en-US"/>
        </w:rPr>
        <w:t>orces as soon as you enter the theater.</w:t>
      </w:r>
      <w:r>
        <w:rPr>
          <w:rFonts w:ascii="TimesNewRomanPSMT" w:hAnsi="TimesNewRomanPSMT" w:cs="TimesNewRomanPSMT"/>
          <w:lang w:val="en-US"/>
        </w:rPr>
        <w:t xml:space="preserve"> </w:t>
      </w:r>
      <w:r w:rsidRPr="00E40404">
        <w:rPr>
          <w:rFonts w:ascii="TimesNewRomanPSMT" w:hAnsi="TimesNewRomanPSMT" w:cs="TimesNewRomanPSMT"/>
          <w:lang w:val="en-US"/>
        </w:rPr>
        <w:t>This is usually fairly easy to plan for.</w:t>
      </w:r>
      <w:r>
        <w:rPr>
          <w:rFonts w:ascii="TimesNewRomanPSMT" w:hAnsi="TimesNewRomanPSMT" w:cs="TimesNewRomanPSMT"/>
          <w:lang w:val="en-US"/>
        </w:rPr>
        <w:t xml:space="preserve"> </w:t>
      </w:r>
      <w:r w:rsidRPr="00E40404">
        <w:rPr>
          <w:rFonts w:ascii="TimesNewRomanPSMT" w:hAnsi="TimesNewRomanPSMT" w:cs="TimesNewRomanPSMT"/>
          <w:lang w:val="en-US"/>
        </w:rPr>
        <w:t xml:space="preserve">Planning for offensive </w:t>
      </w:r>
      <w:r w:rsidR="000225BD" w:rsidRPr="00E40404">
        <w:rPr>
          <w:rFonts w:ascii="TimesNewRomanPSMT" w:hAnsi="TimesNewRomanPSMT" w:cs="TimesNewRomanPSMT"/>
          <w:lang w:val="en-US"/>
        </w:rPr>
        <w:t>counter air</w:t>
      </w:r>
      <w:r>
        <w:rPr>
          <w:rFonts w:ascii="TimesNewRomanPSMT" w:hAnsi="TimesNewRomanPSMT" w:cs="TimesNewRomanPSMT"/>
          <w:lang w:val="en-US"/>
        </w:rPr>
        <w:t xml:space="preserve"> </w:t>
      </w:r>
      <w:r w:rsidRPr="00E40404">
        <w:rPr>
          <w:rFonts w:ascii="TimesNewRomanPSMT" w:hAnsi="TimesNewRomanPSMT" w:cs="TimesNewRomanPSMT"/>
          <w:lang w:val="en-US"/>
        </w:rPr>
        <w:t xml:space="preserve">operations will require much more </w:t>
      </w:r>
      <w:r w:rsidR="000225BD" w:rsidRPr="00E40404">
        <w:rPr>
          <w:rFonts w:ascii="TimesNewRomanPSMT" w:hAnsi="TimesNewRomanPSMT" w:cs="TimesNewRomanPSMT"/>
          <w:lang w:val="en-US"/>
        </w:rPr>
        <w:t>in-depth</w:t>
      </w:r>
      <w:r>
        <w:rPr>
          <w:rFonts w:ascii="TimesNewRomanPSMT" w:hAnsi="TimesNewRomanPSMT" w:cs="TimesNewRomanPSMT"/>
          <w:lang w:val="en-US"/>
        </w:rPr>
        <w:t xml:space="preserve"> </w:t>
      </w:r>
      <w:r w:rsidRPr="00E40404">
        <w:rPr>
          <w:rFonts w:ascii="TimesNewRomanPSMT" w:hAnsi="TimesNewRomanPSMT" w:cs="TimesNewRomanPSMT"/>
          <w:lang w:val="en-US"/>
        </w:rPr>
        <w:t>analysis of your enemy as a system.</w:t>
      </w:r>
      <w:r>
        <w:rPr>
          <w:rFonts w:ascii="TimesNewRomanPSMT" w:hAnsi="TimesNewRomanPSMT" w:cs="TimesNewRomanPSMT"/>
          <w:lang w:val="en-US"/>
        </w:rPr>
        <w:t xml:space="preserve"> </w:t>
      </w:r>
      <w:r w:rsidRPr="00E40404">
        <w:rPr>
          <w:rFonts w:ascii="TimesNewRomanPSMT" w:hAnsi="TimesNewRomanPSMT" w:cs="TimesNewRomanPSMT"/>
          <w:lang w:val="en-US"/>
        </w:rPr>
        <w:t>You must determine the numbers and</w:t>
      </w:r>
      <w:r>
        <w:rPr>
          <w:rFonts w:ascii="TimesNewRomanPSMT" w:hAnsi="TimesNewRomanPSMT" w:cs="TimesNewRomanPSMT"/>
          <w:lang w:val="en-US"/>
        </w:rPr>
        <w:t xml:space="preserve"> </w:t>
      </w:r>
      <w:r w:rsidRPr="00E40404">
        <w:rPr>
          <w:rFonts w:ascii="TimesNewRomanPSMT" w:hAnsi="TimesNewRomanPSMT" w:cs="TimesNewRomanPSMT"/>
          <w:lang w:val="en-US"/>
        </w:rPr>
        <w:t>types of platforms, sorties, and</w:t>
      </w:r>
      <w:r>
        <w:rPr>
          <w:rFonts w:ascii="TimesNewRomanPSMT" w:hAnsi="TimesNewRomanPSMT" w:cs="TimesNewRomanPSMT"/>
          <w:lang w:val="en-US"/>
        </w:rPr>
        <w:t xml:space="preserve"> </w:t>
      </w:r>
      <w:r w:rsidRPr="00E40404">
        <w:rPr>
          <w:rFonts w:ascii="TimesNewRomanPSMT" w:hAnsi="TimesNewRomanPSMT" w:cs="TimesNewRomanPSMT"/>
          <w:lang w:val="en-US"/>
        </w:rPr>
        <w:t>munitions needed to strike enemy air</w:t>
      </w:r>
      <w:r>
        <w:rPr>
          <w:rFonts w:ascii="TimesNewRomanPSMT" w:hAnsi="TimesNewRomanPSMT" w:cs="TimesNewRomanPSMT"/>
          <w:lang w:val="en-US"/>
        </w:rPr>
        <w:t xml:space="preserve"> </w:t>
      </w:r>
      <w:r w:rsidRPr="00E40404">
        <w:rPr>
          <w:rFonts w:ascii="TimesNewRomanPSMT" w:hAnsi="TimesNewRomanPSMT" w:cs="TimesNewRomanPSMT"/>
          <w:lang w:val="en-US"/>
        </w:rPr>
        <w:t>assets and suppress enemy air</w:t>
      </w:r>
      <w:r>
        <w:rPr>
          <w:rFonts w:ascii="TimesNewRomanPSMT" w:hAnsi="TimesNewRomanPSMT" w:cs="TimesNewRomanPSMT"/>
          <w:lang w:val="en-US"/>
        </w:rPr>
        <w:t xml:space="preserve"> </w:t>
      </w:r>
      <w:r w:rsidRPr="00E40404">
        <w:rPr>
          <w:rFonts w:ascii="TimesNewRomanPSMT" w:hAnsi="TimesNewRomanPSMT" w:cs="TimesNewRomanPSMT"/>
          <w:lang w:val="en-US"/>
        </w:rPr>
        <w:t>defenses. Similarly, you must define the</w:t>
      </w:r>
      <w:r>
        <w:rPr>
          <w:rFonts w:ascii="TimesNewRomanPSMT" w:hAnsi="TimesNewRomanPSMT" w:cs="TimesNewRomanPSMT"/>
          <w:lang w:val="en-US"/>
        </w:rPr>
        <w:t xml:space="preserve"> </w:t>
      </w:r>
      <w:r w:rsidRPr="00E40404">
        <w:rPr>
          <w:rFonts w:ascii="TimesNewRomanPSMT" w:hAnsi="TimesNewRomanPSMT" w:cs="TimesNewRomanPSMT"/>
          <w:lang w:val="en-US"/>
        </w:rPr>
        <w:t xml:space="preserve">level of theater or local air control required to achieve </w:t>
      </w:r>
      <w:r w:rsidR="00692833">
        <w:rPr>
          <w:rFonts w:ascii="TimesNewRomanPSMT" w:hAnsi="TimesNewRomanPSMT" w:cs="TimesNewRomanPSMT"/>
          <w:lang w:val="en-US"/>
        </w:rPr>
        <w:t>JFC</w:t>
      </w:r>
      <w:r>
        <w:rPr>
          <w:rFonts w:ascii="TimesNewRomanPSMT" w:hAnsi="TimesNewRomanPSMT" w:cs="TimesNewRomanPSMT"/>
          <w:lang w:val="en-US"/>
        </w:rPr>
        <w:t xml:space="preserve"> </w:t>
      </w:r>
      <w:r w:rsidRPr="00E40404">
        <w:rPr>
          <w:rFonts w:ascii="TimesNewRomanPSMT" w:hAnsi="TimesNewRomanPSMT" w:cs="TimesNewRomanPSMT"/>
          <w:lang w:val="en-US"/>
        </w:rPr>
        <w:t>objectives.</w:t>
      </w:r>
      <w:r>
        <w:rPr>
          <w:rFonts w:ascii="TimesNewRomanPSMT" w:hAnsi="TimesNewRomanPSMT" w:cs="TimesNewRomanPSMT"/>
          <w:lang w:val="en-US"/>
        </w:rPr>
        <w:t xml:space="preserve"> </w:t>
      </w:r>
      <w:r w:rsidRPr="00E40404">
        <w:rPr>
          <w:rFonts w:ascii="TimesNewRomanPSMT" w:hAnsi="TimesNewRomanPSMT" w:cs="TimesNewRomanPSMT"/>
          <w:lang w:val="en-US"/>
        </w:rPr>
        <w:t>Remember, air control are not</w:t>
      </w:r>
      <w:r>
        <w:rPr>
          <w:rFonts w:ascii="TimesNewRomanPSMT" w:hAnsi="TimesNewRomanPSMT" w:cs="TimesNewRomanPSMT"/>
          <w:lang w:val="en-US"/>
        </w:rPr>
        <w:t xml:space="preserve"> </w:t>
      </w:r>
      <w:r w:rsidRPr="00E40404">
        <w:rPr>
          <w:rFonts w:ascii="TimesNewRomanPSMT" w:hAnsi="TimesNewRomanPSMT" w:cs="TimesNewRomanPSMT"/>
          <w:lang w:val="en-US"/>
        </w:rPr>
        <w:t>usually ends unto themselves, but they</w:t>
      </w:r>
      <w:r>
        <w:rPr>
          <w:rFonts w:ascii="TimesNewRomanPSMT" w:hAnsi="TimesNewRomanPSMT" w:cs="TimesNewRomanPSMT"/>
          <w:lang w:val="en-US"/>
        </w:rPr>
        <w:t xml:space="preserve"> </w:t>
      </w:r>
      <w:r w:rsidRPr="00E40404">
        <w:rPr>
          <w:rFonts w:ascii="TimesNewRomanPS-ItalicMT" w:hAnsi="TimesNewRomanPS-ItalicMT" w:cs="TimesNewRomanPS-ItalicMT"/>
          <w:i/>
          <w:iCs/>
          <w:lang w:val="en-US"/>
        </w:rPr>
        <w:t xml:space="preserve">enable </w:t>
      </w:r>
      <w:r w:rsidRPr="00E40404">
        <w:rPr>
          <w:rFonts w:ascii="TimesNewRomanPSMT" w:hAnsi="TimesNewRomanPSMT" w:cs="TimesNewRomanPSMT"/>
          <w:lang w:val="en-US"/>
        </w:rPr>
        <w:t>you to do other things.</w:t>
      </w:r>
    </w:p>
    <w:p w14:paraId="38661846" w14:textId="77777777" w:rsidR="00381B55" w:rsidRDefault="00381B55" w:rsidP="00381B55">
      <w:pPr>
        <w:autoSpaceDE w:val="0"/>
        <w:autoSpaceDN w:val="0"/>
        <w:adjustRightInd w:val="0"/>
        <w:spacing w:after="0" w:line="240" w:lineRule="auto"/>
        <w:rPr>
          <w:rFonts w:ascii="TimesNewRomanPSMT" w:hAnsi="TimesNewRomanPSMT" w:cs="TimesNewRomanPSMT"/>
          <w:lang w:val="en-US"/>
        </w:rPr>
      </w:pPr>
    </w:p>
    <w:p w14:paraId="3FBE0993" w14:textId="77777777" w:rsidR="00381B55" w:rsidRPr="00E40404" w:rsidRDefault="00381B55" w:rsidP="00381B55">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 xml:space="preserve">(2) Another early priority for </w:t>
      </w:r>
      <w:r>
        <w:rPr>
          <w:rFonts w:ascii="TimesNewRomanPSMT" w:hAnsi="TimesNewRomanPSMT" w:cs="TimesNewRomanPSMT"/>
          <w:lang w:val="en-US"/>
        </w:rPr>
        <w:t>JFACC</w:t>
      </w:r>
      <w:r w:rsidRPr="00E40404">
        <w:rPr>
          <w:rFonts w:ascii="TimesNewRomanPSMT" w:hAnsi="TimesNewRomanPSMT" w:cs="TimesNewRomanPSMT"/>
          <w:lang w:val="en-US"/>
        </w:rPr>
        <w:t xml:space="preserve"> planners is determining how to</w:t>
      </w:r>
      <w:r>
        <w:rPr>
          <w:rFonts w:ascii="TimesNewRomanPSMT" w:hAnsi="TimesNewRomanPSMT" w:cs="TimesNewRomanPSMT"/>
          <w:lang w:val="en-US"/>
        </w:rPr>
        <w:t xml:space="preserve"> </w:t>
      </w:r>
      <w:r w:rsidRPr="00E40404">
        <w:rPr>
          <w:rFonts w:ascii="TimesNewRomanPSMT" w:hAnsi="TimesNewRomanPSMT" w:cs="TimesNewRomanPSMT"/>
          <w:lang w:val="en-US"/>
        </w:rPr>
        <w:t>dislocate and exploit the enemy system</w:t>
      </w:r>
      <w:r>
        <w:rPr>
          <w:rFonts w:ascii="TimesNewRomanPSMT" w:hAnsi="TimesNewRomanPSMT" w:cs="TimesNewRomanPSMT"/>
          <w:lang w:val="en-US"/>
        </w:rPr>
        <w:t xml:space="preserve"> </w:t>
      </w:r>
      <w:r w:rsidRPr="00E40404">
        <w:rPr>
          <w:rFonts w:ascii="TimesNewRomanPSMT" w:hAnsi="TimesNewRomanPSMT" w:cs="TimesNewRomanPSMT"/>
          <w:lang w:val="en-US"/>
        </w:rPr>
        <w:t>as quickly as possible across the full</w:t>
      </w:r>
      <w:r>
        <w:rPr>
          <w:rFonts w:ascii="TimesNewRomanPSMT" w:hAnsi="TimesNewRomanPSMT" w:cs="TimesNewRomanPSMT"/>
          <w:lang w:val="en-US"/>
        </w:rPr>
        <w:t xml:space="preserve"> </w:t>
      </w:r>
      <w:r w:rsidRPr="00E40404">
        <w:rPr>
          <w:rFonts w:ascii="TimesNewRomanPSMT" w:hAnsi="TimesNewRomanPSMT" w:cs="TimesNewRomanPSMT"/>
          <w:lang w:val="en-US"/>
        </w:rPr>
        <w:t>spectrum of its operations. The</w:t>
      </w:r>
      <w:r>
        <w:rPr>
          <w:rFonts w:ascii="TimesNewRomanPSMT" w:hAnsi="TimesNewRomanPSMT" w:cs="TimesNewRomanPSMT"/>
          <w:lang w:val="en-US"/>
        </w:rPr>
        <w:t xml:space="preserve"> </w:t>
      </w:r>
      <w:r w:rsidRPr="00887576">
        <w:rPr>
          <w:rFonts w:ascii="TimesNewRomanPSMT" w:hAnsi="TimesNewRomanPSMT" w:cs="TimesNewRomanPSMT"/>
          <w:highlight w:val="yellow"/>
          <w:lang w:val="en-US"/>
          <w:rPrChange w:id="69" w:author="Halldor Jonsson" w:date="2021-11-15T13:34:00Z">
            <w:rPr>
              <w:rFonts w:ascii="TimesNewRomanPSMT" w:hAnsi="TimesNewRomanPSMT" w:cs="TimesNewRomanPSMT"/>
              <w:lang w:val="en-US"/>
            </w:rPr>
          </w:rPrChange>
        </w:rPr>
        <w:t>airman’s</w:t>
      </w:r>
      <w:r w:rsidRPr="00E40404">
        <w:rPr>
          <w:rFonts w:ascii="TimesNewRomanPSMT" w:hAnsi="TimesNewRomanPSMT" w:cs="TimesNewRomanPSMT"/>
          <w:lang w:val="en-US"/>
        </w:rPr>
        <w:t xml:space="preserve"> most valuable tool in this effort</w:t>
      </w:r>
      <w:r>
        <w:rPr>
          <w:rFonts w:ascii="TimesNewRomanPSMT" w:hAnsi="TimesNewRomanPSMT" w:cs="TimesNewRomanPSMT"/>
          <w:lang w:val="en-US"/>
        </w:rPr>
        <w:t xml:space="preserve"> </w:t>
      </w:r>
      <w:r w:rsidRPr="00E40404">
        <w:rPr>
          <w:rFonts w:ascii="TimesNewRomanPSMT" w:hAnsi="TimesNewRomanPSMT" w:cs="TimesNewRomanPSMT"/>
          <w:lang w:val="en-US"/>
        </w:rPr>
        <w:t>is strategic attack. Strategic attack (SA)</w:t>
      </w:r>
      <w:r>
        <w:rPr>
          <w:rFonts w:ascii="TimesNewRomanPSMT" w:hAnsi="TimesNewRomanPSMT" w:cs="TimesNewRomanPSMT"/>
          <w:lang w:val="en-US"/>
        </w:rPr>
        <w:t xml:space="preserve"> </w:t>
      </w:r>
      <w:r w:rsidRPr="00E40404">
        <w:rPr>
          <w:rFonts w:ascii="TimesNewRomanPSMT" w:hAnsi="TimesNewRomanPSMT" w:cs="TimesNewRomanPSMT"/>
          <w:lang w:val="en-US"/>
        </w:rPr>
        <w:t>consists of those operations designed to</w:t>
      </w:r>
      <w:r>
        <w:rPr>
          <w:rFonts w:ascii="TimesNewRomanPSMT" w:hAnsi="TimesNewRomanPSMT" w:cs="TimesNewRomanPSMT"/>
          <w:lang w:val="en-US"/>
        </w:rPr>
        <w:t xml:space="preserve"> </w:t>
      </w:r>
      <w:r w:rsidRPr="00E40404">
        <w:rPr>
          <w:rFonts w:ascii="TimesNewRomanPSMT" w:hAnsi="TimesNewRomanPSMT" w:cs="TimesNewRomanPSMT"/>
          <w:lang w:val="en-US"/>
        </w:rPr>
        <w:t>have war-wide effects by striking</w:t>
      </w:r>
      <w:r>
        <w:rPr>
          <w:rFonts w:ascii="TimesNewRomanPSMT" w:hAnsi="TimesNewRomanPSMT" w:cs="TimesNewRomanPSMT"/>
          <w:lang w:val="en-US"/>
        </w:rPr>
        <w:t xml:space="preserve"> </w:t>
      </w:r>
      <w:r w:rsidRPr="00E40404">
        <w:rPr>
          <w:rFonts w:ascii="TimesNewRomanPSMT" w:hAnsi="TimesNewRomanPSMT" w:cs="TimesNewRomanPSMT"/>
          <w:lang w:val="en-US"/>
        </w:rPr>
        <w:t>directly at the enemy’s centers of</w:t>
      </w:r>
      <w:r>
        <w:rPr>
          <w:rFonts w:ascii="TimesNewRomanPSMT" w:hAnsi="TimesNewRomanPSMT" w:cs="TimesNewRomanPSMT"/>
          <w:lang w:val="en-US"/>
        </w:rPr>
        <w:t xml:space="preserve"> </w:t>
      </w:r>
      <w:r w:rsidRPr="00E40404">
        <w:rPr>
          <w:rFonts w:ascii="TimesNewRomanPSMT" w:hAnsi="TimesNewRomanPSMT" w:cs="TimesNewRomanPSMT"/>
          <w:lang w:val="en-US"/>
        </w:rPr>
        <w:t>gravity, without first having to engage</w:t>
      </w:r>
      <w:r>
        <w:rPr>
          <w:rFonts w:ascii="TimesNewRomanPSMT" w:hAnsi="TimesNewRomanPSMT" w:cs="TimesNewRomanPSMT"/>
          <w:lang w:val="en-US"/>
        </w:rPr>
        <w:t xml:space="preserve"> their fielded forces. Strategic Attack</w:t>
      </w:r>
      <w:r w:rsidRPr="00E40404">
        <w:rPr>
          <w:rFonts w:ascii="TimesNewRomanPSMT" w:hAnsi="TimesNewRomanPSMT" w:cs="TimesNewRomanPSMT"/>
          <w:lang w:val="en-US"/>
        </w:rPr>
        <w:t xml:space="preserve"> usually</w:t>
      </w:r>
      <w:r>
        <w:rPr>
          <w:rFonts w:ascii="TimesNewRomanPSMT" w:hAnsi="TimesNewRomanPSMT" w:cs="TimesNewRomanPSMT"/>
          <w:lang w:val="en-US"/>
        </w:rPr>
        <w:t xml:space="preserve"> </w:t>
      </w:r>
      <w:r w:rsidRPr="00E40404">
        <w:rPr>
          <w:rFonts w:ascii="TimesNewRomanPSMT" w:hAnsi="TimesNewRomanPSMT" w:cs="TimesNewRomanPSMT"/>
          <w:lang w:val="en-US"/>
        </w:rPr>
        <w:t>represents the most efficient use of</w:t>
      </w:r>
      <w:r>
        <w:rPr>
          <w:rFonts w:ascii="TimesNewRomanPSMT" w:hAnsi="TimesNewRomanPSMT" w:cs="TimesNewRomanPSMT"/>
          <w:lang w:val="en-US"/>
        </w:rPr>
        <w:t xml:space="preserve"> </w:t>
      </w:r>
      <w:r w:rsidRPr="00E40404">
        <w:rPr>
          <w:rFonts w:ascii="TimesNewRomanPSMT" w:hAnsi="TimesNewRomanPSMT" w:cs="TimesNewRomanPSMT"/>
          <w:lang w:val="en-US"/>
        </w:rPr>
        <w:t>airpower, since it is designed to have the</w:t>
      </w:r>
      <w:r>
        <w:rPr>
          <w:rFonts w:ascii="TimesNewRomanPSMT" w:hAnsi="TimesNewRomanPSMT" w:cs="TimesNewRomanPSMT"/>
          <w:lang w:val="en-US"/>
        </w:rPr>
        <w:t xml:space="preserve"> </w:t>
      </w:r>
      <w:r w:rsidRPr="00E40404">
        <w:rPr>
          <w:rFonts w:ascii="TimesNewRomanPSMT" w:hAnsi="TimesNewRomanPSMT" w:cs="TimesNewRomanPSMT"/>
          <w:lang w:val="en-US"/>
        </w:rPr>
        <w:t>most far-reaching impact with the least</w:t>
      </w:r>
      <w:r>
        <w:rPr>
          <w:rFonts w:ascii="TimesNewRomanPSMT" w:hAnsi="TimesNewRomanPSMT" w:cs="TimesNewRomanPSMT"/>
          <w:lang w:val="en-US"/>
        </w:rPr>
        <w:t xml:space="preserve"> </w:t>
      </w:r>
      <w:r w:rsidRPr="00E40404">
        <w:rPr>
          <w:rFonts w:ascii="TimesNewRomanPSMT" w:hAnsi="TimesNewRomanPSMT" w:cs="TimesNewRomanPSMT"/>
          <w:lang w:val="en-US"/>
        </w:rPr>
        <w:t>expenditure of resources. Some level of</w:t>
      </w:r>
      <w:r>
        <w:rPr>
          <w:rFonts w:ascii="TimesNewRomanPSMT" w:hAnsi="TimesNewRomanPSMT" w:cs="TimesNewRomanPSMT"/>
          <w:lang w:val="en-US"/>
        </w:rPr>
        <w:t xml:space="preserve"> </w:t>
      </w:r>
      <w:r w:rsidRPr="00E40404">
        <w:rPr>
          <w:rFonts w:ascii="TimesNewRomanPSMT" w:hAnsi="TimesNewRomanPSMT" w:cs="TimesNewRomanPSMT"/>
          <w:lang w:val="en-US"/>
        </w:rPr>
        <w:t>S</w:t>
      </w:r>
      <w:r>
        <w:rPr>
          <w:rFonts w:ascii="TimesNewRomanPSMT" w:hAnsi="TimesNewRomanPSMT" w:cs="TimesNewRomanPSMT"/>
          <w:lang w:val="en-US"/>
        </w:rPr>
        <w:t xml:space="preserve">trategic </w:t>
      </w:r>
      <w:r w:rsidRPr="00E40404">
        <w:rPr>
          <w:rFonts w:ascii="TimesNewRomanPSMT" w:hAnsi="TimesNewRomanPSMT" w:cs="TimesNewRomanPSMT"/>
          <w:lang w:val="en-US"/>
        </w:rPr>
        <w:t>A</w:t>
      </w:r>
      <w:r>
        <w:rPr>
          <w:rFonts w:ascii="TimesNewRomanPSMT" w:hAnsi="TimesNewRomanPSMT" w:cs="TimesNewRomanPSMT"/>
          <w:lang w:val="en-US"/>
        </w:rPr>
        <w:t>ttack</w:t>
      </w:r>
      <w:r w:rsidRPr="00E40404">
        <w:rPr>
          <w:rFonts w:ascii="TimesNewRomanPSMT" w:hAnsi="TimesNewRomanPSMT" w:cs="TimesNewRomanPSMT"/>
          <w:lang w:val="en-US"/>
        </w:rPr>
        <w:t xml:space="preserve"> will be required in almost any</w:t>
      </w:r>
      <w:r>
        <w:rPr>
          <w:rFonts w:ascii="TimesNewRomanPSMT" w:hAnsi="TimesNewRomanPSMT" w:cs="TimesNewRomanPSMT"/>
          <w:lang w:val="en-US"/>
        </w:rPr>
        <w:t xml:space="preserve"> </w:t>
      </w:r>
      <w:r w:rsidRPr="00E40404">
        <w:rPr>
          <w:rFonts w:ascii="TimesNewRomanPSMT" w:hAnsi="TimesNewRomanPSMT" w:cs="TimesNewRomanPSMT"/>
          <w:lang w:val="en-US"/>
        </w:rPr>
        <w:t>contingency, even if it does not involve</w:t>
      </w:r>
      <w:r>
        <w:rPr>
          <w:rFonts w:ascii="TimesNewRomanPSMT" w:hAnsi="TimesNewRomanPSMT" w:cs="TimesNewRomanPSMT"/>
          <w:lang w:val="en-US"/>
        </w:rPr>
        <w:t xml:space="preserve"> </w:t>
      </w:r>
      <w:r w:rsidRPr="00E40404">
        <w:rPr>
          <w:rFonts w:ascii="TimesNewRomanPSMT" w:hAnsi="TimesNewRomanPSMT" w:cs="TimesNewRomanPSMT"/>
          <w:lang w:val="en-US"/>
        </w:rPr>
        <w:t>the physical destruction of targets or is</w:t>
      </w:r>
      <w:r>
        <w:rPr>
          <w:rFonts w:ascii="TimesNewRomanPSMT" w:hAnsi="TimesNewRomanPSMT" w:cs="TimesNewRomanPSMT"/>
          <w:lang w:val="en-US"/>
        </w:rPr>
        <w:t xml:space="preserve"> </w:t>
      </w:r>
      <w:r w:rsidRPr="00E40404">
        <w:rPr>
          <w:rFonts w:ascii="TimesNewRomanPSMT" w:hAnsi="TimesNewRomanPSMT" w:cs="TimesNewRomanPSMT"/>
          <w:lang w:val="en-US"/>
        </w:rPr>
        <w:t>deliberately limited in time and scope.</w:t>
      </w:r>
      <w:r>
        <w:rPr>
          <w:rFonts w:ascii="TimesNewRomanPSMT" w:hAnsi="TimesNewRomanPSMT" w:cs="TimesNewRomanPSMT"/>
          <w:lang w:val="en-US"/>
        </w:rPr>
        <w:t xml:space="preserve"> </w:t>
      </w:r>
      <w:r w:rsidRPr="00E40404">
        <w:rPr>
          <w:rFonts w:ascii="TimesNewRomanPSMT" w:hAnsi="TimesNewRomanPSMT" w:cs="TimesNewRomanPSMT"/>
          <w:lang w:val="en-US"/>
        </w:rPr>
        <w:t>Planning for strategic attack, however,</w:t>
      </w:r>
      <w:r>
        <w:rPr>
          <w:rFonts w:ascii="TimesNewRomanPSMT" w:hAnsi="TimesNewRomanPSMT" w:cs="TimesNewRomanPSMT"/>
          <w:lang w:val="en-US"/>
        </w:rPr>
        <w:t xml:space="preserve"> </w:t>
      </w:r>
      <w:r w:rsidRPr="00E40404">
        <w:rPr>
          <w:rFonts w:ascii="TimesNewRomanPSMT" w:hAnsi="TimesNewRomanPSMT" w:cs="TimesNewRomanPSMT"/>
          <w:lang w:val="en-US"/>
        </w:rPr>
        <w:t>requires the most intricate analysis of</w:t>
      </w:r>
      <w:r>
        <w:rPr>
          <w:rFonts w:ascii="TimesNewRomanPSMT" w:hAnsi="TimesNewRomanPSMT" w:cs="TimesNewRomanPSMT"/>
          <w:lang w:val="en-US"/>
        </w:rPr>
        <w:t xml:space="preserve"> </w:t>
      </w:r>
      <w:r w:rsidRPr="00E40404">
        <w:rPr>
          <w:rFonts w:ascii="TimesNewRomanPSMT" w:hAnsi="TimesNewRomanPSMT" w:cs="TimesNewRomanPSMT"/>
          <w:lang w:val="en-US"/>
        </w:rPr>
        <w:t>enemy systems and centers of gravity.</w:t>
      </w:r>
      <w:r>
        <w:rPr>
          <w:rFonts w:ascii="TimesNewRomanPSMT" w:hAnsi="TimesNewRomanPSMT" w:cs="TimesNewRomanPSMT"/>
          <w:lang w:val="en-US"/>
        </w:rPr>
        <w:t xml:space="preserve"> </w:t>
      </w:r>
      <w:r w:rsidRPr="00E40404">
        <w:rPr>
          <w:rFonts w:ascii="TimesNewRomanPSMT" w:hAnsi="TimesNewRomanPSMT" w:cs="TimesNewRomanPSMT"/>
          <w:lang w:val="en-US"/>
        </w:rPr>
        <w:t xml:space="preserve">You must determine </w:t>
      </w:r>
      <w:r w:rsidRPr="00E40404">
        <w:rPr>
          <w:rFonts w:ascii="TimesNewRomanPS-ItalicMT" w:hAnsi="TimesNewRomanPS-ItalicMT" w:cs="TimesNewRomanPS-ItalicMT"/>
          <w:i/>
          <w:iCs/>
          <w:lang w:val="en-US"/>
        </w:rPr>
        <w:t>why, when, how,</w:t>
      </w:r>
      <w:r>
        <w:rPr>
          <w:rFonts w:ascii="TimesNewRomanPS-ItalicMT" w:hAnsi="TimesNewRomanPS-ItalicMT" w:cs="TimesNewRomanPS-ItalicMT"/>
          <w:i/>
          <w:iCs/>
          <w:lang w:val="en-US"/>
        </w:rPr>
        <w:t xml:space="preserve"> </w:t>
      </w:r>
      <w:r w:rsidRPr="00E40404">
        <w:rPr>
          <w:rFonts w:ascii="TimesNewRomanPS-ItalicMT" w:hAnsi="TimesNewRomanPS-ItalicMT" w:cs="TimesNewRomanPS-ItalicMT"/>
          <w:i/>
          <w:iCs/>
          <w:lang w:val="en-US"/>
        </w:rPr>
        <w:t xml:space="preserve">and for how long </w:t>
      </w:r>
      <w:r w:rsidRPr="00E40404">
        <w:rPr>
          <w:rFonts w:ascii="TimesNewRomanPSMT" w:hAnsi="TimesNewRomanPSMT" w:cs="TimesNewRomanPSMT"/>
          <w:lang w:val="en-US"/>
        </w:rPr>
        <w:t>you intend to affect</w:t>
      </w:r>
      <w:r>
        <w:rPr>
          <w:rFonts w:ascii="TimesNewRomanPSMT" w:hAnsi="TimesNewRomanPSMT" w:cs="TimesNewRomanPSMT"/>
          <w:lang w:val="en-US"/>
        </w:rPr>
        <w:t xml:space="preserve"> </w:t>
      </w:r>
      <w:r w:rsidRPr="00E40404">
        <w:rPr>
          <w:rFonts w:ascii="TimesNewRomanPSMT" w:hAnsi="TimesNewRomanPSMT" w:cs="TimesNewRomanPSMT"/>
          <w:lang w:val="en-US"/>
        </w:rPr>
        <w:t>your targets. Planning for S</w:t>
      </w:r>
      <w:r>
        <w:rPr>
          <w:rFonts w:ascii="TimesNewRomanPSMT" w:hAnsi="TimesNewRomanPSMT" w:cs="TimesNewRomanPSMT"/>
          <w:lang w:val="en-US"/>
        </w:rPr>
        <w:t>trategic Attack</w:t>
      </w:r>
      <w:r w:rsidRPr="00E40404">
        <w:rPr>
          <w:rFonts w:ascii="TimesNewRomanPSMT" w:hAnsi="TimesNewRomanPSMT" w:cs="TimesNewRomanPSMT"/>
          <w:lang w:val="en-US"/>
        </w:rPr>
        <w:t xml:space="preserve"> usually</w:t>
      </w:r>
      <w:r>
        <w:rPr>
          <w:rFonts w:ascii="TimesNewRomanPSMT" w:hAnsi="TimesNewRomanPSMT" w:cs="TimesNewRomanPSMT"/>
          <w:lang w:val="en-US"/>
        </w:rPr>
        <w:t xml:space="preserve"> </w:t>
      </w:r>
      <w:r w:rsidRPr="00E40404">
        <w:rPr>
          <w:rFonts w:ascii="TimesNewRomanPSMT" w:hAnsi="TimesNewRomanPSMT" w:cs="TimesNewRomanPSMT"/>
          <w:lang w:val="en-US"/>
        </w:rPr>
        <w:t>involves the toughest decision making,</w:t>
      </w:r>
      <w:r>
        <w:rPr>
          <w:rFonts w:ascii="TimesNewRomanPSMT" w:hAnsi="TimesNewRomanPSMT" w:cs="TimesNewRomanPSMT"/>
          <w:lang w:val="en-US"/>
        </w:rPr>
        <w:t xml:space="preserve"> </w:t>
      </w:r>
      <w:r w:rsidRPr="00E40404">
        <w:rPr>
          <w:rFonts w:ascii="TimesNewRomanPSMT" w:hAnsi="TimesNewRomanPSMT" w:cs="TimesNewRomanPSMT"/>
          <w:lang w:val="en-US"/>
        </w:rPr>
        <w:t>too. You must weigh such factors as</w:t>
      </w:r>
      <w:r>
        <w:rPr>
          <w:rFonts w:ascii="TimesNewRomanPSMT" w:hAnsi="TimesNewRomanPSMT" w:cs="TimesNewRomanPSMT"/>
          <w:lang w:val="en-US"/>
        </w:rPr>
        <w:t xml:space="preserve"> ROE, risk</w:t>
      </w:r>
      <w:r w:rsidRPr="00E40404">
        <w:rPr>
          <w:rFonts w:ascii="TimesNewRomanPSMT" w:hAnsi="TimesNewRomanPSMT" w:cs="TimesNewRomanPSMT"/>
          <w:lang w:val="en-US"/>
        </w:rPr>
        <w:t>, the prospect of collateral</w:t>
      </w:r>
      <w:r>
        <w:rPr>
          <w:rFonts w:ascii="TimesNewRomanPSMT" w:hAnsi="TimesNewRomanPSMT" w:cs="TimesNewRomanPSMT"/>
          <w:lang w:val="en-US"/>
        </w:rPr>
        <w:t xml:space="preserve"> </w:t>
      </w:r>
      <w:r w:rsidRPr="00E40404">
        <w:rPr>
          <w:rFonts w:ascii="TimesNewRomanPSMT" w:hAnsi="TimesNewRomanPSMT" w:cs="TimesNewRomanPSMT"/>
          <w:lang w:val="en-US"/>
        </w:rPr>
        <w:t>damage to targets, and potential use of S</w:t>
      </w:r>
      <w:r>
        <w:rPr>
          <w:rFonts w:ascii="TimesNewRomanPSMT" w:hAnsi="TimesNewRomanPSMT" w:cs="TimesNewRomanPSMT"/>
          <w:lang w:val="en-US"/>
        </w:rPr>
        <w:t xml:space="preserve">trategic </w:t>
      </w:r>
      <w:r w:rsidRPr="00E40404">
        <w:rPr>
          <w:rFonts w:ascii="TimesNewRomanPSMT" w:hAnsi="TimesNewRomanPSMT" w:cs="TimesNewRomanPSMT"/>
          <w:lang w:val="en-US"/>
        </w:rPr>
        <w:t>A</w:t>
      </w:r>
      <w:r>
        <w:rPr>
          <w:rFonts w:ascii="TimesNewRomanPSMT" w:hAnsi="TimesNewRomanPSMT" w:cs="TimesNewRomanPSMT"/>
          <w:lang w:val="en-US"/>
        </w:rPr>
        <w:t xml:space="preserve">ttack </w:t>
      </w:r>
      <w:r w:rsidRPr="00E40404">
        <w:rPr>
          <w:rFonts w:ascii="TimesNewRomanPSMT" w:hAnsi="TimesNewRomanPSMT" w:cs="TimesNewRomanPSMT"/>
          <w:lang w:val="en-US"/>
        </w:rPr>
        <w:t>resources for pressing battlefield needs against the potential benefits of attack.</w:t>
      </w:r>
    </w:p>
    <w:p w14:paraId="78822590" w14:textId="77777777" w:rsidR="00381B55" w:rsidRDefault="00381B55" w:rsidP="00381B55">
      <w:pPr>
        <w:pStyle w:val="NoSpacing"/>
        <w:rPr>
          <w:rFonts w:ascii="TimesNewRomanPSMT" w:hAnsi="TimesNewRomanPSMT" w:cs="TimesNewRomanPSMT"/>
          <w:lang w:val="en-US"/>
        </w:rPr>
      </w:pPr>
    </w:p>
    <w:p w14:paraId="33E80B5C" w14:textId="77777777" w:rsidR="00381B55" w:rsidRPr="00E40404" w:rsidRDefault="00381B55" w:rsidP="00381B55">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 xml:space="preserve">(3) </w:t>
      </w:r>
      <w:proofErr w:type="spellStart"/>
      <w:r w:rsidRPr="00E40404">
        <w:rPr>
          <w:rFonts w:ascii="TimesNewRomanPSMT" w:hAnsi="TimesNewRomanPSMT" w:cs="TimesNewRomanPSMT"/>
          <w:lang w:val="en-US"/>
        </w:rPr>
        <w:t>Counterland</w:t>
      </w:r>
      <w:proofErr w:type="spellEnd"/>
      <w:r w:rsidRPr="00E40404">
        <w:rPr>
          <w:rFonts w:ascii="TimesNewRomanPSMT" w:hAnsi="TimesNewRomanPSMT" w:cs="TimesNewRomanPSMT"/>
          <w:lang w:val="en-US"/>
        </w:rPr>
        <w:t xml:space="preserve"> missions are often driven</w:t>
      </w:r>
      <w:r>
        <w:rPr>
          <w:rFonts w:ascii="TimesNewRomanPSMT" w:hAnsi="TimesNewRomanPSMT" w:cs="TimesNewRomanPSMT"/>
          <w:lang w:val="en-US"/>
        </w:rPr>
        <w:t xml:space="preserve"> </w:t>
      </w:r>
      <w:r w:rsidRPr="00E40404">
        <w:rPr>
          <w:rFonts w:ascii="TimesNewRomanPSMT" w:hAnsi="TimesNewRomanPSMT" w:cs="TimesNewRomanPSMT"/>
          <w:lang w:val="en-US"/>
        </w:rPr>
        <w:t>by ground force operations, but can be</w:t>
      </w:r>
      <w:r>
        <w:rPr>
          <w:rFonts w:ascii="TimesNewRomanPSMT" w:hAnsi="TimesNewRomanPSMT" w:cs="TimesNewRomanPSMT"/>
          <w:lang w:val="en-US"/>
        </w:rPr>
        <w:t xml:space="preserve"> </w:t>
      </w:r>
      <w:r w:rsidRPr="00E40404">
        <w:rPr>
          <w:rFonts w:ascii="TimesNewRomanPSMT" w:hAnsi="TimesNewRomanPSMT" w:cs="TimesNewRomanPSMT"/>
          <w:lang w:val="en-US"/>
        </w:rPr>
        <w:t>conducted as independent air operations, or</w:t>
      </w:r>
      <w:r>
        <w:rPr>
          <w:rFonts w:ascii="TimesNewRomanPSMT" w:hAnsi="TimesNewRomanPSMT" w:cs="TimesNewRomanPSMT"/>
          <w:lang w:val="en-US"/>
        </w:rPr>
        <w:t xml:space="preserve"> </w:t>
      </w:r>
      <w:r w:rsidRPr="00E40404">
        <w:rPr>
          <w:rFonts w:ascii="TimesNewRomanPSMT" w:hAnsi="TimesNewRomanPSMT" w:cs="TimesNewRomanPSMT"/>
          <w:lang w:val="en-US"/>
        </w:rPr>
        <w:t>with surface operations acting in support of</w:t>
      </w:r>
      <w:r>
        <w:rPr>
          <w:rFonts w:ascii="TimesNewRomanPSMT" w:hAnsi="TimesNewRomanPSMT" w:cs="TimesNewRomanPSMT"/>
          <w:lang w:val="en-US"/>
        </w:rPr>
        <w:t xml:space="preserve"> </w:t>
      </w:r>
      <w:r w:rsidRPr="00E40404">
        <w:rPr>
          <w:rFonts w:ascii="TimesNewRomanPSMT" w:hAnsi="TimesNewRomanPSMT" w:cs="TimesNewRomanPSMT"/>
          <w:lang w:val="en-US"/>
        </w:rPr>
        <w:t>air</w:t>
      </w:r>
      <w:r w:rsidRPr="00381B55">
        <w:rPr>
          <w:rFonts w:ascii="TimesNewRomanPSMT" w:hAnsi="TimesNewRomanPSMT" w:cs="TimesNewRomanPSMT"/>
          <w:color w:val="000000" w:themeColor="text1"/>
          <w:lang w:val="en-US"/>
        </w:rPr>
        <w:t>.</w:t>
      </w:r>
      <w:r>
        <w:rPr>
          <w:rFonts w:ascii="TimesNewRomanPSMT" w:hAnsi="TimesNewRomanPSMT" w:cs="TimesNewRomanPSMT"/>
          <w:color w:val="FF0000"/>
          <w:lang w:val="en-US"/>
        </w:rPr>
        <w:t xml:space="preserve"> </w:t>
      </w:r>
      <w:r w:rsidRPr="00E40404">
        <w:rPr>
          <w:rFonts w:ascii="TimesNewRomanPSMT" w:hAnsi="TimesNewRomanPSMT" w:cs="TimesNewRomanPSMT"/>
          <w:lang w:val="en-US"/>
        </w:rPr>
        <w:t xml:space="preserve">Interdiction, from an </w:t>
      </w:r>
      <w:r w:rsidRPr="00887576">
        <w:rPr>
          <w:rFonts w:ascii="TimesNewRomanPSMT" w:hAnsi="TimesNewRomanPSMT" w:cs="TimesNewRomanPSMT"/>
          <w:highlight w:val="yellow"/>
          <w:lang w:val="en-US"/>
          <w:rPrChange w:id="70" w:author="Halldor Jonsson" w:date="2021-11-15T13:34:00Z">
            <w:rPr>
              <w:rFonts w:ascii="TimesNewRomanPSMT" w:hAnsi="TimesNewRomanPSMT" w:cs="TimesNewRomanPSMT"/>
              <w:lang w:val="en-US"/>
            </w:rPr>
          </w:rPrChange>
        </w:rPr>
        <w:t>airman’s</w:t>
      </w:r>
      <w:r w:rsidRPr="00E40404">
        <w:rPr>
          <w:rFonts w:ascii="TimesNewRomanPSMT" w:hAnsi="TimesNewRomanPSMT" w:cs="TimesNewRomanPSMT"/>
          <w:lang w:val="en-US"/>
        </w:rPr>
        <w:t xml:space="preserve"> point of</w:t>
      </w:r>
      <w:r>
        <w:rPr>
          <w:rFonts w:ascii="TimesNewRomanPSMT" w:hAnsi="TimesNewRomanPSMT" w:cs="TimesNewRomanPSMT"/>
          <w:lang w:val="en-US"/>
        </w:rPr>
        <w:t xml:space="preserve"> </w:t>
      </w:r>
      <w:r w:rsidRPr="00E40404">
        <w:rPr>
          <w:rFonts w:ascii="TimesNewRomanPSMT" w:hAnsi="TimesNewRomanPSMT" w:cs="TimesNewRomanPSMT"/>
          <w:lang w:val="en-US"/>
        </w:rPr>
        <w:t>view, is more efficient in preparing and</w:t>
      </w:r>
      <w:r>
        <w:rPr>
          <w:rFonts w:ascii="TimesNewRomanPSMT" w:hAnsi="TimesNewRomanPSMT" w:cs="TimesNewRomanPSMT"/>
          <w:lang w:val="en-US"/>
        </w:rPr>
        <w:t xml:space="preserve"> </w:t>
      </w:r>
      <w:r w:rsidRPr="00E40404">
        <w:rPr>
          <w:rFonts w:ascii="TimesNewRomanPSMT" w:hAnsi="TimesNewRomanPSMT" w:cs="TimesNewRomanPSMT"/>
          <w:lang w:val="en-US"/>
        </w:rPr>
        <w:t>shaping the battlespace than is close air</w:t>
      </w:r>
      <w:r>
        <w:rPr>
          <w:rFonts w:ascii="TimesNewRomanPSMT" w:hAnsi="TimesNewRomanPSMT" w:cs="TimesNewRomanPSMT"/>
          <w:lang w:val="en-US"/>
        </w:rPr>
        <w:t xml:space="preserve"> </w:t>
      </w:r>
      <w:r w:rsidRPr="00E40404">
        <w:rPr>
          <w:rFonts w:ascii="TimesNewRomanPSMT" w:hAnsi="TimesNewRomanPSMT" w:cs="TimesNewRomanPSMT"/>
          <w:lang w:val="en-US"/>
        </w:rPr>
        <w:t xml:space="preserve">support </w:t>
      </w:r>
      <w:r w:rsidR="00692833">
        <w:rPr>
          <w:rFonts w:ascii="TimesNewRomanPSMT" w:hAnsi="TimesNewRomanPSMT" w:cs="TimesNewRomanPSMT"/>
          <w:lang w:val="en-US"/>
        </w:rPr>
        <w:t xml:space="preserve">(CAS). Interdiction may be used </w:t>
      </w:r>
      <w:r w:rsidRPr="00E40404">
        <w:rPr>
          <w:rFonts w:ascii="TimesNewRomanPSMT" w:hAnsi="TimesNewRomanPSMT" w:cs="TimesNewRomanPSMT"/>
          <w:lang w:val="en-US"/>
        </w:rPr>
        <w:t>deep within enemy territory to achieve</w:t>
      </w:r>
      <w:r>
        <w:rPr>
          <w:rFonts w:ascii="TimesNewRomanPSMT" w:hAnsi="TimesNewRomanPSMT" w:cs="TimesNewRomanPSMT"/>
          <w:lang w:val="en-US"/>
        </w:rPr>
        <w:t xml:space="preserve"> </w:t>
      </w:r>
      <w:r w:rsidRPr="00E40404">
        <w:rPr>
          <w:rFonts w:ascii="TimesNewRomanPSMT" w:hAnsi="TimesNewRomanPSMT" w:cs="TimesNewRomanPSMT"/>
          <w:lang w:val="en-US"/>
        </w:rPr>
        <w:t>decisive operational or strategic effects</w:t>
      </w:r>
      <w:r>
        <w:rPr>
          <w:rFonts w:ascii="TimesNewRomanPSMT" w:hAnsi="TimesNewRomanPSMT" w:cs="TimesNewRomanPSMT"/>
          <w:lang w:val="en-US"/>
        </w:rPr>
        <w:t xml:space="preserve"> </w:t>
      </w:r>
      <w:r w:rsidRPr="00E40404">
        <w:rPr>
          <w:rFonts w:ascii="TimesNewRomanPSMT" w:hAnsi="TimesNewRomanPSMT" w:cs="TimesNewRomanPSMT"/>
          <w:lang w:val="en-US"/>
        </w:rPr>
        <w:t>without friendly troops having to come in</w:t>
      </w:r>
      <w:r>
        <w:rPr>
          <w:rFonts w:ascii="TimesNewRomanPSMT" w:hAnsi="TimesNewRomanPSMT" w:cs="TimesNewRomanPSMT"/>
          <w:lang w:val="en-US"/>
        </w:rPr>
        <w:t xml:space="preserve"> </w:t>
      </w:r>
      <w:r w:rsidRPr="00E40404">
        <w:rPr>
          <w:rFonts w:ascii="TimesNewRomanPSMT" w:hAnsi="TimesNewRomanPSMT" w:cs="TimesNewRomanPSMT"/>
          <w:lang w:val="en-US"/>
        </w:rPr>
        <w:t>contact with the enemy. Interdiction and</w:t>
      </w:r>
      <w:r>
        <w:rPr>
          <w:rFonts w:ascii="TimesNewRomanPSMT" w:hAnsi="TimesNewRomanPSMT" w:cs="TimesNewRomanPSMT"/>
          <w:lang w:val="en-US"/>
        </w:rPr>
        <w:t xml:space="preserve"> </w:t>
      </w:r>
      <w:r w:rsidRPr="00E40404">
        <w:rPr>
          <w:rFonts w:ascii="TimesNewRomanPSMT" w:hAnsi="TimesNewRomanPSMT" w:cs="TimesNewRomanPSMT"/>
          <w:lang w:val="en-US"/>
        </w:rPr>
        <w:t>strategic attack operations will have longer</w:t>
      </w:r>
      <w:r>
        <w:rPr>
          <w:rFonts w:ascii="TimesNewRomanPSMT" w:hAnsi="TimesNewRomanPSMT" w:cs="TimesNewRomanPSMT"/>
          <w:lang w:val="en-US"/>
        </w:rPr>
        <w:t xml:space="preserve"> </w:t>
      </w:r>
      <w:r w:rsidRPr="00E40404">
        <w:rPr>
          <w:rFonts w:ascii="TimesNewRomanPSMT" w:hAnsi="TimesNewRomanPSMT" w:cs="TimesNewRomanPSMT"/>
          <w:lang w:val="en-US"/>
        </w:rPr>
        <w:t>lasting</w:t>
      </w:r>
      <w:r>
        <w:rPr>
          <w:rFonts w:ascii="TimesNewRomanPSMT" w:hAnsi="TimesNewRomanPSMT" w:cs="TimesNewRomanPSMT"/>
          <w:lang w:val="en-US"/>
        </w:rPr>
        <w:t xml:space="preserve"> </w:t>
      </w:r>
      <w:r w:rsidRPr="00E40404">
        <w:rPr>
          <w:rFonts w:ascii="TimesNewRomanPSMT" w:hAnsi="TimesNewRomanPSMT" w:cs="TimesNewRomanPSMT"/>
          <w:lang w:val="en-US"/>
        </w:rPr>
        <w:t>effects than CAS will. However, in a</w:t>
      </w:r>
      <w:r>
        <w:rPr>
          <w:rFonts w:ascii="TimesNewRomanPSMT" w:hAnsi="TimesNewRomanPSMT" w:cs="TimesNewRomanPSMT"/>
          <w:lang w:val="en-US"/>
        </w:rPr>
        <w:t xml:space="preserve"> </w:t>
      </w:r>
      <w:r w:rsidRPr="00E40404">
        <w:rPr>
          <w:rFonts w:ascii="TimesNewRomanPSMT" w:hAnsi="TimesNewRomanPSMT" w:cs="TimesNewRomanPSMT"/>
          <w:lang w:val="en-US"/>
        </w:rPr>
        <w:t>given period of time, CAS may be your</w:t>
      </w:r>
      <w:r>
        <w:rPr>
          <w:rFonts w:ascii="TimesNewRomanPSMT" w:hAnsi="TimesNewRomanPSMT" w:cs="TimesNewRomanPSMT"/>
          <w:lang w:val="en-US"/>
        </w:rPr>
        <w:t xml:space="preserve"> </w:t>
      </w:r>
      <w:r w:rsidRPr="00E40404">
        <w:rPr>
          <w:rFonts w:ascii="TimesNewRomanPSMT" w:hAnsi="TimesNewRomanPSMT" w:cs="TimesNewRomanPSMT"/>
          <w:lang w:val="en-US"/>
        </w:rPr>
        <w:t xml:space="preserve">most important mission. And </w:t>
      </w:r>
      <w:r w:rsidRPr="00E40404">
        <w:rPr>
          <w:rFonts w:ascii="TimesNewRomanPS-ItalicMT" w:hAnsi="TimesNewRomanPS-ItalicMT" w:cs="TimesNewRomanPS-ItalicMT"/>
          <w:i/>
          <w:iCs/>
          <w:lang w:val="en-US"/>
        </w:rPr>
        <w:t>if CAS is the</w:t>
      </w:r>
      <w:r>
        <w:rPr>
          <w:rFonts w:ascii="TimesNewRomanPS-ItalicMT" w:hAnsi="TimesNewRomanPS-ItalicMT" w:cs="TimesNewRomanPS-ItalicMT"/>
          <w:i/>
          <w:iCs/>
          <w:lang w:val="en-US"/>
        </w:rPr>
        <w:t xml:space="preserve"> JFC`s</w:t>
      </w:r>
      <w:r w:rsidRPr="00E40404">
        <w:rPr>
          <w:rFonts w:ascii="TimesNewRomanPS-ItalicMT" w:hAnsi="TimesNewRomanPS-ItalicMT" w:cs="TimesNewRomanPS-ItalicMT"/>
          <w:i/>
          <w:iCs/>
          <w:lang w:val="en-US"/>
        </w:rPr>
        <w:t xml:space="preserve"> number one priority,</w:t>
      </w:r>
      <w:r>
        <w:rPr>
          <w:rFonts w:ascii="TimesNewRomanPS-ItalicMT" w:hAnsi="TimesNewRomanPS-ItalicMT" w:cs="TimesNewRomanPS-ItalicMT"/>
          <w:i/>
          <w:iCs/>
          <w:lang w:val="en-US"/>
        </w:rPr>
        <w:t xml:space="preserve"> </w:t>
      </w:r>
      <w:r w:rsidRPr="00E40404">
        <w:rPr>
          <w:rFonts w:ascii="TimesNewRomanPS-ItalicMT" w:hAnsi="TimesNewRomanPS-ItalicMT" w:cs="TimesNewRomanPS-ItalicMT"/>
          <w:i/>
          <w:iCs/>
          <w:lang w:val="en-US"/>
        </w:rPr>
        <w:t xml:space="preserve">then it is also </w:t>
      </w:r>
      <w:r>
        <w:rPr>
          <w:rFonts w:ascii="TimesNewRomanPS-BoldItalicMT" w:hAnsi="TimesNewRomanPS-BoldItalicMT" w:cs="TimesNewRomanPS-BoldItalicMT"/>
          <w:b/>
          <w:bCs/>
          <w:i/>
          <w:iCs/>
          <w:lang w:val="en-US"/>
        </w:rPr>
        <w:t>JFACC</w:t>
      </w:r>
      <w:r w:rsidRPr="00E40404">
        <w:rPr>
          <w:rFonts w:ascii="TimesNewRomanPS-BoldItalicMT" w:hAnsi="TimesNewRomanPS-BoldItalicMT" w:cs="TimesNewRomanPS-BoldItalicMT"/>
          <w:b/>
          <w:bCs/>
          <w:i/>
          <w:iCs/>
          <w:lang w:val="en-US"/>
        </w:rPr>
        <w:t xml:space="preserve"> </w:t>
      </w:r>
      <w:r w:rsidRPr="00E40404">
        <w:rPr>
          <w:rFonts w:ascii="TimesNewRomanPS-ItalicMT" w:hAnsi="TimesNewRomanPS-ItalicMT" w:cs="TimesNewRomanPS-ItalicMT"/>
          <w:i/>
          <w:iCs/>
          <w:lang w:val="en-US"/>
        </w:rPr>
        <w:t>number one priority.</w:t>
      </w:r>
      <w:r>
        <w:rPr>
          <w:rFonts w:ascii="TimesNewRomanPSMT" w:hAnsi="TimesNewRomanPSMT" w:cs="TimesNewRomanPSMT"/>
          <w:lang w:val="en-US"/>
        </w:rPr>
        <w:t xml:space="preserve"> </w:t>
      </w:r>
      <w:r w:rsidR="00692833">
        <w:rPr>
          <w:rFonts w:ascii="TimesNewRomanPSMT" w:hAnsi="TimesNewRomanPSMT" w:cs="TimesNewRomanPSMT"/>
          <w:lang w:val="en-US"/>
        </w:rPr>
        <w:t xml:space="preserve">The needs of those supported </w:t>
      </w:r>
      <w:r w:rsidRPr="00E40404">
        <w:rPr>
          <w:rFonts w:ascii="TimesNewRomanPSMT" w:hAnsi="TimesNewRomanPSMT" w:cs="TimesNewRomanPSMT"/>
          <w:lang w:val="en-US"/>
        </w:rPr>
        <w:t>drive the level</w:t>
      </w:r>
      <w:r>
        <w:rPr>
          <w:rFonts w:ascii="TimesNewRomanPSMT" w:hAnsi="TimesNewRomanPSMT" w:cs="TimesNewRomanPSMT"/>
          <w:lang w:val="en-US"/>
        </w:rPr>
        <w:t xml:space="preserve"> </w:t>
      </w:r>
      <w:r w:rsidRPr="00E40404">
        <w:rPr>
          <w:rFonts w:ascii="TimesNewRomanPSMT" w:hAnsi="TimesNewRomanPSMT" w:cs="TimesNewRomanPSMT"/>
          <w:lang w:val="en-US"/>
        </w:rPr>
        <w:t>of effort</w:t>
      </w:r>
      <w:r w:rsidR="00692833">
        <w:rPr>
          <w:rFonts w:ascii="TimesNewRomanPSMT" w:hAnsi="TimesNewRomanPSMT" w:cs="TimesNewRomanPSMT"/>
          <w:lang w:val="en-US"/>
        </w:rPr>
        <w:t>,</w:t>
      </w:r>
      <w:r w:rsidRPr="00E40404">
        <w:rPr>
          <w:rFonts w:ascii="TimesNewRomanPSMT" w:hAnsi="TimesNewRomanPSMT" w:cs="TimesNewRomanPSMT"/>
          <w:lang w:val="en-US"/>
        </w:rPr>
        <w:t xml:space="preserve"> and the phasing of these supporting</w:t>
      </w:r>
      <w:r>
        <w:rPr>
          <w:rFonts w:ascii="TimesNewRomanPSMT" w:hAnsi="TimesNewRomanPSMT" w:cs="TimesNewRomanPSMT"/>
          <w:lang w:val="en-US"/>
        </w:rPr>
        <w:t xml:space="preserve"> </w:t>
      </w:r>
      <w:r w:rsidRPr="00E40404">
        <w:rPr>
          <w:rFonts w:ascii="TimesNewRomanPSMT" w:hAnsi="TimesNewRomanPSMT" w:cs="TimesNewRomanPSMT"/>
          <w:lang w:val="en-US"/>
        </w:rPr>
        <w:t xml:space="preserve">operations. Even though these are </w:t>
      </w:r>
      <w:r w:rsidRPr="00E40404">
        <w:rPr>
          <w:rFonts w:ascii="TimesNewRomanPS-ItalicMT" w:hAnsi="TimesNewRomanPS-ItalicMT" w:cs="TimesNewRomanPS-ItalicMT"/>
          <w:i/>
          <w:iCs/>
          <w:lang w:val="en-US"/>
        </w:rPr>
        <w:t xml:space="preserve">supporting </w:t>
      </w:r>
      <w:r w:rsidRPr="00E40404">
        <w:rPr>
          <w:rFonts w:ascii="TimesNewRomanPSMT" w:hAnsi="TimesNewRomanPSMT" w:cs="TimesNewRomanPSMT"/>
          <w:lang w:val="en-US"/>
        </w:rPr>
        <w:t>operations, air and surface forces</w:t>
      </w:r>
      <w:r>
        <w:rPr>
          <w:rFonts w:ascii="TimesNewRomanPSMT" w:hAnsi="TimesNewRomanPSMT" w:cs="TimesNewRomanPSMT"/>
          <w:lang w:val="en-US"/>
        </w:rPr>
        <w:t xml:space="preserve"> </w:t>
      </w:r>
      <w:r w:rsidRPr="00E40404">
        <w:rPr>
          <w:rFonts w:ascii="TimesNewRomanPSMT" w:hAnsi="TimesNewRomanPSMT" w:cs="TimesNewRomanPSMT"/>
          <w:lang w:val="en-US"/>
        </w:rPr>
        <w:t>acting as a team usually have a profound</w:t>
      </w:r>
      <w:r>
        <w:rPr>
          <w:rFonts w:ascii="TimesNewRomanPSMT" w:hAnsi="TimesNewRomanPSMT" w:cs="TimesNewRomanPSMT"/>
          <w:lang w:val="en-US"/>
        </w:rPr>
        <w:t xml:space="preserve"> </w:t>
      </w:r>
      <w:r w:rsidRPr="00E40404">
        <w:rPr>
          <w:rFonts w:ascii="TimesNewRomanPSMT" w:hAnsi="TimesNewRomanPSMT" w:cs="TimesNewRomanPSMT"/>
          <w:lang w:val="en-US"/>
        </w:rPr>
        <w:t>synergistic effect against enemy surface</w:t>
      </w:r>
      <w:r>
        <w:rPr>
          <w:rFonts w:ascii="TimesNewRomanPSMT" w:hAnsi="TimesNewRomanPSMT" w:cs="TimesNewRomanPSMT"/>
          <w:lang w:val="en-US"/>
        </w:rPr>
        <w:t xml:space="preserve"> </w:t>
      </w:r>
      <w:r w:rsidRPr="00E40404">
        <w:rPr>
          <w:rFonts w:ascii="TimesNewRomanPSMT" w:hAnsi="TimesNewRomanPSMT" w:cs="TimesNewRomanPSMT"/>
          <w:lang w:val="en-US"/>
        </w:rPr>
        <w:t xml:space="preserve">forces. </w:t>
      </w:r>
    </w:p>
    <w:p w14:paraId="6808A09C" w14:textId="77777777" w:rsidR="00381B55" w:rsidRDefault="00381B55" w:rsidP="00381B55">
      <w:pPr>
        <w:autoSpaceDE w:val="0"/>
        <w:autoSpaceDN w:val="0"/>
        <w:adjustRightInd w:val="0"/>
        <w:spacing w:after="0" w:line="240" w:lineRule="auto"/>
        <w:rPr>
          <w:rFonts w:ascii="TimesNewRomanPSMT" w:hAnsi="TimesNewRomanPSMT" w:cs="TimesNewRomanPSMT"/>
          <w:lang w:val="en-US"/>
        </w:rPr>
      </w:pPr>
    </w:p>
    <w:p w14:paraId="2E0678DC" w14:textId="77777777" w:rsidR="00692833" w:rsidRPr="00692833" w:rsidRDefault="00692833" w:rsidP="00381B55">
      <w:pPr>
        <w:autoSpaceDE w:val="0"/>
        <w:autoSpaceDN w:val="0"/>
        <w:adjustRightInd w:val="0"/>
        <w:spacing w:after="0" w:line="240" w:lineRule="auto"/>
        <w:rPr>
          <w:rFonts w:ascii="TimesNewRomanPSMT" w:hAnsi="TimesNewRomanPSMT" w:cs="TimesNewRomanPSMT"/>
          <w:b/>
          <w:lang w:val="en-US"/>
        </w:rPr>
      </w:pPr>
      <w:r w:rsidRPr="00692833">
        <w:rPr>
          <w:rFonts w:ascii="TimesNewRomanPSMT" w:hAnsi="TimesNewRomanPSMT" w:cs="TimesNewRomanPSMT"/>
          <w:b/>
          <w:lang w:val="en-US"/>
        </w:rPr>
        <w:t>Example:</w:t>
      </w:r>
    </w:p>
    <w:p w14:paraId="495750E2" w14:textId="77777777" w:rsidR="00692833" w:rsidRDefault="00692833" w:rsidP="00692833">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In the critical first few hours or days of a major conflict, you will probably have several major things</w:t>
      </w:r>
      <w:r>
        <w:rPr>
          <w:rFonts w:ascii="TimesNewRomanPSMT" w:hAnsi="TimesNewRomanPSMT" w:cs="TimesNewRomanPSMT"/>
          <w:lang w:val="en-US"/>
        </w:rPr>
        <w:t xml:space="preserve"> </w:t>
      </w:r>
      <w:r w:rsidRPr="00E40404">
        <w:rPr>
          <w:rFonts w:ascii="TimesNewRomanPSMT" w:hAnsi="TimesNewRomanPSMT" w:cs="TimesNewRomanPSMT"/>
          <w:lang w:val="en-US"/>
        </w:rPr>
        <w:t>to accomplish at once. For example, following a surprise ground attack by an enemy with weapons</w:t>
      </w:r>
      <w:r>
        <w:rPr>
          <w:rFonts w:ascii="TimesNewRomanPSMT" w:hAnsi="TimesNewRomanPSMT" w:cs="TimesNewRomanPSMT"/>
          <w:lang w:val="en-US"/>
        </w:rPr>
        <w:t xml:space="preserve"> </w:t>
      </w:r>
      <w:r w:rsidRPr="00E40404">
        <w:rPr>
          <w:rFonts w:ascii="TimesNewRomanPSMT" w:hAnsi="TimesNewRomanPSMT" w:cs="TimesNewRomanPSMT"/>
          <w:lang w:val="en-US"/>
        </w:rPr>
        <w:t>of mass destruction (WMD) capability, you will need to stop his advance, gain some degree of</w:t>
      </w:r>
      <w:r>
        <w:rPr>
          <w:rFonts w:ascii="TimesNewRomanPSMT" w:hAnsi="TimesNewRomanPSMT" w:cs="TimesNewRomanPSMT"/>
          <w:lang w:val="en-US"/>
        </w:rPr>
        <w:t xml:space="preserve"> </w:t>
      </w:r>
      <w:r w:rsidRPr="00E40404">
        <w:rPr>
          <w:rFonts w:ascii="TimesNewRomanPSMT" w:hAnsi="TimesNewRomanPSMT" w:cs="TimesNewRomanPSMT"/>
          <w:lang w:val="en-US"/>
        </w:rPr>
        <w:t>air/space control, and neutralize his WMD capability. At the same time, you will probably also want</w:t>
      </w:r>
      <w:r>
        <w:rPr>
          <w:rFonts w:ascii="TimesNewRomanPSMT" w:hAnsi="TimesNewRomanPSMT" w:cs="TimesNewRomanPSMT"/>
          <w:lang w:val="en-US"/>
        </w:rPr>
        <w:t xml:space="preserve"> </w:t>
      </w:r>
      <w:r w:rsidRPr="00E40404">
        <w:rPr>
          <w:rFonts w:ascii="TimesNewRomanPSMT" w:hAnsi="TimesNewRomanPSMT" w:cs="TimesNewRomanPSMT"/>
          <w:lang w:val="en-US"/>
        </w:rPr>
        <w:t>to isolate the enemy government directing the attack from its fielded forces and disrupt command and</w:t>
      </w:r>
      <w:r>
        <w:rPr>
          <w:rFonts w:ascii="TimesNewRomanPSMT" w:hAnsi="TimesNewRomanPSMT" w:cs="TimesNewRomanPSMT"/>
          <w:lang w:val="en-US"/>
        </w:rPr>
        <w:t xml:space="preserve"> </w:t>
      </w:r>
      <w:r w:rsidRPr="00E40404">
        <w:rPr>
          <w:rFonts w:ascii="TimesNewRomanPSMT" w:hAnsi="TimesNewRomanPSMT" w:cs="TimesNewRomanPSMT"/>
          <w:lang w:val="en-US"/>
        </w:rPr>
        <w:t>control within those forces to facilitate the other things you are doing. These, then, would become</w:t>
      </w:r>
      <w:r>
        <w:rPr>
          <w:rFonts w:ascii="TimesNewRomanPSMT" w:hAnsi="TimesNewRomanPSMT" w:cs="TimesNewRomanPSMT"/>
          <w:lang w:val="en-US"/>
        </w:rPr>
        <w:t xml:space="preserve"> </w:t>
      </w:r>
      <w:r w:rsidRPr="00E40404">
        <w:rPr>
          <w:rFonts w:ascii="TimesNewRomanPSMT" w:hAnsi="TimesNewRomanPSMT" w:cs="TimesNewRomanPSMT"/>
          <w:lang w:val="en-US"/>
        </w:rPr>
        <w:t>your objectives for that phase of your campaign. If you broke phase objectives out by function, you</w:t>
      </w:r>
      <w:r>
        <w:rPr>
          <w:rFonts w:ascii="TimesNewRomanPSMT" w:hAnsi="TimesNewRomanPSMT" w:cs="TimesNewRomanPSMT"/>
          <w:lang w:val="en-US"/>
        </w:rPr>
        <w:t xml:space="preserve"> </w:t>
      </w:r>
      <w:r w:rsidRPr="00E40404">
        <w:rPr>
          <w:rFonts w:ascii="TimesNewRomanPSMT" w:hAnsi="TimesNewRomanPSMT" w:cs="TimesNewRomanPSMT"/>
          <w:lang w:val="en-US"/>
        </w:rPr>
        <w:t>would have three or four phases running</w:t>
      </w:r>
      <w:r>
        <w:rPr>
          <w:rFonts w:ascii="TimesNewRomanPSMT" w:hAnsi="TimesNewRomanPSMT" w:cs="TimesNewRomanPSMT"/>
          <w:lang w:val="en-US"/>
        </w:rPr>
        <w:t xml:space="preserve"> </w:t>
      </w:r>
      <w:r w:rsidRPr="00E40404">
        <w:rPr>
          <w:rFonts w:ascii="TimesNewRomanPSMT" w:hAnsi="TimesNewRomanPSMT" w:cs="TimesNewRomanPSMT"/>
          <w:lang w:val="en-US"/>
        </w:rPr>
        <w:t>simultaneously. How then would you broker target priority or apportionment between them? In</w:t>
      </w:r>
      <w:r>
        <w:rPr>
          <w:rFonts w:ascii="TimesNewRomanPSMT" w:hAnsi="TimesNewRomanPSMT" w:cs="TimesNewRomanPSMT"/>
          <w:lang w:val="en-US"/>
        </w:rPr>
        <w:t xml:space="preserve"> </w:t>
      </w:r>
      <w:r w:rsidRPr="00E40404">
        <w:rPr>
          <w:rFonts w:ascii="TimesNewRomanPSMT" w:hAnsi="TimesNewRomanPSMT" w:cs="TimesNewRomanPSMT"/>
          <w:lang w:val="en-US"/>
        </w:rPr>
        <w:t>practice, of course, some objectives will be accomplished sooner than planned, some later. You may</w:t>
      </w:r>
      <w:r>
        <w:rPr>
          <w:rFonts w:ascii="TimesNewRomanPSMT" w:hAnsi="TimesNewRomanPSMT" w:cs="TimesNewRomanPSMT"/>
          <w:lang w:val="en-US"/>
        </w:rPr>
        <w:t xml:space="preserve"> </w:t>
      </w:r>
      <w:r w:rsidRPr="00E40404">
        <w:rPr>
          <w:rFonts w:ascii="TimesNewRomanPSMT" w:hAnsi="TimesNewRomanPSMT" w:cs="TimesNewRomanPSMT"/>
          <w:lang w:val="en-US"/>
        </w:rPr>
        <w:t>be able to use assets freed from already completed tasks to pursue objectives originally intended for</w:t>
      </w:r>
      <w:r>
        <w:rPr>
          <w:rFonts w:ascii="TimesNewRomanPSMT" w:hAnsi="TimesNewRomanPSMT" w:cs="TimesNewRomanPSMT"/>
          <w:lang w:val="en-US"/>
        </w:rPr>
        <w:t xml:space="preserve"> </w:t>
      </w:r>
      <w:r w:rsidRPr="00E40404">
        <w:rPr>
          <w:rFonts w:ascii="TimesNewRomanPSMT" w:hAnsi="TimesNewRomanPSMT" w:cs="TimesNewRomanPSMT"/>
          <w:lang w:val="en-US"/>
        </w:rPr>
        <w:t>later phases. Over a short time, fog and friction may blur the breaks between your phases.</w:t>
      </w:r>
    </w:p>
    <w:p w14:paraId="35C6DA73" w14:textId="77777777" w:rsidR="00692833" w:rsidRDefault="00692833" w:rsidP="00692833">
      <w:pPr>
        <w:autoSpaceDE w:val="0"/>
        <w:autoSpaceDN w:val="0"/>
        <w:adjustRightInd w:val="0"/>
        <w:spacing w:after="0" w:line="240" w:lineRule="auto"/>
        <w:rPr>
          <w:rFonts w:ascii="TimesNewRomanPSMT" w:hAnsi="TimesNewRomanPSMT" w:cs="TimesNewRomanPSMT"/>
          <w:lang w:val="en-US"/>
        </w:rPr>
      </w:pPr>
    </w:p>
    <w:p w14:paraId="28B73A48" w14:textId="77777777" w:rsidR="00692833" w:rsidRPr="00E40404" w:rsidRDefault="00692833" w:rsidP="00381B55">
      <w:pPr>
        <w:pStyle w:val="NoSpacing"/>
        <w:rPr>
          <w:rFonts w:ascii="TimesNewRomanPSMT" w:hAnsi="TimesNewRomanPSMT" w:cs="TimesNewRomanPSMT"/>
          <w:lang w:val="en-US"/>
        </w:rPr>
      </w:pPr>
    </w:p>
    <w:p w14:paraId="1843A118" w14:textId="77777777" w:rsidR="00381B55" w:rsidRPr="00E40404" w:rsidRDefault="00381B55" w:rsidP="00381B55">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A last, but important, note on phasing. If you have thought through your campaign properly,</w:t>
      </w:r>
    </w:p>
    <w:p w14:paraId="7587CD63" w14:textId="77777777" w:rsidR="00381B55" w:rsidRPr="00E40404" w:rsidRDefault="00381B55" w:rsidP="00381B55">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 xml:space="preserve">your </w:t>
      </w:r>
      <w:r w:rsidRPr="00E40404">
        <w:rPr>
          <w:rFonts w:ascii="TimesNewRomanPS-BoldMT" w:hAnsi="TimesNewRomanPS-BoldMT" w:cs="TimesNewRomanPS-BoldMT"/>
          <w:b/>
          <w:bCs/>
          <w:lang w:val="en-US"/>
        </w:rPr>
        <w:t>phases will be sequential</w:t>
      </w:r>
      <w:r w:rsidRPr="00E40404">
        <w:rPr>
          <w:rFonts w:ascii="TimesNewRomanPSMT" w:hAnsi="TimesNewRomanPSMT" w:cs="TimesNewRomanPSMT"/>
          <w:lang w:val="en-US"/>
        </w:rPr>
        <w:t>, at least in the planning stages. By sequential, we mean that each</w:t>
      </w:r>
      <w:r>
        <w:rPr>
          <w:rFonts w:ascii="TimesNewRomanPSMT" w:hAnsi="TimesNewRomanPSMT" w:cs="TimesNewRomanPSMT"/>
          <w:lang w:val="en-US"/>
        </w:rPr>
        <w:t xml:space="preserve"> </w:t>
      </w:r>
      <w:r w:rsidRPr="00E40404">
        <w:rPr>
          <w:rFonts w:ascii="TimesNewRomanPSMT" w:hAnsi="TimesNewRomanPSMT" w:cs="TimesNewRomanPSMT"/>
          <w:lang w:val="en-US"/>
        </w:rPr>
        <w:t>discrete phase during your campaign will accomplish clear, attainable and measurable objectives that</w:t>
      </w:r>
      <w:r>
        <w:rPr>
          <w:rFonts w:ascii="TimesNewRomanPSMT" w:hAnsi="TimesNewRomanPSMT" w:cs="TimesNewRomanPSMT"/>
          <w:lang w:val="en-US"/>
        </w:rPr>
        <w:t xml:space="preserve"> </w:t>
      </w:r>
      <w:r w:rsidRPr="00E40404">
        <w:rPr>
          <w:rFonts w:ascii="TimesNewRomanPSMT" w:hAnsi="TimesNewRomanPSMT" w:cs="TimesNewRomanPSMT"/>
          <w:lang w:val="en-US"/>
        </w:rPr>
        <w:t xml:space="preserve">accord with the JFACC’s and the </w:t>
      </w:r>
      <w:r w:rsidR="00427C79">
        <w:rPr>
          <w:rFonts w:ascii="TimesNewRomanPSMT" w:hAnsi="TimesNewRomanPSMT" w:cs="TimesNewRomanPSMT"/>
          <w:lang w:val="en-US"/>
        </w:rPr>
        <w:t>JFC`s</w:t>
      </w:r>
      <w:r w:rsidRPr="00E40404">
        <w:rPr>
          <w:rFonts w:ascii="TimesNewRomanPSMT" w:hAnsi="TimesNewRomanPSMT" w:cs="TimesNewRomanPSMT"/>
          <w:lang w:val="en-US"/>
        </w:rPr>
        <w:t xml:space="preserve"> overall objectives for the campaign.</w:t>
      </w:r>
    </w:p>
    <w:p w14:paraId="75DF4D97" w14:textId="77777777" w:rsidR="00381B55" w:rsidRDefault="00381B55" w:rsidP="00381B55">
      <w:pPr>
        <w:autoSpaceDE w:val="0"/>
        <w:autoSpaceDN w:val="0"/>
        <w:adjustRightInd w:val="0"/>
        <w:spacing w:after="0" w:line="240" w:lineRule="auto"/>
        <w:rPr>
          <w:rFonts w:ascii="TimesNewRomanPSMT" w:hAnsi="TimesNewRomanPSMT" w:cs="TimesNewRomanPSMT"/>
          <w:lang w:val="en-US"/>
        </w:rPr>
      </w:pPr>
    </w:p>
    <w:p w14:paraId="12B09929" w14:textId="77777777" w:rsidR="00381B55" w:rsidRPr="004107CA" w:rsidRDefault="00381B55" w:rsidP="003450D9">
      <w:pPr>
        <w:autoSpaceDE w:val="0"/>
        <w:autoSpaceDN w:val="0"/>
        <w:adjustRightInd w:val="0"/>
        <w:spacing w:after="0" w:line="240" w:lineRule="auto"/>
        <w:rPr>
          <w:lang w:val="en-US"/>
        </w:rPr>
      </w:pPr>
    </w:p>
    <w:p w14:paraId="1BF084C0" w14:textId="77777777" w:rsidR="003450D9" w:rsidRDefault="003450D9" w:rsidP="008758E7">
      <w:pPr>
        <w:autoSpaceDE w:val="0"/>
        <w:autoSpaceDN w:val="0"/>
        <w:adjustRightInd w:val="0"/>
        <w:spacing w:after="0" w:line="240" w:lineRule="auto"/>
        <w:rPr>
          <w:rFonts w:ascii="TimesNewRomanPSMT" w:hAnsi="TimesNewRomanPSMT" w:cs="TimesNewRomanPSMT"/>
          <w:lang w:val="en-US"/>
        </w:rPr>
      </w:pPr>
    </w:p>
    <w:p w14:paraId="75217ED5" w14:textId="77777777" w:rsidR="00B07DEB" w:rsidRDefault="00B07DEB" w:rsidP="008758E7">
      <w:pPr>
        <w:autoSpaceDE w:val="0"/>
        <w:autoSpaceDN w:val="0"/>
        <w:adjustRightInd w:val="0"/>
        <w:spacing w:after="0" w:line="240" w:lineRule="auto"/>
        <w:rPr>
          <w:rFonts w:ascii="TimesNewRomanPSMT" w:hAnsi="TimesNewRomanPSMT" w:cs="TimesNewRomanPSMT"/>
          <w:lang w:val="en-US"/>
        </w:rPr>
      </w:pPr>
    </w:p>
    <w:p w14:paraId="210B9D5A" w14:textId="77777777" w:rsidR="008758E7" w:rsidRPr="003502E4" w:rsidRDefault="00B07DEB" w:rsidP="008758E7">
      <w:pPr>
        <w:pStyle w:val="Heading4"/>
        <w:rPr>
          <w:lang w:val="en-US"/>
        </w:rPr>
      </w:pPr>
      <w:bookmarkStart w:id="71" w:name="_Targeting"/>
      <w:bookmarkEnd w:id="71"/>
      <w:r>
        <w:rPr>
          <w:lang w:val="en-US"/>
        </w:rPr>
        <w:t>Targeting</w:t>
      </w:r>
    </w:p>
    <w:p w14:paraId="55A055CB" w14:textId="77777777" w:rsidR="00A2072D" w:rsidRDefault="00A2072D" w:rsidP="00A2072D">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 xml:space="preserve">The plan </w:t>
      </w:r>
      <w:r w:rsidR="00421389">
        <w:rPr>
          <w:rFonts w:ascii="TimesNewRomanPSMT" w:hAnsi="TimesNewRomanPSMT" w:cs="TimesNewRomanPSMT"/>
          <w:lang w:val="en-US"/>
        </w:rPr>
        <w:t>should</w:t>
      </w:r>
      <w:r w:rsidRPr="00E40404">
        <w:rPr>
          <w:rFonts w:ascii="TimesNewRomanPSMT" w:hAnsi="TimesNewRomanPSMT" w:cs="TimesNewRomanPSMT"/>
          <w:lang w:val="en-US"/>
        </w:rPr>
        <w:t xml:space="preserve"> </w:t>
      </w:r>
      <w:r w:rsidRPr="00E40404">
        <w:rPr>
          <w:rFonts w:ascii="TimesNewRomanPS-BoldMT" w:hAnsi="TimesNewRomanPS-BoldMT" w:cs="TimesNewRomanPS-BoldMT"/>
          <w:b/>
          <w:bCs/>
          <w:lang w:val="en-US"/>
        </w:rPr>
        <w:t xml:space="preserve">prioritize target </w:t>
      </w:r>
      <w:r w:rsidR="00421389">
        <w:rPr>
          <w:rFonts w:ascii="TimesNewRomanPS-BoldMT" w:hAnsi="TimesNewRomanPS-BoldMT" w:cs="TimesNewRomanPS-BoldMT"/>
          <w:b/>
          <w:bCs/>
          <w:lang w:val="en-US"/>
        </w:rPr>
        <w:t>categories</w:t>
      </w:r>
      <w:r w:rsidRPr="00E40404">
        <w:rPr>
          <w:rFonts w:ascii="TimesNewRomanPSMT" w:hAnsi="TimesNewRomanPSMT" w:cs="TimesNewRomanPSMT"/>
          <w:lang w:val="en-US"/>
        </w:rPr>
        <w:t>, providing guidance on whi</w:t>
      </w:r>
      <w:r w:rsidR="00692833">
        <w:rPr>
          <w:rFonts w:ascii="TimesNewRomanPSMT" w:hAnsi="TimesNewRomanPSMT" w:cs="TimesNewRomanPSMT"/>
          <w:lang w:val="en-US"/>
        </w:rPr>
        <w:t>ch targets are most important for</w:t>
      </w:r>
      <w:r w:rsidRPr="00E40404">
        <w:rPr>
          <w:rFonts w:ascii="TimesNewRomanPSMT" w:hAnsi="TimesNewRomanPSMT" w:cs="TimesNewRomanPSMT"/>
          <w:lang w:val="en-US"/>
        </w:rPr>
        <w:t xml:space="preserve"> the</w:t>
      </w:r>
      <w:r>
        <w:rPr>
          <w:rFonts w:ascii="TimesNewRomanPSMT" w:hAnsi="TimesNewRomanPSMT" w:cs="TimesNewRomanPSMT"/>
          <w:lang w:val="en-US"/>
        </w:rPr>
        <w:t xml:space="preserve"> </w:t>
      </w:r>
      <w:r w:rsidRPr="00E40404">
        <w:rPr>
          <w:rFonts w:ascii="TimesNewRomanPSMT" w:hAnsi="TimesNewRomanPSMT" w:cs="TimesNewRomanPSMT"/>
          <w:lang w:val="en-US"/>
        </w:rPr>
        <w:t>campaign. Keep in mind, though, that priority does not necessarily dictate the order in which you attack</w:t>
      </w:r>
      <w:r>
        <w:rPr>
          <w:rFonts w:ascii="TimesNewRomanPSMT" w:hAnsi="TimesNewRomanPSMT" w:cs="TimesNewRomanPSMT"/>
          <w:lang w:val="en-US"/>
        </w:rPr>
        <w:t xml:space="preserve"> </w:t>
      </w:r>
      <w:r w:rsidRPr="00E40404">
        <w:rPr>
          <w:rFonts w:ascii="TimesNewRomanPSMT" w:hAnsi="TimesNewRomanPSMT" w:cs="TimesNewRomanPSMT"/>
          <w:lang w:val="en-US"/>
        </w:rPr>
        <w:t xml:space="preserve">targets. </w:t>
      </w:r>
      <w:r>
        <w:rPr>
          <w:rFonts w:ascii="TimesNewRomanPSMT" w:hAnsi="TimesNewRomanPSMT" w:cs="TimesNewRomanPSMT"/>
          <w:lang w:val="en-US"/>
        </w:rPr>
        <w:t>JFC</w:t>
      </w:r>
      <w:r w:rsidRPr="00E40404">
        <w:rPr>
          <w:rFonts w:ascii="TimesNewRomanPSMT" w:hAnsi="TimesNewRomanPSMT" w:cs="TimesNewRomanPSMT"/>
          <w:lang w:val="en-US"/>
        </w:rPr>
        <w:t xml:space="preserve"> objectives, available forces, and the immediate situation may dictate the order</w:t>
      </w:r>
      <w:r>
        <w:rPr>
          <w:rFonts w:ascii="TimesNewRomanPSMT" w:hAnsi="TimesNewRomanPSMT" w:cs="TimesNewRomanPSMT"/>
          <w:lang w:val="en-US"/>
        </w:rPr>
        <w:t xml:space="preserve"> </w:t>
      </w:r>
      <w:r w:rsidRPr="00E40404">
        <w:rPr>
          <w:rFonts w:ascii="TimesNewRomanPSMT" w:hAnsi="TimesNewRomanPSMT" w:cs="TimesNewRomanPSMT"/>
          <w:lang w:val="en-US"/>
        </w:rPr>
        <w:t>in which attacks occur. Some targets are “perishable” and must be attacked within a limited time window</w:t>
      </w:r>
      <w:r>
        <w:rPr>
          <w:rFonts w:ascii="TimesNewRomanPSMT" w:hAnsi="TimesNewRomanPSMT" w:cs="TimesNewRomanPSMT"/>
          <w:lang w:val="en-US"/>
        </w:rPr>
        <w:t xml:space="preserve"> </w:t>
      </w:r>
      <w:r w:rsidRPr="00E40404">
        <w:rPr>
          <w:rFonts w:ascii="TimesNewRomanPSMT" w:hAnsi="TimesNewRomanPSMT" w:cs="TimesNewRomanPSMT"/>
          <w:lang w:val="en-US"/>
        </w:rPr>
        <w:t xml:space="preserve">to be fully exploited. Other targets must be struck first to </w:t>
      </w:r>
      <w:r w:rsidRPr="00E40404">
        <w:rPr>
          <w:rFonts w:ascii="TimesNewRomanPS-ItalicMT" w:hAnsi="TimesNewRomanPS-ItalicMT" w:cs="TimesNewRomanPS-ItalicMT"/>
          <w:i/>
          <w:iCs/>
          <w:lang w:val="en-US"/>
        </w:rPr>
        <w:t xml:space="preserve">enable </w:t>
      </w:r>
      <w:r w:rsidRPr="00E40404">
        <w:rPr>
          <w:rFonts w:ascii="TimesNewRomanPSMT" w:hAnsi="TimesNewRomanPSMT" w:cs="TimesNewRomanPSMT"/>
          <w:lang w:val="en-US"/>
        </w:rPr>
        <w:t>attacks on other parts of an enemy</w:t>
      </w:r>
      <w:r>
        <w:rPr>
          <w:rFonts w:ascii="TimesNewRomanPSMT" w:hAnsi="TimesNewRomanPSMT" w:cs="TimesNewRomanPSMT"/>
          <w:lang w:val="en-US"/>
        </w:rPr>
        <w:t xml:space="preserve"> </w:t>
      </w:r>
      <w:r w:rsidRPr="00E40404">
        <w:rPr>
          <w:rFonts w:ascii="TimesNewRomanPSMT" w:hAnsi="TimesNewRomanPSMT" w:cs="TimesNewRomanPSMT"/>
          <w:lang w:val="en-US"/>
        </w:rPr>
        <w:t>system. Some targets should be struck in parallel with other targets in order to have the maximum</w:t>
      </w:r>
      <w:r>
        <w:rPr>
          <w:rFonts w:ascii="TimesNewRomanPSMT" w:hAnsi="TimesNewRomanPSMT" w:cs="TimesNewRomanPSMT"/>
          <w:lang w:val="en-US"/>
        </w:rPr>
        <w:t xml:space="preserve"> </w:t>
      </w:r>
      <w:r w:rsidRPr="00E40404">
        <w:rPr>
          <w:rFonts w:ascii="TimesNewRomanPSMT" w:hAnsi="TimesNewRomanPSMT" w:cs="TimesNewRomanPSMT"/>
          <w:lang w:val="en-US"/>
        </w:rPr>
        <w:t>system-wide impact. There is no magic formula for dealing with th</w:t>
      </w:r>
      <w:r>
        <w:rPr>
          <w:rFonts w:ascii="TimesNewRomanPSMT" w:hAnsi="TimesNewRomanPSMT" w:cs="TimesNewRomanPSMT"/>
          <w:lang w:val="en-US"/>
        </w:rPr>
        <w:t xml:space="preserve">is tension between priority and </w:t>
      </w:r>
      <w:r w:rsidRPr="00E40404">
        <w:rPr>
          <w:rFonts w:ascii="TimesNewRomanPSMT" w:hAnsi="TimesNewRomanPSMT" w:cs="TimesNewRomanPSMT"/>
          <w:lang w:val="en-US"/>
        </w:rPr>
        <w:t>time sensitivity</w:t>
      </w:r>
      <w:r w:rsidR="00421389">
        <w:rPr>
          <w:rFonts w:ascii="TimesNewRomanPSMT" w:hAnsi="TimesNewRomanPSMT" w:cs="TimesNewRomanPSMT"/>
          <w:lang w:val="en-US"/>
        </w:rPr>
        <w:t>.</w:t>
      </w:r>
      <w:r w:rsidR="00692833">
        <w:rPr>
          <w:rFonts w:ascii="TimesNewRomanPSMT" w:hAnsi="TimesNewRomanPSMT" w:cs="TimesNewRomanPSMT"/>
          <w:lang w:val="en-US"/>
        </w:rPr>
        <w:t xml:space="preserve"> This is why targeting again comes up as an important part in the execution part of the campaign.</w:t>
      </w:r>
    </w:p>
    <w:p w14:paraId="03082D42" w14:textId="77777777" w:rsidR="00A66FBC" w:rsidRDefault="00A66FBC" w:rsidP="00A2072D">
      <w:pPr>
        <w:autoSpaceDE w:val="0"/>
        <w:autoSpaceDN w:val="0"/>
        <w:adjustRightInd w:val="0"/>
        <w:spacing w:after="0" w:line="240" w:lineRule="auto"/>
        <w:rPr>
          <w:rFonts w:ascii="TimesNewRomanPSMT" w:hAnsi="TimesNewRomanPSMT" w:cs="TimesNewRomanPSMT"/>
          <w:lang w:val="en-US"/>
        </w:rPr>
      </w:pPr>
    </w:p>
    <w:p w14:paraId="6BBCEEA7" w14:textId="77777777" w:rsidR="00A66FBC" w:rsidRPr="00E40404" w:rsidRDefault="00A66FBC" w:rsidP="00A66FBC">
      <w:pPr>
        <w:autoSpaceDE w:val="0"/>
        <w:autoSpaceDN w:val="0"/>
        <w:adjustRightInd w:val="0"/>
        <w:spacing w:after="0" w:line="240" w:lineRule="auto"/>
        <w:rPr>
          <w:rFonts w:ascii="TimesNewRomanPSMT" w:hAnsi="TimesNewRomanPSMT" w:cs="TimesNewRomanPSMT"/>
          <w:lang w:val="en-US"/>
        </w:rPr>
      </w:pPr>
      <w:r w:rsidRPr="00524C3E">
        <w:rPr>
          <w:rFonts w:ascii="TimesNewRomanPSMT" w:hAnsi="TimesNewRomanPSMT" w:cs="TimesNewRomanPSMT"/>
          <w:highlight w:val="yellow"/>
          <w:lang w:val="en-US"/>
          <w:rPrChange w:id="72" w:author="Halldor Jonsson" w:date="2021-11-15T13:37:00Z">
            <w:rPr>
              <w:rFonts w:ascii="TimesNewRomanPSMT" w:hAnsi="TimesNewRomanPSMT" w:cs="TimesNewRomanPSMT"/>
              <w:lang w:val="en-US"/>
            </w:rPr>
          </w:rPrChange>
        </w:rPr>
        <w:t xml:space="preserve">The plan should </w:t>
      </w:r>
      <w:r w:rsidRPr="00524C3E">
        <w:rPr>
          <w:rFonts w:ascii="TimesNewRomanPS-BoldMT" w:hAnsi="TimesNewRomanPS-BoldMT" w:cs="TimesNewRomanPS-BoldMT"/>
          <w:b/>
          <w:bCs/>
          <w:highlight w:val="yellow"/>
          <w:lang w:val="en-US"/>
          <w:rPrChange w:id="73" w:author="Halldor Jonsson" w:date="2021-11-15T13:37:00Z">
            <w:rPr>
              <w:rFonts w:ascii="TimesNewRomanPS-BoldMT" w:hAnsi="TimesNewRomanPS-BoldMT" w:cs="TimesNewRomanPS-BoldMT"/>
              <w:b/>
              <w:bCs/>
              <w:lang w:val="en-US"/>
            </w:rPr>
          </w:rPrChange>
        </w:rPr>
        <w:t xml:space="preserve">identify the level of effort </w:t>
      </w:r>
      <w:r w:rsidRPr="00524C3E">
        <w:rPr>
          <w:rFonts w:ascii="TimesNewRomanPSMT" w:hAnsi="TimesNewRomanPSMT" w:cs="TimesNewRomanPSMT"/>
          <w:highlight w:val="yellow"/>
          <w:lang w:val="en-US"/>
          <w:rPrChange w:id="74" w:author="Halldor Jonsson" w:date="2021-11-15T13:37:00Z">
            <w:rPr>
              <w:rFonts w:ascii="TimesNewRomanPSMT" w:hAnsi="TimesNewRomanPSMT" w:cs="TimesNewRomanPSMT"/>
              <w:lang w:val="en-US"/>
            </w:rPr>
          </w:rPrChange>
        </w:rPr>
        <w:t xml:space="preserve">to be used against targets. This is not the same thing as priority. Here you must decide if a given target is important enough to delay attacking other targets, or even delay the start of another phase, until you’ve achieved the desired effects. In some cases, limited resources may force you to move on when the </w:t>
      </w:r>
      <w:commentRangeStart w:id="75"/>
      <w:r w:rsidRPr="00524C3E">
        <w:rPr>
          <w:rFonts w:ascii="TimesNewRomanPSMT" w:hAnsi="TimesNewRomanPSMT" w:cs="TimesNewRomanPSMT"/>
          <w:highlight w:val="yellow"/>
          <w:lang w:val="en-US"/>
          <w:rPrChange w:id="76" w:author="Halldor Jonsson" w:date="2021-11-15T13:37:00Z">
            <w:rPr>
              <w:rFonts w:ascii="TimesNewRomanPSMT" w:hAnsi="TimesNewRomanPSMT" w:cs="TimesNewRomanPSMT"/>
              <w:lang w:val="en-US"/>
            </w:rPr>
          </w:rPrChange>
        </w:rPr>
        <w:t>allocated</w:t>
      </w:r>
      <w:commentRangeEnd w:id="75"/>
      <w:r w:rsidR="00524C3E">
        <w:rPr>
          <w:rStyle w:val="CommentReference"/>
        </w:rPr>
        <w:commentReference w:id="75"/>
      </w:r>
      <w:r w:rsidRPr="00524C3E">
        <w:rPr>
          <w:rFonts w:ascii="TimesNewRomanPSMT" w:hAnsi="TimesNewRomanPSMT" w:cs="TimesNewRomanPSMT"/>
          <w:highlight w:val="yellow"/>
          <w:lang w:val="en-US"/>
          <w:rPrChange w:id="77" w:author="Halldor Jonsson" w:date="2021-11-15T13:37:00Z">
            <w:rPr>
              <w:rFonts w:ascii="TimesNewRomanPSMT" w:hAnsi="TimesNewRomanPSMT" w:cs="TimesNewRomanPSMT"/>
              <w:lang w:val="en-US"/>
            </w:rPr>
          </w:rPrChange>
        </w:rPr>
        <w:t xml:space="preserve"> level of effort has been expended against less important targets, regardless of the effects achieved. Tasks with high associated levels of effort will probably be the determining factors in your phase transition decisions.</w:t>
      </w:r>
    </w:p>
    <w:p w14:paraId="4A1C66EB" w14:textId="77777777" w:rsidR="00A66FBC" w:rsidRDefault="00A66FBC" w:rsidP="00A2072D">
      <w:pPr>
        <w:autoSpaceDE w:val="0"/>
        <w:autoSpaceDN w:val="0"/>
        <w:adjustRightInd w:val="0"/>
        <w:spacing w:after="0" w:line="240" w:lineRule="auto"/>
        <w:rPr>
          <w:rFonts w:ascii="TimesNewRomanPSMT" w:hAnsi="TimesNewRomanPSMT" w:cs="TimesNewRomanPSMT"/>
          <w:lang w:val="en-US"/>
        </w:rPr>
      </w:pPr>
    </w:p>
    <w:p w14:paraId="3EA525A8" w14:textId="77777777" w:rsidR="00A2072D" w:rsidRDefault="00A2072D" w:rsidP="00A2072D">
      <w:pPr>
        <w:autoSpaceDE w:val="0"/>
        <w:autoSpaceDN w:val="0"/>
        <w:adjustRightInd w:val="0"/>
        <w:spacing w:after="0" w:line="240" w:lineRule="auto"/>
        <w:rPr>
          <w:rFonts w:ascii="TimesNewRomanPSMT" w:hAnsi="TimesNewRomanPSMT" w:cs="TimesNewRomanPSMT"/>
          <w:lang w:val="en-US"/>
        </w:rPr>
      </w:pPr>
    </w:p>
    <w:p w14:paraId="60A2612A" w14:textId="77777777" w:rsidR="00A2072D" w:rsidRDefault="00A2072D" w:rsidP="00A2072D">
      <w:pPr>
        <w:autoSpaceDE w:val="0"/>
        <w:autoSpaceDN w:val="0"/>
        <w:adjustRightInd w:val="0"/>
        <w:spacing w:after="0" w:line="240" w:lineRule="auto"/>
        <w:rPr>
          <w:rFonts w:ascii="TimesNewRomanPSMT" w:hAnsi="TimesNewRomanPSMT" w:cs="TimesNewRomanPSMT"/>
          <w:lang w:val="en-US"/>
        </w:rPr>
      </w:pPr>
    </w:p>
    <w:p w14:paraId="50767EDE" w14:textId="77777777" w:rsidR="00A2072D" w:rsidRDefault="00CA3319" w:rsidP="00A2072D">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Intelligence provided by VID (XXX Country </w:t>
      </w:r>
      <w:r w:rsidRPr="00CA3319">
        <w:rPr>
          <w:rFonts w:ascii="TimesNewRomanPSMT" w:hAnsi="TimesNewRomanPSMT" w:cs="TimesNewRomanPSMT"/>
          <w:lang w:val="en-US"/>
        </w:rPr>
        <w:t>as candidate for Air attack</w:t>
      </w:r>
      <w:r>
        <w:rPr>
          <w:rFonts w:ascii="TimesNewRomanPSMT" w:hAnsi="TimesNewRomanPSMT" w:cs="TimesNewRomanPSMT"/>
          <w:lang w:val="en-US"/>
        </w:rPr>
        <w:t xml:space="preserve">) forms the basis for the </w:t>
      </w:r>
      <w:r w:rsidR="00655CAD">
        <w:rPr>
          <w:rFonts w:ascii="TimesNewRomanPSMT" w:hAnsi="TimesNewRomanPSMT" w:cs="TimesNewRomanPSMT"/>
          <w:lang w:val="en-US"/>
        </w:rPr>
        <w:t xml:space="preserve">draft </w:t>
      </w:r>
      <w:r>
        <w:rPr>
          <w:rFonts w:ascii="TimesNewRomanPSMT" w:hAnsi="TimesNewRomanPSMT" w:cs="TimesNewRomanPSMT"/>
          <w:lang w:val="en-US"/>
        </w:rPr>
        <w:t>Joint Target List</w:t>
      </w:r>
      <w:r w:rsidR="00655CAD">
        <w:rPr>
          <w:rFonts w:ascii="TimesNewRomanPSMT" w:hAnsi="TimesNewRomanPSMT" w:cs="TimesNewRomanPSMT"/>
          <w:lang w:val="en-US"/>
        </w:rPr>
        <w:t xml:space="preserve"> (JTL)</w:t>
      </w:r>
      <w:r>
        <w:rPr>
          <w:rFonts w:ascii="TimesNewRomanPSMT" w:hAnsi="TimesNewRomanPSMT" w:cs="TimesNewRomanPSMT"/>
          <w:lang w:val="en-US"/>
        </w:rPr>
        <w:t>.</w:t>
      </w:r>
      <w:r w:rsidR="00655CAD">
        <w:rPr>
          <w:rFonts w:ascii="TimesNewRomanPSMT" w:hAnsi="TimesNewRomanPSMT" w:cs="TimesNewRomanPSMT"/>
          <w:lang w:val="en-US"/>
        </w:rPr>
        <w:t xml:space="preserve"> The draft JTL will not have any priorities, and JFACC should add the necessary priorities (See </w:t>
      </w:r>
      <w:hyperlink w:anchor="_Annex_4:_Target" w:history="1">
        <w:r w:rsidR="00655CAD" w:rsidRPr="00655CAD">
          <w:rPr>
            <w:rStyle w:val="Hyperlink"/>
            <w:rFonts w:ascii="TimesNewRomanPSMT" w:hAnsi="TimesNewRomanPSMT" w:cs="TimesNewRomanPSMT"/>
            <w:lang w:val="en-US"/>
          </w:rPr>
          <w:t>annex 4</w:t>
        </w:r>
      </w:hyperlink>
      <w:r w:rsidR="00655CAD">
        <w:rPr>
          <w:rFonts w:ascii="TimesNewRomanPSMT" w:hAnsi="TimesNewRomanPSMT" w:cs="TimesNewRomanPSMT"/>
          <w:lang w:val="en-US"/>
        </w:rPr>
        <w:t>) based on the targeting process described below.</w:t>
      </w:r>
      <w:r>
        <w:rPr>
          <w:rFonts w:ascii="TimesNewRomanPSMT" w:hAnsi="TimesNewRomanPSMT" w:cs="TimesNewRomanPSMT"/>
          <w:lang w:val="en-US"/>
        </w:rPr>
        <w:t xml:space="preserve"> </w:t>
      </w:r>
      <w:r w:rsidR="00421389">
        <w:rPr>
          <w:rFonts w:ascii="TimesNewRomanPSMT" w:hAnsi="TimesNewRomanPSMT" w:cs="TimesNewRomanPSMT"/>
          <w:lang w:val="en-US"/>
        </w:rPr>
        <w:t>JFACC</w:t>
      </w:r>
      <w:r w:rsidR="00A2072D" w:rsidRPr="0061630A">
        <w:rPr>
          <w:rFonts w:ascii="TimesNewRomanPSMT" w:hAnsi="TimesNewRomanPSMT" w:cs="TimesNewRomanPSMT"/>
          <w:lang w:val="en-US"/>
        </w:rPr>
        <w:t xml:space="preserve"> should start the target selection process by knowing the COG you want to affect, the effect you want</w:t>
      </w:r>
      <w:r w:rsidR="00A2072D">
        <w:rPr>
          <w:rFonts w:ascii="TimesNewRomanPSMT" w:hAnsi="TimesNewRomanPSMT" w:cs="TimesNewRomanPSMT"/>
          <w:lang w:val="en-US"/>
        </w:rPr>
        <w:t xml:space="preserve"> </w:t>
      </w:r>
      <w:r w:rsidR="00A2072D" w:rsidRPr="0061630A">
        <w:rPr>
          <w:rFonts w:ascii="TimesNewRomanPSMT" w:hAnsi="TimesNewRomanPSMT" w:cs="TimesNewRomanPSMT"/>
          <w:lang w:val="en-US"/>
        </w:rPr>
        <w:t>to achieve against that COG</w:t>
      </w:r>
      <w:r w:rsidR="00421389">
        <w:rPr>
          <w:rFonts w:ascii="TimesNewRomanPSMT" w:hAnsi="TimesNewRomanPSMT" w:cs="TimesNewRomanPSMT"/>
          <w:lang w:val="en-US"/>
        </w:rPr>
        <w:t xml:space="preserve"> (step 2)</w:t>
      </w:r>
      <w:r w:rsidR="00A2072D" w:rsidRPr="0061630A">
        <w:rPr>
          <w:rFonts w:ascii="TimesNewRomanPSMT" w:hAnsi="TimesNewRomanPSMT" w:cs="TimesNewRomanPSMT"/>
          <w:lang w:val="en-US"/>
        </w:rPr>
        <w:t>, and the objective(s) that the effect supports</w:t>
      </w:r>
      <w:r w:rsidR="00421389">
        <w:rPr>
          <w:rFonts w:ascii="TimesNewRomanPSMT" w:hAnsi="TimesNewRomanPSMT" w:cs="TimesNewRomanPSMT"/>
          <w:lang w:val="en-US"/>
        </w:rPr>
        <w:t xml:space="preserve"> (step 3)</w:t>
      </w:r>
      <w:r w:rsidR="00A2072D" w:rsidRPr="0061630A">
        <w:rPr>
          <w:rFonts w:ascii="TimesNewRomanPSMT" w:hAnsi="TimesNewRomanPSMT" w:cs="TimesNewRomanPSMT"/>
          <w:lang w:val="en-US"/>
        </w:rPr>
        <w:t>. Analysis of the COG should</w:t>
      </w:r>
      <w:r w:rsidR="00A2072D">
        <w:rPr>
          <w:rFonts w:ascii="TimesNewRomanPSMT" w:hAnsi="TimesNewRomanPSMT" w:cs="TimesNewRomanPSMT"/>
          <w:lang w:val="en-US"/>
        </w:rPr>
        <w:t xml:space="preserve"> </w:t>
      </w:r>
      <w:r w:rsidR="00A2072D" w:rsidRPr="0061630A">
        <w:rPr>
          <w:rFonts w:ascii="TimesNewRomanPSMT" w:hAnsi="TimesNewRomanPSMT" w:cs="TimesNewRomanPSMT"/>
          <w:lang w:val="en-US"/>
        </w:rPr>
        <w:t>have yielded a set of potential targets that are</w:t>
      </w:r>
      <w:r w:rsidR="00692833">
        <w:rPr>
          <w:rFonts w:ascii="TimesNewRomanPSMT" w:hAnsi="TimesNewRomanPSMT" w:cs="TimesNewRomanPSMT"/>
          <w:lang w:val="en-US"/>
        </w:rPr>
        <w:t xml:space="preserve"> vulnerable to some form of air-</w:t>
      </w:r>
      <w:r w:rsidR="00A2072D" w:rsidRPr="0061630A">
        <w:rPr>
          <w:rFonts w:ascii="TimesNewRomanPSMT" w:hAnsi="TimesNewRomanPSMT" w:cs="TimesNewRomanPSMT"/>
          <w:lang w:val="en-US"/>
        </w:rPr>
        <w:t>attack. From this set, you can now compare your capabilities against the list of targets to select a match</w:t>
      </w:r>
      <w:r w:rsidR="00A2072D">
        <w:rPr>
          <w:rFonts w:ascii="TimesNewRomanPSMT" w:hAnsi="TimesNewRomanPSMT" w:cs="TimesNewRomanPSMT"/>
          <w:lang w:val="en-US"/>
        </w:rPr>
        <w:t xml:space="preserve"> </w:t>
      </w:r>
      <w:r w:rsidR="00A2072D" w:rsidRPr="0061630A">
        <w:rPr>
          <w:rFonts w:ascii="TimesNewRomanPSMT" w:hAnsi="TimesNewRomanPSMT" w:cs="TimesNewRomanPSMT"/>
          <w:lang w:val="en-US"/>
        </w:rPr>
        <w:t xml:space="preserve">that has the best chance of achieving the desired effect. </w:t>
      </w:r>
    </w:p>
    <w:p w14:paraId="6CEDF917" w14:textId="77777777" w:rsidR="00A2072D" w:rsidRDefault="00A2072D" w:rsidP="00A2072D">
      <w:pPr>
        <w:autoSpaceDE w:val="0"/>
        <w:autoSpaceDN w:val="0"/>
        <w:adjustRightInd w:val="0"/>
        <w:spacing w:after="0" w:line="240" w:lineRule="auto"/>
        <w:rPr>
          <w:rFonts w:ascii="TimesNewRomanPSMT" w:hAnsi="TimesNewRomanPSMT" w:cs="TimesNewRomanPSMT"/>
          <w:lang w:val="en-US"/>
        </w:rPr>
      </w:pPr>
    </w:p>
    <w:p w14:paraId="0079DD86" w14:textId="77777777" w:rsidR="00A2072D" w:rsidRPr="0061630A" w:rsidRDefault="00A2072D" w:rsidP="00A2072D">
      <w:pPr>
        <w:autoSpaceDE w:val="0"/>
        <w:autoSpaceDN w:val="0"/>
        <w:adjustRightInd w:val="0"/>
        <w:spacing w:after="0" w:line="240" w:lineRule="auto"/>
        <w:rPr>
          <w:rFonts w:ascii="TimesNewRomanPSMT" w:hAnsi="TimesNewRomanPSMT" w:cs="TimesNewRomanPSMT"/>
          <w:lang w:val="en-US"/>
        </w:rPr>
      </w:pPr>
      <w:r w:rsidRPr="0061630A">
        <w:rPr>
          <w:rFonts w:ascii="TimesNewRomanPSMT" w:hAnsi="TimesNewRomanPSMT" w:cs="TimesNewRomanPSMT"/>
          <w:lang w:val="en-US"/>
        </w:rPr>
        <w:t>For every target you thus decide on, determine</w:t>
      </w:r>
      <w:r>
        <w:rPr>
          <w:rFonts w:ascii="TimesNewRomanPSMT" w:hAnsi="TimesNewRomanPSMT" w:cs="TimesNewRomanPSMT"/>
          <w:lang w:val="en-US"/>
        </w:rPr>
        <w:t xml:space="preserve"> </w:t>
      </w:r>
      <w:r w:rsidRPr="0061630A">
        <w:rPr>
          <w:rFonts w:ascii="TimesNewRomanPSMT" w:hAnsi="TimesNewRomanPSMT" w:cs="TimesNewRomanPSMT"/>
          <w:lang w:val="en-US"/>
        </w:rPr>
        <w:t xml:space="preserve">the </w:t>
      </w:r>
      <w:r w:rsidRPr="0061630A">
        <w:rPr>
          <w:rFonts w:ascii="TimesNewRomanPS-BoldMT" w:hAnsi="TimesNewRomanPS-BoldMT" w:cs="TimesNewRomanPS-BoldMT"/>
          <w:b/>
          <w:bCs/>
          <w:lang w:val="en-US"/>
        </w:rPr>
        <w:t xml:space="preserve">“3 D’s” of effects-based targeting: </w:t>
      </w:r>
      <w:r w:rsidRPr="0061630A">
        <w:rPr>
          <w:rFonts w:ascii="TimesNewRomanPSMT" w:hAnsi="TimesNewRomanPSMT" w:cs="TimesNewRomanPSMT"/>
          <w:lang w:val="en-US"/>
        </w:rPr>
        <w:t xml:space="preserve">the </w:t>
      </w:r>
      <w:r w:rsidRPr="0061630A">
        <w:rPr>
          <w:rFonts w:ascii="TimesNewRomanPS-BoldItalicMT" w:hAnsi="TimesNewRomanPS-BoldItalicMT" w:cs="TimesNewRomanPS-BoldItalicMT"/>
          <w:b/>
          <w:bCs/>
          <w:i/>
          <w:iCs/>
          <w:lang w:val="en-US"/>
        </w:rPr>
        <w:t>level of disruption</w:t>
      </w:r>
      <w:r w:rsidRPr="0061630A">
        <w:rPr>
          <w:rFonts w:ascii="TimesNewRomanPS-ItalicMT" w:hAnsi="TimesNewRomanPS-ItalicMT" w:cs="TimesNewRomanPS-ItalicMT"/>
          <w:i/>
          <w:iCs/>
          <w:lang w:val="en-US"/>
        </w:rPr>
        <w:t xml:space="preserve">, </w:t>
      </w:r>
      <w:r w:rsidRPr="0061630A">
        <w:rPr>
          <w:rFonts w:ascii="TimesNewRomanPSMT" w:hAnsi="TimesNewRomanPSMT" w:cs="TimesNewRomanPSMT"/>
          <w:lang w:val="en-US"/>
        </w:rPr>
        <w:t xml:space="preserve">the </w:t>
      </w:r>
      <w:r w:rsidRPr="0061630A">
        <w:rPr>
          <w:rFonts w:ascii="TimesNewRomanPS-BoldItalicMT" w:hAnsi="TimesNewRomanPS-BoldItalicMT" w:cs="TimesNewRomanPS-BoldItalicMT"/>
          <w:b/>
          <w:bCs/>
          <w:i/>
          <w:iCs/>
          <w:lang w:val="en-US"/>
        </w:rPr>
        <w:t>distribution</w:t>
      </w:r>
      <w:r w:rsidRPr="0061630A">
        <w:rPr>
          <w:rFonts w:ascii="TimesNewRomanPS-ItalicMT" w:hAnsi="TimesNewRomanPS-ItalicMT" w:cs="TimesNewRomanPS-ItalicMT"/>
          <w:i/>
          <w:iCs/>
          <w:lang w:val="en-US"/>
        </w:rPr>
        <w:t xml:space="preserve">, </w:t>
      </w:r>
      <w:r w:rsidRPr="0061630A">
        <w:rPr>
          <w:rFonts w:ascii="TimesNewRomanPSMT" w:hAnsi="TimesNewRomanPSMT" w:cs="TimesNewRomanPSMT"/>
          <w:lang w:val="en-US"/>
        </w:rPr>
        <w:t xml:space="preserve">and the </w:t>
      </w:r>
      <w:r w:rsidRPr="0061630A">
        <w:rPr>
          <w:rFonts w:ascii="TimesNewRomanPS-BoldItalicMT" w:hAnsi="TimesNewRomanPS-BoldItalicMT" w:cs="TimesNewRomanPS-BoldItalicMT"/>
          <w:b/>
          <w:bCs/>
          <w:i/>
          <w:iCs/>
          <w:lang w:val="en-US"/>
        </w:rPr>
        <w:t>duration of the</w:t>
      </w:r>
      <w:r>
        <w:rPr>
          <w:rFonts w:ascii="TimesNewRomanPS-BoldItalicMT" w:hAnsi="TimesNewRomanPS-BoldItalicMT" w:cs="TimesNewRomanPS-BoldItalicMT"/>
          <w:b/>
          <w:bCs/>
          <w:i/>
          <w:iCs/>
          <w:lang w:val="en-US"/>
        </w:rPr>
        <w:t xml:space="preserve"> </w:t>
      </w:r>
      <w:r w:rsidRPr="0061630A">
        <w:rPr>
          <w:rFonts w:ascii="TimesNewRomanPS-BoldItalicMT" w:hAnsi="TimesNewRomanPS-BoldItalicMT" w:cs="TimesNewRomanPS-BoldItalicMT"/>
          <w:b/>
          <w:bCs/>
          <w:i/>
          <w:iCs/>
          <w:lang w:val="en-US"/>
        </w:rPr>
        <w:t>effect</w:t>
      </w:r>
      <w:r w:rsidRPr="0061630A">
        <w:rPr>
          <w:rFonts w:ascii="TimesNewRomanPS-ItalicMT" w:hAnsi="TimesNewRomanPS-ItalicMT" w:cs="TimesNewRomanPS-ItalicMT"/>
          <w:i/>
          <w:iCs/>
          <w:lang w:val="en-US"/>
        </w:rPr>
        <w:t xml:space="preserve">. </w:t>
      </w:r>
      <w:r w:rsidRPr="0061630A">
        <w:rPr>
          <w:rFonts w:ascii="TimesNewRomanPSMT" w:hAnsi="TimesNewRomanPSMT" w:cs="TimesNewRomanPSMT"/>
          <w:lang w:val="en-US"/>
        </w:rPr>
        <w:t>The level of</w:t>
      </w:r>
      <w:r>
        <w:rPr>
          <w:rFonts w:ascii="TimesNewRomanPS-BoldItalicMT" w:hAnsi="TimesNewRomanPS-BoldItalicMT" w:cs="TimesNewRomanPS-BoldItalicMT"/>
          <w:b/>
          <w:bCs/>
          <w:i/>
          <w:iCs/>
          <w:lang w:val="en-US"/>
        </w:rPr>
        <w:t xml:space="preserve"> </w:t>
      </w:r>
      <w:r w:rsidRPr="0061630A">
        <w:rPr>
          <w:rFonts w:ascii="TimesNewRomanPSMT" w:hAnsi="TimesNewRomanPSMT" w:cs="TimesNewRomanPSMT"/>
          <w:lang w:val="en-US"/>
        </w:rPr>
        <w:t>disruption can be expressed quantitatively (e.g. “70% degradation”) or functionally (“no emissions from</w:t>
      </w:r>
      <w:r>
        <w:rPr>
          <w:rFonts w:ascii="TimesNewRomanPSMT" w:hAnsi="TimesNewRomanPSMT" w:cs="TimesNewRomanPSMT"/>
          <w:lang w:val="en-US"/>
        </w:rPr>
        <w:t xml:space="preserve"> </w:t>
      </w:r>
      <w:r w:rsidRPr="0061630A">
        <w:rPr>
          <w:rFonts w:ascii="TimesNewRomanPSMT" w:hAnsi="TimesNewRomanPSMT" w:cs="TimesNewRomanPSMT"/>
          <w:lang w:val="en-US"/>
        </w:rPr>
        <w:t xml:space="preserve">system X,” “units operating autonomously”). The distribution expresses </w:t>
      </w:r>
      <w:r w:rsidRPr="0061630A">
        <w:rPr>
          <w:rFonts w:ascii="TimesNewRomanPS-ItalicMT" w:hAnsi="TimesNewRomanPS-ItalicMT" w:cs="TimesNewRomanPS-ItalicMT"/>
          <w:i/>
          <w:iCs/>
          <w:lang w:val="en-US"/>
        </w:rPr>
        <w:t>how widely you want to affect</w:t>
      </w:r>
      <w:r>
        <w:rPr>
          <w:rFonts w:ascii="TimesNewRomanPS-ItalicMT" w:hAnsi="TimesNewRomanPS-ItalicMT" w:cs="TimesNewRomanPS-ItalicMT"/>
          <w:i/>
          <w:iCs/>
          <w:lang w:val="en-US"/>
        </w:rPr>
        <w:t xml:space="preserve"> </w:t>
      </w:r>
      <w:r w:rsidRPr="0061630A">
        <w:rPr>
          <w:rFonts w:ascii="TimesNewRomanPS-ItalicMT" w:hAnsi="TimesNewRomanPS-ItalicMT" w:cs="TimesNewRomanPS-ItalicMT"/>
          <w:i/>
          <w:iCs/>
          <w:lang w:val="en-US"/>
        </w:rPr>
        <w:t>the target</w:t>
      </w:r>
      <w:r w:rsidRPr="0061630A">
        <w:rPr>
          <w:rFonts w:ascii="TimesNewRomanPSMT" w:hAnsi="TimesNewRomanPSMT" w:cs="TimesNewRomanPSMT"/>
          <w:lang w:val="en-US"/>
        </w:rPr>
        <w:t xml:space="preserve">. This can be expressed geographically or functionally. Duration, of course, is </w:t>
      </w:r>
      <w:r w:rsidRPr="0061630A">
        <w:rPr>
          <w:rFonts w:ascii="TimesNewRomanPS-ItalicMT" w:hAnsi="TimesNewRomanPS-ItalicMT" w:cs="TimesNewRomanPS-ItalicMT"/>
          <w:i/>
          <w:iCs/>
          <w:lang w:val="en-US"/>
        </w:rPr>
        <w:t xml:space="preserve">how long </w:t>
      </w:r>
      <w:r w:rsidRPr="0061630A">
        <w:rPr>
          <w:rFonts w:ascii="TimesNewRomanPSMT" w:hAnsi="TimesNewRomanPSMT" w:cs="TimesNewRomanPSMT"/>
          <w:lang w:val="en-US"/>
        </w:rPr>
        <w:t>you</w:t>
      </w:r>
      <w:r>
        <w:rPr>
          <w:rFonts w:ascii="TimesNewRomanPSMT" w:hAnsi="TimesNewRomanPSMT" w:cs="TimesNewRomanPSMT"/>
          <w:lang w:val="en-US"/>
        </w:rPr>
        <w:t xml:space="preserve"> </w:t>
      </w:r>
      <w:r w:rsidRPr="0061630A">
        <w:rPr>
          <w:rFonts w:ascii="TimesNewRomanPSMT" w:hAnsi="TimesNewRomanPSMT" w:cs="TimesNewRomanPSMT"/>
          <w:lang w:val="en-US"/>
        </w:rPr>
        <w:t>want to affect the target. In all cases, the “3 Ds” should support your desired effect. Some questions to ask during the target selection process include:</w:t>
      </w:r>
    </w:p>
    <w:p w14:paraId="5E33FC06" w14:textId="77777777" w:rsidR="00A2072D" w:rsidRDefault="00A2072D" w:rsidP="00A2072D">
      <w:pPr>
        <w:autoSpaceDE w:val="0"/>
        <w:autoSpaceDN w:val="0"/>
        <w:adjustRightInd w:val="0"/>
        <w:spacing w:after="0" w:line="240" w:lineRule="auto"/>
        <w:rPr>
          <w:rFonts w:ascii="TimesNewRomanPSMT" w:hAnsi="TimesNewRomanPSMT" w:cs="TimesNewRomanPSMT"/>
          <w:lang w:val="en-US"/>
        </w:rPr>
      </w:pPr>
    </w:p>
    <w:p w14:paraId="0B5861AD" w14:textId="77777777" w:rsidR="00A2072D" w:rsidRDefault="00A2072D" w:rsidP="00A2072D">
      <w:pPr>
        <w:autoSpaceDE w:val="0"/>
        <w:autoSpaceDN w:val="0"/>
        <w:adjustRightInd w:val="0"/>
        <w:spacing w:after="0" w:line="240" w:lineRule="auto"/>
        <w:rPr>
          <w:rFonts w:ascii="TimesNewRomanPSMT" w:hAnsi="TimesNewRomanPSMT" w:cs="TimesNewRomanPSMT"/>
          <w:lang w:val="en-US"/>
        </w:rPr>
      </w:pPr>
    </w:p>
    <w:p w14:paraId="58A7F393" w14:textId="77777777" w:rsidR="00A2072D" w:rsidRPr="00D506A1" w:rsidRDefault="00A2072D" w:rsidP="00D506A1">
      <w:pPr>
        <w:pStyle w:val="ListParagraph"/>
        <w:numPr>
          <w:ilvl w:val="0"/>
          <w:numId w:val="41"/>
        </w:numPr>
        <w:autoSpaceDE w:val="0"/>
        <w:autoSpaceDN w:val="0"/>
        <w:adjustRightInd w:val="0"/>
        <w:spacing w:after="0" w:line="240" w:lineRule="auto"/>
        <w:rPr>
          <w:rFonts w:ascii="TimesNewRomanPSMT" w:hAnsi="TimesNewRomanPSMT" w:cs="TimesNewRomanPSMT"/>
          <w:lang w:val="en-US"/>
        </w:rPr>
      </w:pPr>
      <w:r w:rsidRPr="00D506A1">
        <w:rPr>
          <w:rFonts w:ascii="TimesNewRomanPSMT" w:hAnsi="TimesNewRomanPSMT" w:cs="TimesNewRomanPSMT"/>
          <w:lang w:val="en-US"/>
        </w:rPr>
        <w:t>Will affecting this target satisfy an objective?</w:t>
      </w:r>
    </w:p>
    <w:p w14:paraId="3E38446A" w14:textId="77777777" w:rsidR="00A2072D" w:rsidRPr="00123421" w:rsidRDefault="00A2072D" w:rsidP="00A2072D">
      <w:pPr>
        <w:pStyle w:val="ListParagraph"/>
        <w:numPr>
          <w:ilvl w:val="0"/>
          <w:numId w:val="31"/>
        </w:numPr>
        <w:autoSpaceDE w:val="0"/>
        <w:autoSpaceDN w:val="0"/>
        <w:adjustRightInd w:val="0"/>
        <w:spacing w:after="0" w:line="240" w:lineRule="auto"/>
        <w:rPr>
          <w:rFonts w:ascii="TimesNewRomanPSMT" w:hAnsi="TimesNewRomanPSMT" w:cs="TimesNewRomanPSMT"/>
          <w:lang w:val="en-US"/>
        </w:rPr>
      </w:pPr>
      <w:r w:rsidRPr="00123421">
        <w:rPr>
          <w:rFonts w:ascii="TimesNewRomanPSMT" w:hAnsi="TimesNewRomanPSMT" w:cs="TimesNewRomanPSMT"/>
          <w:lang w:val="en-US"/>
        </w:rPr>
        <w:t>How will we know when we’ve reached the goal?</w:t>
      </w:r>
    </w:p>
    <w:p w14:paraId="0FA57392" w14:textId="77777777" w:rsidR="00A2072D" w:rsidRPr="00123421" w:rsidRDefault="00A2072D" w:rsidP="00A2072D">
      <w:pPr>
        <w:pStyle w:val="ListParagraph"/>
        <w:numPr>
          <w:ilvl w:val="0"/>
          <w:numId w:val="31"/>
        </w:numPr>
        <w:autoSpaceDE w:val="0"/>
        <w:autoSpaceDN w:val="0"/>
        <w:adjustRightInd w:val="0"/>
        <w:spacing w:after="0" w:line="240" w:lineRule="auto"/>
        <w:rPr>
          <w:rFonts w:ascii="TimesNewRomanPSMT" w:hAnsi="TimesNewRomanPSMT" w:cs="TimesNewRomanPSMT"/>
          <w:lang w:val="en-US"/>
        </w:rPr>
      </w:pPr>
      <w:r w:rsidRPr="00123421">
        <w:rPr>
          <w:rFonts w:ascii="TimesNewRomanPSMT" w:hAnsi="TimesNewRomanPSMT" w:cs="TimesNewRomanPSMT"/>
          <w:lang w:val="en-US"/>
        </w:rPr>
        <w:t>Can this target be attacked by air power?</w:t>
      </w:r>
    </w:p>
    <w:p w14:paraId="594F7271" w14:textId="77777777" w:rsidR="00A2072D" w:rsidRPr="00123421" w:rsidRDefault="00A2072D" w:rsidP="00A2072D">
      <w:pPr>
        <w:pStyle w:val="ListParagraph"/>
        <w:numPr>
          <w:ilvl w:val="0"/>
          <w:numId w:val="31"/>
        </w:numPr>
        <w:autoSpaceDE w:val="0"/>
        <w:autoSpaceDN w:val="0"/>
        <w:adjustRightInd w:val="0"/>
        <w:spacing w:after="0" w:line="240" w:lineRule="auto"/>
        <w:rPr>
          <w:rFonts w:ascii="TimesNewRomanPSMT" w:hAnsi="TimesNewRomanPSMT" w:cs="TimesNewRomanPSMT"/>
          <w:lang w:val="en-US"/>
        </w:rPr>
      </w:pPr>
      <w:r w:rsidRPr="00123421">
        <w:rPr>
          <w:rFonts w:ascii="TimesNewRomanPSMT" w:hAnsi="TimesNewRomanPSMT" w:cs="TimesNewRomanPSMT"/>
          <w:lang w:val="en-US"/>
        </w:rPr>
        <w:t>Can we afford to attack this target? What is the risk?</w:t>
      </w:r>
    </w:p>
    <w:p w14:paraId="57E6410D" w14:textId="77777777" w:rsidR="00A2072D" w:rsidRDefault="00A2072D" w:rsidP="00A2072D">
      <w:pPr>
        <w:pStyle w:val="ListParagraph"/>
        <w:numPr>
          <w:ilvl w:val="0"/>
          <w:numId w:val="31"/>
        </w:numPr>
        <w:autoSpaceDE w:val="0"/>
        <w:autoSpaceDN w:val="0"/>
        <w:adjustRightInd w:val="0"/>
        <w:spacing w:after="0" w:line="240" w:lineRule="auto"/>
        <w:rPr>
          <w:rFonts w:ascii="TimesNewRomanPSMT" w:hAnsi="TimesNewRomanPSMT" w:cs="TimesNewRomanPSMT"/>
          <w:lang w:val="en-US"/>
        </w:rPr>
      </w:pPr>
      <w:r w:rsidRPr="00123421">
        <w:rPr>
          <w:rFonts w:ascii="TimesNewRomanPSMT" w:hAnsi="TimesNewRomanPSMT" w:cs="TimesNewRomanPSMT"/>
          <w:lang w:val="en-US"/>
        </w:rPr>
        <w:t>Can we attack this target with minimal collateral damage?</w:t>
      </w:r>
    </w:p>
    <w:p w14:paraId="375A6E0F" w14:textId="77777777" w:rsidR="00381B55" w:rsidRDefault="00381B55" w:rsidP="00381B55">
      <w:pPr>
        <w:autoSpaceDE w:val="0"/>
        <w:autoSpaceDN w:val="0"/>
        <w:adjustRightInd w:val="0"/>
        <w:spacing w:after="0" w:line="240" w:lineRule="auto"/>
        <w:rPr>
          <w:rFonts w:ascii="TimesNewRomanPS-BoldMT" w:hAnsi="TimesNewRomanPS-BoldMT" w:cs="TimesNewRomanPS-BoldMT"/>
          <w:b/>
          <w:bCs/>
          <w:lang w:val="en-US"/>
        </w:rPr>
      </w:pPr>
    </w:p>
    <w:p w14:paraId="233D033A" w14:textId="77777777" w:rsidR="00381B55" w:rsidRDefault="00381B55" w:rsidP="00381B55">
      <w:pPr>
        <w:autoSpaceDE w:val="0"/>
        <w:autoSpaceDN w:val="0"/>
        <w:adjustRightInd w:val="0"/>
        <w:spacing w:after="0" w:line="240" w:lineRule="auto"/>
        <w:rPr>
          <w:rFonts w:ascii="TimesNewRomanPS-BoldMT" w:hAnsi="TimesNewRomanPS-BoldMT" w:cs="TimesNewRomanPS-BoldMT"/>
          <w:b/>
          <w:bCs/>
          <w:lang w:val="en-US"/>
        </w:rPr>
      </w:pPr>
    </w:p>
    <w:p w14:paraId="76B19060" w14:textId="77777777" w:rsidR="00381B55" w:rsidRDefault="00381B55" w:rsidP="00381B55">
      <w:pPr>
        <w:autoSpaceDE w:val="0"/>
        <w:autoSpaceDN w:val="0"/>
        <w:adjustRightInd w:val="0"/>
        <w:spacing w:after="0" w:line="240" w:lineRule="auto"/>
        <w:rPr>
          <w:rFonts w:ascii="TimesNewRomanPSMT" w:hAnsi="TimesNewRomanPSMT" w:cs="TimesNewRomanPSMT"/>
          <w:lang w:val="en-US"/>
        </w:rPr>
      </w:pPr>
      <w:r w:rsidRPr="00381B55">
        <w:rPr>
          <w:rFonts w:ascii="TimesNewRomanPSMT" w:hAnsi="TimesNewRomanPSMT" w:cs="TimesNewRomanPSMT"/>
          <w:lang w:val="en-US"/>
        </w:rPr>
        <w:t xml:space="preserve">Target selection should always be based upon the </w:t>
      </w:r>
      <w:r w:rsidRPr="00EF4C00">
        <w:rPr>
          <w:rFonts w:ascii="TimesNewRomanPSMT" w:hAnsi="TimesNewRomanPSMT" w:cs="TimesNewRomanPSMT"/>
          <w:highlight w:val="yellow"/>
          <w:lang w:val="en-US"/>
          <w:rPrChange w:id="78" w:author="Halldor Jonsson" w:date="2021-11-15T13:39:00Z">
            <w:rPr>
              <w:rFonts w:ascii="TimesNewRomanPSMT" w:hAnsi="TimesNewRomanPSMT" w:cs="TimesNewRomanPSMT"/>
              <w:lang w:val="en-US"/>
            </w:rPr>
          </w:rPrChange>
        </w:rPr>
        <w:t xml:space="preserve">effects you wish to have on enemy centers of gravity (or critical elements within </w:t>
      </w:r>
      <w:commentRangeStart w:id="79"/>
      <w:r w:rsidRPr="00EF4C00">
        <w:rPr>
          <w:rFonts w:ascii="TimesNewRomanPSMT" w:hAnsi="TimesNewRomanPSMT" w:cs="TimesNewRomanPSMT"/>
          <w:highlight w:val="yellow"/>
          <w:lang w:val="en-US"/>
          <w:rPrChange w:id="80" w:author="Halldor Jonsson" w:date="2021-11-15T13:39:00Z">
            <w:rPr>
              <w:rFonts w:ascii="TimesNewRomanPSMT" w:hAnsi="TimesNewRomanPSMT" w:cs="TimesNewRomanPSMT"/>
              <w:lang w:val="en-US"/>
            </w:rPr>
          </w:rPrChange>
        </w:rPr>
        <w:t>them</w:t>
      </w:r>
      <w:commentRangeEnd w:id="79"/>
      <w:r w:rsidR="00EF4C00">
        <w:rPr>
          <w:rStyle w:val="CommentReference"/>
        </w:rPr>
        <w:commentReference w:id="79"/>
      </w:r>
      <w:r w:rsidRPr="00EF4C00">
        <w:rPr>
          <w:rFonts w:ascii="TimesNewRomanPSMT" w:hAnsi="TimesNewRomanPSMT" w:cs="TimesNewRomanPSMT"/>
          <w:highlight w:val="yellow"/>
          <w:lang w:val="en-US"/>
          <w:rPrChange w:id="81" w:author="Halldor Jonsson" w:date="2021-11-15T13:39:00Z">
            <w:rPr>
              <w:rFonts w:ascii="TimesNewRomanPSMT" w:hAnsi="TimesNewRomanPSMT" w:cs="TimesNewRomanPSMT"/>
              <w:lang w:val="en-US"/>
            </w:rPr>
          </w:rPrChange>
        </w:rPr>
        <w:t>),</w:t>
      </w:r>
      <w:r w:rsidRPr="00381B55">
        <w:rPr>
          <w:rFonts w:ascii="TimesNewRomanPSMT" w:hAnsi="TimesNewRomanPSMT" w:cs="TimesNewRomanPSMT"/>
          <w:lang w:val="en-US"/>
        </w:rPr>
        <w:t xml:space="preserve"> which in turn should be based upon your overall objectives for the conflict.</w:t>
      </w:r>
      <w:r w:rsidR="00D506A1">
        <w:rPr>
          <w:rFonts w:ascii="TimesNewRomanPSMT" w:hAnsi="TimesNewRomanPSMT" w:cs="TimesNewRomanPSMT"/>
          <w:lang w:val="en-US"/>
        </w:rPr>
        <w:t xml:space="preserve"> </w:t>
      </w:r>
      <w:r w:rsidR="00D506A1" w:rsidRPr="00D506A1">
        <w:rPr>
          <w:rFonts w:ascii="TimesNewRomanPSMT" w:hAnsi="TimesNewRomanPSMT" w:cs="TimesNewRomanPSMT"/>
          <w:b/>
          <w:lang w:val="en-US"/>
        </w:rPr>
        <w:t>Note:</w:t>
      </w:r>
      <w:r w:rsidR="00D506A1">
        <w:rPr>
          <w:rFonts w:ascii="TimesNewRomanPSMT" w:hAnsi="TimesNewRomanPSMT" w:cs="TimesNewRomanPSMT"/>
          <w:lang w:val="en-US"/>
        </w:rPr>
        <w:t xml:space="preserve"> This does not exclude targets from being attacked to enable further attacks against the enemy COG`s.</w:t>
      </w:r>
    </w:p>
    <w:p w14:paraId="14FC9795" w14:textId="77777777" w:rsidR="007B6E44" w:rsidRDefault="007B6E44" w:rsidP="00381B55">
      <w:pPr>
        <w:autoSpaceDE w:val="0"/>
        <w:autoSpaceDN w:val="0"/>
        <w:adjustRightInd w:val="0"/>
        <w:spacing w:after="0" w:line="240" w:lineRule="auto"/>
        <w:rPr>
          <w:rFonts w:ascii="TimesNewRomanPSMT" w:hAnsi="TimesNewRomanPSMT" w:cs="TimesNewRomanPSMT"/>
          <w:lang w:val="en-US"/>
        </w:rPr>
      </w:pPr>
    </w:p>
    <w:p w14:paraId="394FE767" w14:textId="77777777" w:rsidR="007B6E44" w:rsidRDefault="007B6E44" w:rsidP="00381B55">
      <w:pPr>
        <w:autoSpaceDE w:val="0"/>
        <w:autoSpaceDN w:val="0"/>
        <w:adjustRightInd w:val="0"/>
        <w:spacing w:after="0" w:line="240" w:lineRule="auto"/>
        <w:rPr>
          <w:rFonts w:ascii="TimesNewRomanPSMT" w:hAnsi="TimesNewRomanPSMT" w:cs="TimesNewRomanPSMT"/>
          <w:lang w:val="en-US"/>
        </w:rPr>
      </w:pPr>
    </w:p>
    <w:p w14:paraId="496D1DB4" w14:textId="77777777" w:rsidR="007B6E44" w:rsidRDefault="007B6E44" w:rsidP="007B6E44">
      <w:pPr>
        <w:pStyle w:val="Heading4"/>
        <w:rPr>
          <w:lang w:val="en-US"/>
        </w:rPr>
      </w:pPr>
      <w:r>
        <w:rPr>
          <w:lang w:val="en-US"/>
        </w:rPr>
        <w:t>A</w:t>
      </w:r>
      <w:r w:rsidR="00FD4A62">
        <w:rPr>
          <w:lang w:val="en-US"/>
        </w:rPr>
        <w:t xml:space="preserve">irspace </w:t>
      </w:r>
      <w:r>
        <w:rPr>
          <w:lang w:val="en-US"/>
        </w:rPr>
        <w:t>C</w:t>
      </w:r>
      <w:r w:rsidR="00FD4A62">
        <w:rPr>
          <w:lang w:val="en-US"/>
        </w:rPr>
        <w:t xml:space="preserve">ontrol </w:t>
      </w:r>
      <w:r>
        <w:rPr>
          <w:lang w:val="en-US"/>
        </w:rPr>
        <w:t>A</w:t>
      </w:r>
      <w:r w:rsidR="00FD4A62">
        <w:rPr>
          <w:lang w:val="en-US"/>
        </w:rPr>
        <w:t>uthority (ACA)</w:t>
      </w:r>
    </w:p>
    <w:p w14:paraId="7A196093" w14:textId="77777777" w:rsidR="00573DCE" w:rsidRDefault="00B1670A" w:rsidP="00381B55">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JFACC is also designated responsibility as Airspace Control Authority (ACA). ACA maintains overall responsibility of the airspace control system. </w:t>
      </w:r>
    </w:p>
    <w:p w14:paraId="3A9ACD9B" w14:textId="77777777" w:rsidR="00573DCE" w:rsidRDefault="00573DCE" w:rsidP="00381B55">
      <w:pPr>
        <w:autoSpaceDE w:val="0"/>
        <w:autoSpaceDN w:val="0"/>
        <w:adjustRightInd w:val="0"/>
        <w:spacing w:after="0" w:line="240" w:lineRule="auto"/>
        <w:rPr>
          <w:rFonts w:ascii="TimesNewRomanPSMT" w:hAnsi="TimesNewRomanPSMT" w:cs="TimesNewRomanPSMT"/>
          <w:lang w:val="en-US"/>
        </w:rPr>
      </w:pPr>
    </w:p>
    <w:p w14:paraId="5FCE83DB" w14:textId="77777777" w:rsidR="00573DCE" w:rsidRDefault="00573DCE" w:rsidP="00381B55">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Airspace control is provided to reduce the risk of friendly fire incidents, enhance air defense operations and permit greater flexibility of operations. JFACC will determine the degree of airspace control required in the area of operations. Depending on the mission, ROE and weapon engagement zones, the degree of control of air assets may need to be rigorous, close and restrictive.</w:t>
      </w:r>
    </w:p>
    <w:p w14:paraId="10A54C84" w14:textId="77777777" w:rsidR="00573DCE" w:rsidRDefault="00573DCE" w:rsidP="00381B55">
      <w:pPr>
        <w:autoSpaceDE w:val="0"/>
        <w:autoSpaceDN w:val="0"/>
        <w:adjustRightInd w:val="0"/>
        <w:spacing w:after="0" w:line="240" w:lineRule="auto"/>
        <w:rPr>
          <w:rFonts w:ascii="TimesNewRomanPSMT" w:hAnsi="TimesNewRomanPSMT" w:cs="TimesNewRomanPSMT"/>
          <w:lang w:val="en-US"/>
        </w:rPr>
      </w:pPr>
    </w:p>
    <w:p w14:paraId="30752345" w14:textId="77777777" w:rsidR="007B6E44" w:rsidRDefault="00B1670A" w:rsidP="00381B55">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JFACC as ACA develops </w:t>
      </w:r>
      <w:r w:rsidR="00580222">
        <w:rPr>
          <w:rFonts w:ascii="TimesNewRomanPSMT" w:hAnsi="TimesNewRomanPSMT" w:cs="TimesNewRomanPSMT"/>
          <w:lang w:val="en-US"/>
        </w:rPr>
        <w:t xml:space="preserve">Airspace Control Procedures, which will be included in the standing SPINS for the campaign. ACA also develop </w:t>
      </w:r>
      <w:r>
        <w:rPr>
          <w:rFonts w:ascii="TimesNewRomanPSMT" w:hAnsi="TimesNewRomanPSMT" w:cs="TimesNewRomanPSMT"/>
          <w:lang w:val="en-US"/>
        </w:rPr>
        <w:t xml:space="preserve">the Airspace Control Plan which is general guidance for </w:t>
      </w:r>
      <w:r w:rsidR="00580222">
        <w:rPr>
          <w:rFonts w:ascii="TimesNewRomanPSMT" w:hAnsi="TimesNewRomanPSMT" w:cs="TimesNewRomanPSMT"/>
          <w:lang w:val="en-US"/>
        </w:rPr>
        <w:t xml:space="preserve">the control of airspace and all relevant airspace control measures (routes, </w:t>
      </w:r>
      <w:proofErr w:type="spellStart"/>
      <w:r w:rsidR="00580222">
        <w:rPr>
          <w:rFonts w:ascii="TimesNewRomanPSMT" w:hAnsi="TimesNewRomanPSMT" w:cs="TimesNewRomanPSMT"/>
          <w:lang w:val="en-US"/>
        </w:rPr>
        <w:t>navpoints</w:t>
      </w:r>
      <w:proofErr w:type="spellEnd"/>
      <w:r w:rsidR="00580222">
        <w:rPr>
          <w:rFonts w:ascii="TimesNewRomanPSMT" w:hAnsi="TimesNewRomanPSMT" w:cs="TimesNewRomanPSMT"/>
          <w:lang w:val="en-US"/>
        </w:rPr>
        <w:t xml:space="preserve">, </w:t>
      </w:r>
      <w:proofErr w:type="spellStart"/>
      <w:r w:rsidR="00580222">
        <w:rPr>
          <w:rFonts w:ascii="TimesNewRomanPSMT" w:hAnsi="TimesNewRomanPSMT" w:cs="TimesNewRomanPSMT"/>
          <w:lang w:val="en-US"/>
        </w:rPr>
        <w:t>killbox</w:t>
      </w:r>
      <w:proofErr w:type="spellEnd"/>
      <w:r w:rsidR="00580222">
        <w:rPr>
          <w:rFonts w:ascii="TimesNewRomanPSMT" w:hAnsi="TimesNewRomanPSMT" w:cs="TimesNewRomanPSMT"/>
          <w:lang w:val="en-US"/>
        </w:rPr>
        <w:t>, contact points, initial points, fighter engagement zones, missile engagement zones, minimum risk routes, restricted operating zones). The ACP will be used by JFACC during the air tasking cycle to develop and publish the Airspace Control Order (ACO) that supports the ATO.</w:t>
      </w:r>
    </w:p>
    <w:p w14:paraId="18D6D434" w14:textId="77777777" w:rsidR="00580222" w:rsidRDefault="00580222" w:rsidP="00381B55">
      <w:pPr>
        <w:autoSpaceDE w:val="0"/>
        <w:autoSpaceDN w:val="0"/>
        <w:adjustRightInd w:val="0"/>
        <w:spacing w:after="0" w:line="240" w:lineRule="auto"/>
        <w:rPr>
          <w:rFonts w:ascii="TimesNewRomanPSMT" w:hAnsi="TimesNewRomanPSMT" w:cs="TimesNewRomanPSMT"/>
          <w:lang w:val="en-US"/>
        </w:rPr>
      </w:pPr>
    </w:p>
    <w:p w14:paraId="049782F8" w14:textId="77777777" w:rsidR="00B1670A" w:rsidRDefault="00580222" w:rsidP="00580222">
      <w:pPr>
        <w:autoSpaceDE w:val="0"/>
        <w:autoSpaceDN w:val="0"/>
        <w:adjustRightInd w:val="0"/>
        <w:spacing w:after="0" w:line="240" w:lineRule="auto"/>
        <w:rPr>
          <w:rFonts w:ascii="TimesNewRomanPSMT" w:hAnsi="TimesNewRomanPSMT" w:cs="TimesNewRomanPSMT"/>
          <w:lang w:val="en-US"/>
        </w:rPr>
      </w:pPr>
      <w:r w:rsidRPr="00580222">
        <w:rPr>
          <w:rFonts w:ascii="TimesNewRomanPSMT" w:hAnsi="TimesNewRomanPSMT" w:cs="TimesNewRomanPSMT"/>
          <w:lang w:val="en-US"/>
        </w:rPr>
        <w:t>The ACO implements specific control procedures for established time</w:t>
      </w:r>
      <w:r>
        <w:rPr>
          <w:rFonts w:ascii="TimesNewRomanPSMT" w:hAnsi="TimesNewRomanPSMT" w:cs="TimesNewRomanPSMT"/>
          <w:lang w:val="en-US"/>
        </w:rPr>
        <w:t xml:space="preserve"> </w:t>
      </w:r>
      <w:r w:rsidRPr="00580222">
        <w:rPr>
          <w:rFonts w:ascii="TimesNewRomanPSMT" w:hAnsi="TimesNewRomanPSMT" w:cs="TimesNewRomanPSMT"/>
          <w:lang w:val="en-US"/>
        </w:rPr>
        <w:t>periods. It defines and establishes airspace for military operations as coordinated by the</w:t>
      </w:r>
      <w:r>
        <w:rPr>
          <w:rFonts w:ascii="TimesNewRomanPSMT" w:hAnsi="TimesNewRomanPSMT" w:cs="TimesNewRomanPSMT"/>
          <w:lang w:val="en-US"/>
        </w:rPr>
        <w:t xml:space="preserve"> JFACC (as </w:t>
      </w:r>
      <w:r w:rsidRPr="00580222">
        <w:rPr>
          <w:rFonts w:ascii="TimesNewRomanPSMT" w:hAnsi="TimesNewRomanPSMT" w:cs="TimesNewRomanPSMT"/>
          <w:lang w:val="en-US"/>
        </w:rPr>
        <w:t>ACA</w:t>
      </w:r>
      <w:r>
        <w:rPr>
          <w:rFonts w:ascii="TimesNewRomanPSMT" w:hAnsi="TimesNewRomanPSMT" w:cs="TimesNewRomanPSMT"/>
          <w:lang w:val="en-US"/>
        </w:rPr>
        <w:t>)</w:t>
      </w:r>
      <w:r w:rsidRPr="00580222">
        <w:rPr>
          <w:rFonts w:ascii="TimesNewRomanPSMT" w:hAnsi="TimesNewRomanPSMT" w:cs="TimesNewRomanPSMT"/>
          <w:lang w:val="en-US"/>
        </w:rPr>
        <w:t xml:space="preserve"> and notifies all agencies</w:t>
      </w:r>
      <w:r>
        <w:rPr>
          <w:rFonts w:ascii="TimesNewRomanPSMT" w:hAnsi="TimesNewRomanPSMT" w:cs="TimesNewRomanPSMT"/>
          <w:lang w:val="en-US"/>
        </w:rPr>
        <w:t xml:space="preserve"> (pilots, JTACs and AWACS controllers)</w:t>
      </w:r>
      <w:r w:rsidRPr="00580222">
        <w:rPr>
          <w:rFonts w:ascii="TimesNewRomanPSMT" w:hAnsi="TimesNewRomanPSMT" w:cs="TimesNewRomanPSMT"/>
          <w:lang w:val="en-US"/>
        </w:rPr>
        <w:t xml:space="preserve"> of the effective time of activation and the structure of the</w:t>
      </w:r>
      <w:r>
        <w:rPr>
          <w:rFonts w:ascii="TimesNewRomanPSMT" w:hAnsi="TimesNewRomanPSMT" w:cs="TimesNewRomanPSMT"/>
          <w:lang w:val="en-US"/>
        </w:rPr>
        <w:t xml:space="preserve"> </w:t>
      </w:r>
      <w:r w:rsidRPr="00580222">
        <w:rPr>
          <w:rFonts w:ascii="TimesNewRomanPSMT" w:hAnsi="TimesNewRomanPSMT" w:cs="TimesNewRomanPSMT"/>
          <w:lang w:val="en-US"/>
        </w:rPr>
        <w:t xml:space="preserve">airspace. The ACO is normally published as a </w:t>
      </w:r>
      <w:proofErr w:type="spellStart"/>
      <w:r>
        <w:rPr>
          <w:rFonts w:ascii="TimesNewRomanPSMT" w:hAnsi="TimesNewRomanPSMT" w:cs="TimesNewRomanPSMT"/>
          <w:lang w:val="en-US"/>
        </w:rPr>
        <w:t>CombatFlite</w:t>
      </w:r>
      <w:proofErr w:type="spellEnd"/>
      <w:r>
        <w:rPr>
          <w:rFonts w:ascii="TimesNewRomanPSMT" w:hAnsi="TimesNewRomanPSMT" w:cs="TimesNewRomanPSMT"/>
          <w:lang w:val="en-US"/>
        </w:rPr>
        <w:t xml:space="preserve"> file</w:t>
      </w:r>
      <w:r w:rsidRPr="00580222">
        <w:rPr>
          <w:rFonts w:ascii="TimesNewRomanPSMT" w:hAnsi="TimesNewRomanPSMT" w:cs="TimesNewRomanPSMT"/>
          <w:lang w:val="en-US"/>
        </w:rPr>
        <w:t xml:space="preserve"> and provides the details of airspace coordinating measures, air defense measures, </w:t>
      </w:r>
      <w:r w:rsidRPr="00BA7EC6">
        <w:rPr>
          <w:rFonts w:ascii="TimesNewRomanPSMT" w:hAnsi="TimesNewRomanPSMT" w:cs="TimesNewRomanPSMT"/>
          <w:highlight w:val="yellow"/>
          <w:lang w:val="en-US"/>
          <w:rPrChange w:id="82" w:author="Halldor Jonsson" w:date="2021-11-15T13:40:00Z">
            <w:rPr>
              <w:rFonts w:ascii="TimesNewRomanPSMT" w:hAnsi="TimesNewRomanPSMT" w:cs="TimesNewRomanPSMT"/>
              <w:lang w:val="en-US"/>
            </w:rPr>
          </w:rPrChange>
        </w:rPr>
        <w:t xml:space="preserve">and fire support coordination </w:t>
      </w:r>
      <w:commentRangeStart w:id="83"/>
      <w:r w:rsidRPr="00BA7EC6">
        <w:rPr>
          <w:rFonts w:ascii="TimesNewRomanPSMT" w:hAnsi="TimesNewRomanPSMT" w:cs="TimesNewRomanPSMT"/>
          <w:highlight w:val="yellow"/>
          <w:lang w:val="en-US"/>
          <w:rPrChange w:id="84" w:author="Halldor Jonsson" w:date="2021-11-15T13:40:00Z">
            <w:rPr>
              <w:rFonts w:ascii="TimesNewRomanPSMT" w:hAnsi="TimesNewRomanPSMT" w:cs="TimesNewRomanPSMT"/>
              <w:lang w:val="en-US"/>
            </w:rPr>
          </w:rPrChange>
        </w:rPr>
        <w:t>measures</w:t>
      </w:r>
      <w:commentRangeEnd w:id="83"/>
      <w:r w:rsidR="00BA7EC6">
        <w:rPr>
          <w:rStyle w:val="CommentReference"/>
        </w:rPr>
        <w:commentReference w:id="83"/>
      </w:r>
      <w:r w:rsidRPr="00BA7EC6">
        <w:rPr>
          <w:rFonts w:ascii="TimesNewRomanPSMT" w:hAnsi="TimesNewRomanPSMT" w:cs="TimesNewRomanPSMT"/>
          <w:highlight w:val="yellow"/>
          <w:lang w:val="en-US"/>
          <w:rPrChange w:id="85" w:author="Halldor Jonsson" w:date="2021-11-15T13:40:00Z">
            <w:rPr>
              <w:rFonts w:ascii="TimesNewRomanPSMT" w:hAnsi="TimesNewRomanPSMT" w:cs="TimesNewRomanPSMT"/>
              <w:lang w:val="en-US"/>
            </w:rPr>
          </w:rPrChange>
        </w:rPr>
        <w:t xml:space="preserve"> (FSCMs)</w:t>
      </w:r>
      <w:r w:rsidRPr="00580222">
        <w:rPr>
          <w:rFonts w:ascii="TimesNewRomanPSMT" w:hAnsi="TimesNewRomanPSMT" w:cs="TimesNewRomanPSMT"/>
          <w:lang w:val="en-US"/>
        </w:rPr>
        <w:t xml:space="preserve">. All </w:t>
      </w:r>
      <w:r>
        <w:rPr>
          <w:rFonts w:ascii="TimesNewRomanPSMT" w:hAnsi="TimesNewRomanPSMT" w:cs="TimesNewRomanPSMT"/>
          <w:lang w:val="en-US"/>
        </w:rPr>
        <w:t xml:space="preserve">tasked </w:t>
      </w:r>
      <w:r w:rsidRPr="00580222">
        <w:rPr>
          <w:rFonts w:ascii="TimesNewRomanPSMT" w:hAnsi="TimesNewRomanPSMT" w:cs="TimesNewRomanPSMT"/>
          <w:lang w:val="en-US"/>
        </w:rPr>
        <w:t xml:space="preserve">air missions are subject to the ACO and the </w:t>
      </w:r>
      <w:r w:rsidRPr="00BA7EC6">
        <w:rPr>
          <w:rFonts w:ascii="TimesNewRomanPSMT" w:hAnsi="TimesNewRomanPSMT" w:cs="TimesNewRomanPSMT"/>
          <w:highlight w:val="yellow"/>
          <w:lang w:val="en-US"/>
          <w:rPrChange w:id="86" w:author="Halldor Jonsson" w:date="2021-11-15T13:41:00Z">
            <w:rPr>
              <w:rFonts w:ascii="TimesNewRomanPSMT" w:hAnsi="TimesNewRomanPSMT" w:cs="TimesNewRomanPSMT"/>
              <w:lang w:val="en-US"/>
            </w:rPr>
          </w:rPrChange>
        </w:rPr>
        <w:t>ACP</w:t>
      </w:r>
      <w:r w:rsidRPr="00580222">
        <w:rPr>
          <w:rFonts w:ascii="TimesNewRomanPSMT" w:hAnsi="TimesNewRomanPSMT" w:cs="TimesNewRomanPSMT"/>
          <w:lang w:val="en-US"/>
        </w:rPr>
        <w:t>. The ACO and</w:t>
      </w:r>
      <w:r>
        <w:rPr>
          <w:rFonts w:ascii="TimesNewRomanPSMT" w:hAnsi="TimesNewRomanPSMT" w:cs="TimesNewRomanPSMT"/>
          <w:lang w:val="en-US"/>
        </w:rPr>
        <w:t xml:space="preserve"> </w:t>
      </w:r>
      <w:commentRangeStart w:id="87"/>
      <w:r w:rsidRPr="00580222">
        <w:rPr>
          <w:rFonts w:ascii="TimesNewRomanPSMT" w:hAnsi="TimesNewRomanPSMT" w:cs="TimesNewRomanPSMT"/>
          <w:lang w:val="en-US"/>
        </w:rPr>
        <w:t xml:space="preserve">ACP </w:t>
      </w:r>
      <w:commentRangeEnd w:id="87"/>
      <w:r w:rsidR="00BA7EC6">
        <w:rPr>
          <w:rStyle w:val="CommentReference"/>
        </w:rPr>
        <w:commentReference w:id="87"/>
      </w:r>
      <w:r w:rsidRPr="00580222">
        <w:rPr>
          <w:rFonts w:ascii="TimesNewRomanPSMT" w:hAnsi="TimesNewRomanPSMT" w:cs="TimesNewRomanPSMT"/>
          <w:lang w:val="en-US"/>
        </w:rPr>
        <w:t>provide direction to integrate, coordinate, and deconflict the use of airspace within</w:t>
      </w:r>
      <w:r>
        <w:rPr>
          <w:rFonts w:ascii="TimesNewRomanPSMT" w:hAnsi="TimesNewRomanPSMT" w:cs="TimesNewRomanPSMT"/>
          <w:lang w:val="en-US"/>
        </w:rPr>
        <w:t xml:space="preserve"> </w:t>
      </w:r>
      <w:r w:rsidRPr="00580222">
        <w:rPr>
          <w:rFonts w:ascii="TimesNewRomanPSMT" w:hAnsi="TimesNewRomanPSMT" w:cs="TimesNewRomanPSMT"/>
          <w:lang w:val="en-US"/>
        </w:rPr>
        <w:t xml:space="preserve">the </w:t>
      </w:r>
      <w:r>
        <w:rPr>
          <w:rFonts w:ascii="TimesNewRomanPSMT" w:hAnsi="TimesNewRomanPSMT" w:cs="TimesNewRomanPSMT"/>
          <w:lang w:val="en-US"/>
        </w:rPr>
        <w:t>area of operation</w:t>
      </w:r>
      <w:r w:rsidRPr="00580222">
        <w:rPr>
          <w:rFonts w:ascii="TimesNewRomanPSMT" w:hAnsi="TimesNewRomanPSMT" w:cs="TimesNewRomanPSMT"/>
          <w:lang w:val="en-US"/>
        </w:rPr>
        <w:t xml:space="preserve"> area. (Note: This does not imply any level of command authority over any</w:t>
      </w:r>
      <w:r>
        <w:rPr>
          <w:rFonts w:ascii="TimesNewRomanPSMT" w:hAnsi="TimesNewRomanPSMT" w:cs="TimesNewRomanPSMT"/>
          <w:lang w:val="en-US"/>
        </w:rPr>
        <w:t xml:space="preserve"> </w:t>
      </w:r>
      <w:r w:rsidRPr="00580222">
        <w:rPr>
          <w:rFonts w:ascii="TimesNewRomanPSMT" w:hAnsi="TimesNewRomanPSMT" w:cs="TimesNewRomanPSMT"/>
          <w:lang w:val="en-US"/>
        </w:rPr>
        <w:t>air assets.) Methods of airspace control vary by military operation and level of conflict</w:t>
      </w:r>
      <w:r>
        <w:rPr>
          <w:rFonts w:ascii="TimesNewRomanPSMT" w:hAnsi="TimesNewRomanPSMT" w:cs="TimesNewRomanPSMT"/>
          <w:lang w:val="en-US"/>
        </w:rPr>
        <w:t xml:space="preserve"> </w:t>
      </w:r>
      <w:r w:rsidRPr="00580222">
        <w:rPr>
          <w:rFonts w:ascii="TimesNewRomanPSMT" w:hAnsi="TimesNewRomanPSMT" w:cs="TimesNewRomanPSMT"/>
          <w:lang w:val="en-US"/>
        </w:rPr>
        <w:t xml:space="preserve">from </w:t>
      </w:r>
      <w:r w:rsidRPr="00BA7EC6">
        <w:rPr>
          <w:rFonts w:ascii="TimesNewRomanPSMT" w:hAnsi="TimesNewRomanPSMT" w:cs="TimesNewRomanPSMT"/>
          <w:highlight w:val="yellow"/>
          <w:lang w:val="en-US"/>
          <w:rPrChange w:id="88" w:author="Halldor Jonsson" w:date="2021-11-15T13:42:00Z">
            <w:rPr>
              <w:rFonts w:ascii="TimesNewRomanPSMT" w:hAnsi="TimesNewRomanPSMT" w:cs="TimesNewRomanPSMT"/>
              <w:lang w:val="en-US"/>
            </w:rPr>
          </w:rPrChange>
        </w:rPr>
        <w:t>positive control of all air assets in an airspace control area to procedural control of all such assets or any effective combination.</w:t>
      </w:r>
    </w:p>
    <w:p w14:paraId="438820C9" w14:textId="77777777" w:rsidR="00AA5237" w:rsidRDefault="00AA5237" w:rsidP="00580222">
      <w:pPr>
        <w:autoSpaceDE w:val="0"/>
        <w:autoSpaceDN w:val="0"/>
        <w:adjustRightInd w:val="0"/>
        <w:spacing w:after="0" w:line="240" w:lineRule="auto"/>
        <w:rPr>
          <w:rFonts w:ascii="TimesNewRomanPSMT" w:hAnsi="TimesNewRomanPSMT" w:cs="TimesNewRomanPSMT"/>
          <w:lang w:val="en-US"/>
        </w:rPr>
      </w:pPr>
    </w:p>
    <w:p w14:paraId="585E9DCD" w14:textId="77777777" w:rsidR="00580222" w:rsidRDefault="00580222" w:rsidP="00580222">
      <w:pPr>
        <w:autoSpaceDE w:val="0"/>
        <w:autoSpaceDN w:val="0"/>
        <w:adjustRightInd w:val="0"/>
        <w:spacing w:after="0" w:line="240" w:lineRule="auto"/>
        <w:rPr>
          <w:rFonts w:ascii="TimesNewRomanPSMT" w:hAnsi="TimesNewRomanPSMT" w:cs="TimesNewRomanPSMT"/>
          <w:lang w:val="en-US"/>
        </w:rPr>
      </w:pPr>
    </w:p>
    <w:p w14:paraId="40D8B90F" w14:textId="77777777" w:rsidR="00580222" w:rsidRDefault="00580222" w:rsidP="00580222">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Methods of Airspace Control:</w:t>
      </w:r>
    </w:p>
    <w:p w14:paraId="55404A64" w14:textId="77777777" w:rsidR="00580222" w:rsidRDefault="00580222" w:rsidP="00580222">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Positive Control:</w:t>
      </w:r>
    </w:p>
    <w:p w14:paraId="1E72C548" w14:textId="77777777" w:rsidR="00580222" w:rsidRDefault="00580222" w:rsidP="00580222">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Positively identifies, </w:t>
      </w:r>
      <w:proofErr w:type="gramStart"/>
      <w:r>
        <w:rPr>
          <w:rFonts w:ascii="TimesNewRomanPSMT" w:hAnsi="TimesNewRomanPSMT" w:cs="TimesNewRomanPSMT"/>
          <w:lang w:val="en-US"/>
        </w:rPr>
        <w:t>tracks</w:t>
      </w:r>
      <w:proofErr w:type="gramEnd"/>
      <w:r>
        <w:rPr>
          <w:rFonts w:ascii="TimesNewRomanPSMT" w:hAnsi="TimesNewRomanPSMT" w:cs="TimesNewRomanPSMT"/>
          <w:lang w:val="en-US"/>
        </w:rPr>
        <w:t xml:space="preserve"> and directs air assets using:</w:t>
      </w:r>
    </w:p>
    <w:p w14:paraId="340724A9" w14:textId="77777777" w:rsidR="00580222" w:rsidRDefault="00580222" w:rsidP="00580222">
      <w:pPr>
        <w:pStyle w:val="ListParagraph"/>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Radars</w:t>
      </w:r>
    </w:p>
    <w:p w14:paraId="11164881" w14:textId="77777777" w:rsidR="00580222" w:rsidRDefault="00580222" w:rsidP="00580222">
      <w:pPr>
        <w:pStyle w:val="ListParagraph"/>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IFF</w:t>
      </w:r>
    </w:p>
    <w:p w14:paraId="1EE83FED" w14:textId="77777777" w:rsidR="00580222" w:rsidRDefault="00B23BCD" w:rsidP="00580222">
      <w:pPr>
        <w:pStyle w:val="ListParagraph"/>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Digital data link</w:t>
      </w:r>
    </w:p>
    <w:p w14:paraId="4EE93060" w14:textId="77777777" w:rsidR="00B23BCD" w:rsidRDefault="00B23BCD" w:rsidP="00B23BCD">
      <w:pPr>
        <w:autoSpaceDE w:val="0"/>
        <w:autoSpaceDN w:val="0"/>
        <w:adjustRightInd w:val="0"/>
        <w:spacing w:after="0" w:line="240" w:lineRule="auto"/>
        <w:rPr>
          <w:rFonts w:ascii="TimesNewRomanPSMT" w:hAnsi="TimesNewRomanPSMT" w:cs="TimesNewRomanPSMT"/>
          <w:lang w:val="en-US"/>
        </w:rPr>
      </w:pPr>
    </w:p>
    <w:p w14:paraId="62F1C570" w14:textId="77777777" w:rsidR="00B23BCD" w:rsidRDefault="00B23BCD" w:rsidP="00B23BCD">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Procedural control:</w:t>
      </w:r>
    </w:p>
    <w:p w14:paraId="70304F79" w14:textId="77777777" w:rsidR="00B23BCD" w:rsidRDefault="00B23BCD" w:rsidP="00B23BCD">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Relies on previously agreed to and distributed control procedures and measures such as:</w:t>
      </w:r>
    </w:p>
    <w:p w14:paraId="0865C37B" w14:textId="77777777" w:rsidR="00B23BCD" w:rsidRDefault="00B23BCD" w:rsidP="00B23BCD">
      <w:pPr>
        <w:pStyle w:val="ListParagraph"/>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Comprehensive air defense identification procedures and rules of engagement</w:t>
      </w:r>
    </w:p>
    <w:p w14:paraId="4308F62A" w14:textId="77777777" w:rsidR="00B23BCD" w:rsidRDefault="00B23BCD" w:rsidP="00B23BCD">
      <w:pPr>
        <w:pStyle w:val="ListParagraph"/>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Airspace coordinating measures</w:t>
      </w:r>
    </w:p>
    <w:p w14:paraId="49D870BD" w14:textId="77777777" w:rsidR="00B23BCD" w:rsidRDefault="00B23BCD" w:rsidP="00B23BCD">
      <w:pPr>
        <w:pStyle w:val="ListParagraph"/>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Aircraft identification maneuvers</w:t>
      </w:r>
    </w:p>
    <w:p w14:paraId="0F69E771" w14:textId="77777777" w:rsidR="00B23BCD" w:rsidRDefault="00B23BCD" w:rsidP="00B23BCD">
      <w:pPr>
        <w:pStyle w:val="ListParagraph"/>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Fire support coordination measures</w:t>
      </w:r>
    </w:p>
    <w:p w14:paraId="6CE0994A" w14:textId="77777777" w:rsidR="00B23BCD" w:rsidRDefault="00B23BCD" w:rsidP="00B23BCD">
      <w:pPr>
        <w:pStyle w:val="ListParagraph"/>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Maneuver control measures</w:t>
      </w:r>
    </w:p>
    <w:p w14:paraId="7F659168" w14:textId="77777777" w:rsidR="00B23BCD" w:rsidRDefault="00B23BCD" w:rsidP="00B23BCD">
      <w:pPr>
        <w:pStyle w:val="ListParagraph"/>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Communication between aircraft and airspace control elements</w:t>
      </w:r>
    </w:p>
    <w:p w14:paraId="768847C7" w14:textId="77777777" w:rsidR="00B23BCD" w:rsidRDefault="00B23BCD" w:rsidP="00B23BCD">
      <w:pPr>
        <w:autoSpaceDE w:val="0"/>
        <w:autoSpaceDN w:val="0"/>
        <w:adjustRightInd w:val="0"/>
        <w:spacing w:after="0" w:line="240" w:lineRule="auto"/>
        <w:rPr>
          <w:rFonts w:ascii="TimesNewRomanPSMT" w:hAnsi="TimesNewRomanPSMT" w:cs="TimesNewRomanPSMT"/>
          <w:lang w:val="en-US"/>
        </w:rPr>
      </w:pPr>
    </w:p>
    <w:p w14:paraId="65368704" w14:textId="77777777" w:rsidR="00B23BCD" w:rsidRDefault="00B23BCD" w:rsidP="00B23BCD">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For 132</w:t>
      </w:r>
      <w:r w:rsidRPr="00B23BCD">
        <w:rPr>
          <w:rFonts w:ascii="TimesNewRomanPSMT" w:hAnsi="TimesNewRomanPSMT" w:cs="TimesNewRomanPSMT"/>
          <w:vertAlign w:val="superscript"/>
          <w:lang w:val="en-US"/>
        </w:rPr>
        <w:t>nd</w:t>
      </w:r>
      <w:r>
        <w:rPr>
          <w:rFonts w:ascii="TimesNewRomanPSMT" w:hAnsi="TimesNewRomanPSMT" w:cs="TimesNewRomanPSMT"/>
          <w:lang w:val="en-US"/>
        </w:rPr>
        <w:t xml:space="preserve"> hosted events, AWACS controllers normally use positive control, while JTACs and package commanders use procedural cont</w:t>
      </w:r>
      <w:r w:rsidR="00A66878">
        <w:rPr>
          <w:rFonts w:ascii="TimesNewRomanPSMT" w:hAnsi="TimesNewRomanPSMT" w:cs="TimesNewRomanPSMT"/>
          <w:lang w:val="en-US"/>
        </w:rPr>
        <w:t>r</w:t>
      </w:r>
      <w:r>
        <w:rPr>
          <w:rFonts w:ascii="TimesNewRomanPSMT" w:hAnsi="TimesNewRomanPSMT" w:cs="TimesNewRomanPSMT"/>
          <w:lang w:val="en-US"/>
        </w:rPr>
        <w:t>ol.</w:t>
      </w:r>
    </w:p>
    <w:p w14:paraId="77E689AE" w14:textId="77777777" w:rsidR="00AA5237" w:rsidRDefault="00AA5237" w:rsidP="00B23BCD">
      <w:pPr>
        <w:autoSpaceDE w:val="0"/>
        <w:autoSpaceDN w:val="0"/>
        <w:adjustRightInd w:val="0"/>
        <w:spacing w:after="0" w:line="240" w:lineRule="auto"/>
        <w:rPr>
          <w:rFonts w:ascii="TimesNewRomanPSMT" w:hAnsi="TimesNewRomanPSMT" w:cs="TimesNewRomanPSMT"/>
          <w:lang w:val="en-US"/>
        </w:rPr>
      </w:pPr>
    </w:p>
    <w:p w14:paraId="623CC142" w14:textId="77777777" w:rsidR="00AA5237" w:rsidRDefault="00AA5237" w:rsidP="00B23BCD">
      <w:pPr>
        <w:autoSpaceDE w:val="0"/>
        <w:autoSpaceDN w:val="0"/>
        <w:adjustRightInd w:val="0"/>
        <w:spacing w:after="0" w:line="240" w:lineRule="auto"/>
        <w:rPr>
          <w:rFonts w:ascii="TimesNewRomanPSMT" w:hAnsi="TimesNewRomanPSMT" w:cs="TimesNewRomanPSMT"/>
          <w:lang w:val="en-US"/>
        </w:rPr>
      </w:pPr>
    </w:p>
    <w:p w14:paraId="4FCEF44A" w14:textId="77777777" w:rsidR="00AA5237" w:rsidRDefault="00AA5237" w:rsidP="00B23BCD">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The broad responsibilities of the JFACC (with ACA authority) include:</w:t>
      </w:r>
    </w:p>
    <w:p w14:paraId="517EA9A0" w14:textId="77777777" w:rsidR="00AA5237" w:rsidRDefault="00AA5237" w:rsidP="00AA5237">
      <w:pPr>
        <w:pStyle w:val="ListParagraph"/>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Coordinate and integrate the use of airspace control area</w:t>
      </w:r>
    </w:p>
    <w:p w14:paraId="033E4ACD" w14:textId="77777777" w:rsidR="00AA5237" w:rsidRDefault="00AA5237" w:rsidP="00AA5237">
      <w:pPr>
        <w:pStyle w:val="ListParagraph"/>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Develop </w:t>
      </w:r>
      <w:r w:rsidR="00FB6226">
        <w:rPr>
          <w:rFonts w:ascii="TimesNewRomanPSMT" w:hAnsi="TimesNewRomanPSMT" w:cs="TimesNewRomanPSMT"/>
          <w:lang w:val="en-US"/>
        </w:rPr>
        <w:t>procedures for airspace control and for the coordination required among all users of airspace within the airspace control area</w:t>
      </w:r>
    </w:p>
    <w:p w14:paraId="07C84EA0" w14:textId="77777777" w:rsidR="00FB6226" w:rsidRDefault="00FB6226" w:rsidP="00AA5237">
      <w:pPr>
        <w:pStyle w:val="ListParagraph"/>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Coordinate and deconflict airspace control area user requirements (JTACs, DCA, Packages and flights on various missions)</w:t>
      </w:r>
    </w:p>
    <w:p w14:paraId="2A7D13CA" w14:textId="77777777" w:rsidR="00FB6226" w:rsidRPr="00AA5237" w:rsidRDefault="00FB6226" w:rsidP="00AA5237">
      <w:pPr>
        <w:pStyle w:val="ListParagraph"/>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Provide airspace control information through SPINS and the airspace control plan (ACP) in </w:t>
      </w:r>
      <w:r w:rsidR="00A66878">
        <w:rPr>
          <w:rFonts w:ascii="TimesNewRomanPSMT" w:hAnsi="TimesNewRomanPSMT" w:cs="TimesNewRomanPSMT"/>
          <w:lang w:val="en-US"/>
        </w:rPr>
        <w:t>planning and</w:t>
      </w:r>
      <w:r>
        <w:rPr>
          <w:rFonts w:ascii="TimesNewRomanPSMT" w:hAnsi="TimesNewRomanPSMT" w:cs="TimesNewRomanPSMT"/>
          <w:lang w:val="en-US"/>
        </w:rPr>
        <w:t xml:space="preserve"> in the Airspace Control Order during execution.</w:t>
      </w:r>
    </w:p>
    <w:p w14:paraId="1B6CF7AE" w14:textId="77777777" w:rsidR="00580222" w:rsidRDefault="00580222" w:rsidP="00580222">
      <w:pPr>
        <w:autoSpaceDE w:val="0"/>
        <w:autoSpaceDN w:val="0"/>
        <w:adjustRightInd w:val="0"/>
        <w:spacing w:after="0" w:line="240" w:lineRule="auto"/>
        <w:rPr>
          <w:rFonts w:ascii="TimesNewRomanPSMT" w:hAnsi="TimesNewRomanPSMT" w:cs="TimesNewRomanPSMT"/>
          <w:lang w:val="en-US"/>
        </w:rPr>
      </w:pPr>
    </w:p>
    <w:p w14:paraId="3E66877E" w14:textId="77777777" w:rsidR="00580222" w:rsidRPr="00580222" w:rsidRDefault="00580222" w:rsidP="00580222">
      <w:pPr>
        <w:autoSpaceDE w:val="0"/>
        <w:autoSpaceDN w:val="0"/>
        <w:adjustRightInd w:val="0"/>
        <w:spacing w:after="0" w:line="240" w:lineRule="auto"/>
        <w:rPr>
          <w:rFonts w:ascii="TimesNewRomanPSMT" w:hAnsi="TimesNewRomanPSMT" w:cs="TimesNewRomanPSMT"/>
          <w:lang w:val="en-US"/>
        </w:rPr>
      </w:pPr>
    </w:p>
    <w:p w14:paraId="7E68D495" w14:textId="77777777" w:rsidR="00B1670A" w:rsidRDefault="00B1670A" w:rsidP="00381B55">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Airspace Control procedures objectives:</w:t>
      </w:r>
    </w:p>
    <w:p w14:paraId="16B05E8E" w14:textId="77777777" w:rsidR="00B1670A" w:rsidRDefault="00B1670A" w:rsidP="00B1670A">
      <w:pPr>
        <w:pStyle w:val="ListParagraph"/>
        <w:numPr>
          <w:ilvl w:val="0"/>
          <w:numId w:val="48"/>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Enhance effectiveness in accomplishing JFC and JFACC objectives</w:t>
      </w:r>
    </w:p>
    <w:p w14:paraId="07281BF8" w14:textId="77777777" w:rsidR="00B1670A" w:rsidRDefault="00B1670A" w:rsidP="00B1670A">
      <w:pPr>
        <w:pStyle w:val="ListParagraph"/>
        <w:numPr>
          <w:ilvl w:val="0"/>
          <w:numId w:val="48"/>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Prevent mutual </w:t>
      </w:r>
      <w:r w:rsidR="00573DCE">
        <w:rPr>
          <w:rFonts w:ascii="TimesNewRomanPSMT" w:hAnsi="TimesNewRomanPSMT" w:cs="TimesNewRomanPSMT"/>
          <w:lang w:val="en-US"/>
        </w:rPr>
        <w:t>interference</w:t>
      </w:r>
    </w:p>
    <w:p w14:paraId="28C5BD48" w14:textId="77777777" w:rsidR="00B1670A" w:rsidRDefault="00573DCE" w:rsidP="00B1670A">
      <w:pPr>
        <w:pStyle w:val="ListParagraph"/>
        <w:numPr>
          <w:ilvl w:val="0"/>
          <w:numId w:val="48"/>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Facilitate</w:t>
      </w:r>
      <w:r w:rsidR="00B1670A">
        <w:rPr>
          <w:rFonts w:ascii="TimesNewRomanPSMT" w:hAnsi="TimesNewRomanPSMT" w:cs="TimesNewRomanPSMT"/>
          <w:lang w:val="en-US"/>
        </w:rPr>
        <w:t xml:space="preserve"> air defense identification</w:t>
      </w:r>
    </w:p>
    <w:p w14:paraId="44FB31DF" w14:textId="77777777" w:rsidR="00B1670A" w:rsidRDefault="00B1670A" w:rsidP="00B1670A">
      <w:pPr>
        <w:pStyle w:val="ListParagraph"/>
        <w:numPr>
          <w:ilvl w:val="0"/>
          <w:numId w:val="48"/>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Safely accommodate and expedite the flow of all air traffic in the area of operations</w:t>
      </w:r>
    </w:p>
    <w:p w14:paraId="73B5131F" w14:textId="77777777" w:rsidR="00B1670A" w:rsidRDefault="00B1670A" w:rsidP="00B1670A">
      <w:pPr>
        <w:pStyle w:val="ListParagraph"/>
        <w:numPr>
          <w:ilvl w:val="0"/>
          <w:numId w:val="48"/>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Prevent friendly fire incidents (blue-on-blue)</w:t>
      </w:r>
    </w:p>
    <w:p w14:paraId="04AB87AC" w14:textId="77777777" w:rsidR="007B6E44" w:rsidRPr="00381B55" w:rsidRDefault="007B6E44" w:rsidP="007B6E44">
      <w:pPr>
        <w:pStyle w:val="Heading4"/>
        <w:rPr>
          <w:lang w:val="en-US"/>
        </w:rPr>
      </w:pPr>
      <w:r>
        <w:rPr>
          <w:lang w:val="en-US"/>
        </w:rPr>
        <w:t>A</w:t>
      </w:r>
      <w:r w:rsidR="00A66878">
        <w:rPr>
          <w:lang w:val="en-US"/>
        </w:rPr>
        <w:t xml:space="preserve">rea </w:t>
      </w:r>
      <w:r>
        <w:rPr>
          <w:lang w:val="en-US"/>
        </w:rPr>
        <w:t>A</w:t>
      </w:r>
      <w:r w:rsidR="00A66878">
        <w:rPr>
          <w:lang w:val="en-US"/>
        </w:rPr>
        <w:t xml:space="preserve">ir </w:t>
      </w:r>
      <w:r>
        <w:rPr>
          <w:lang w:val="en-US"/>
        </w:rPr>
        <w:t>D</w:t>
      </w:r>
      <w:r w:rsidR="00A66878">
        <w:rPr>
          <w:lang w:val="en-US"/>
        </w:rPr>
        <w:t xml:space="preserve">efense </w:t>
      </w:r>
      <w:r>
        <w:rPr>
          <w:lang w:val="en-US"/>
        </w:rPr>
        <w:t>C</w:t>
      </w:r>
      <w:r w:rsidR="00A66878">
        <w:rPr>
          <w:lang w:val="en-US"/>
        </w:rPr>
        <w:t>ommander (AADC)</w:t>
      </w:r>
    </w:p>
    <w:p w14:paraId="43808B41" w14:textId="77777777" w:rsidR="009B0B9A" w:rsidRDefault="00496B99" w:rsidP="009B0B9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JFACC also perform the duties of Area Air Defense Commander (AADC)</w:t>
      </w:r>
      <w:r w:rsidR="00A66878">
        <w:rPr>
          <w:rFonts w:ascii="TimesNewRomanPSMT" w:hAnsi="TimesNewRomanPSMT" w:cs="TimesNewRomanPSMT"/>
          <w:lang w:val="en-US"/>
        </w:rPr>
        <w:t>.</w:t>
      </w:r>
    </w:p>
    <w:p w14:paraId="356B182D" w14:textId="77777777" w:rsidR="00496B99" w:rsidRDefault="00496B99" w:rsidP="009B0B9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AADC is responsible for defensive counter air operations within the area of operations</w:t>
      </w:r>
    </w:p>
    <w:p w14:paraId="688B4ED6" w14:textId="77777777" w:rsidR="00496B99" w:rsidRDefault="00496B99" w:rsidP="009B0B9A">
      <w:pPr>
        <w:autoSpaceDE w:val="0"/>
        <w:autoSpaceDN w:val="0"/>
        <w:adjustRightInd w:val="0"/>
        <w:spacing w:after="0" w:line="240" w:lineRule="auto"/>
        <w:rPr>
          <w:rFonts w:ascii="TimesNewRomanPSMT" w:hAnsi="TimesNewRomanPSMT" w:cs="TimesNewRomanPSMT"/>
          <w:lang w:val="en-US"/>
        </w:rPr>
      </w:pPr>
    </w:p>
    <w:p w14:paraId="435C5570" w14:textId="77777777" w:rsidR="00496B99" w:rsidRDefault="00496B99" w:rsidP="009B0B9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Area Air Defense considerations</w:t>
      </w:r>
    </w:p>
    <w:p w14:paraId="48468087" w14:textId="77777777" w:rsidR="00496B99" w:rsidRDefault="00496B99" w:rsidP="009B0B9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DCA operations are integrated within the area of operation through the area air defense plan. The AADC normally develop </w:t>
      </w:r>
      <w:proofErr w:type="gramStart"/>
      <w:r>
        <w:rPr>
          <w:rFonts w:ascii="TimesNewRomanPSMT" w:hAnsi="TimesNewRomanPSMT" w:cs="TimesNewRomanPSMT"/>
          <w:lang w:val="en-US"/>
        </w:rPr>
        <w:t>a</w:t>
      </w:r>
      <w:proofErr w:type="gramEnd"/>
      <w:r w:rsidR="0095692A">
        <w:rPr>
          <w:rFonts w:ascii="TimesNewRomanPSMT" w:hAnsi="TimesNewRomanPSMT" w:cs="TimesNewRomanPSMT"/>
          <w:lang w:val="en-US"/>
        </w:rPr>
        <w:t xml:space="preserve"> area air defense plan that are integrated into the JFACC strategy (Concept of operations). </w:t>
      </w:r>
      <w:commentRangeStart w:id="89"/>
      <w:r w:rsidR="0095692A" w:rsidRPr="008D4F32">
        <w:rPr>
          <w:rFonts w:ascii="TimesNewRomanPSMT" w:hAnsi="TimesNewRomanPSMT" w:cs="TimesNewRomanPSMT"/>
          <w:highlight w:val="yellow"/>
          <w:lang w:val="en-US"/>
          <w:rPrChange w:id="90" w:author="Halldor Jonsson" w:date="2021-11-15T13:44:00Z">
            <w:rPr>
              <w:rFonts w:ascii="TimesNewRomanPSMT" w:hAnsi="TimesNewRomanPSMT" w:cs="TimesNewRomanPSMT"/>
              <w:lang w:val="en-US"/>
            </w:rPr>
          </w:rPrChange>
        </w:rPr>
        <w:t>Weapon control procedures and airspace control procedures for all air defense weapon systems must be established. These procedures will facilitate DCA operations while minimizing the risk of friendly fire incidents.</w:t>
      </w:r>
      <w:r w:rsidR="0095692A">
        <w:rPr>
          <w:rFonts w:ascii="TimesNewRomanPSMT" w:hAnsi="TimesNewRomanPSMT" w:cs="TimesNewRomanPSMT"/>
          <w:lang w:val="en-US"/>
        </w:rPr>
        <w:t xml:space="preserve"> </w:t>
      </w:r>
      <w:commentRangeEnd w:id="89"/>
      <w:r w:rsidR="002A26C9">
        <w:rPr>
          <w:rStyle w:val="CommentReference"/>
        </w:rPr>
        <w:commentReference w:id="89"/>
      </w:r>
      <w:r w:rsidR="0095692A">
        <w:rPr>
          <w:rFonts w:ascii="TimesNewRomanPSMT" w:hAnsi="TimesNewRomanPSMT" w:cs="TimesNewRomanPSMT"/>
          <w:lang w:val="en-US"/>
        </w:rPr>
        <w:t xml:space="preserve">The area air defense plan is </w:t>
      </w:r>
      <w:proofErr w:type="gramStart"/>
      <w:r w:rsidR="0095692A">
        <w:rPr>
          <w:rFonts w:ascii="TimesNewRomanPSMT" w:hAnsi="TimesNewRomanPSMT" w:cs="TimesNewRomanPSMT"/>
          <w:lang w:val="en-US"/>
        </w:rPr>
        <w:t>a</w:t>
      </w:r>
      <w:proofErr w:type="gramEnd"/>
      <w:r w:rsidR="0095692A">
        <w:rPr>
          <w:rFonts w:ascii="TimesNewRomanPSMT" w:hAnsi="TimesNewRomanPSMT" w:cs="TimesNewRomanPSMT"/>
          <w:lang w:val="en-US"/>
        </w:rPr>
        <w:t xml:space="preserve"> input to the ACP to ensure airspace control areas/sectors are synchronized with the air defense regions/sectors.</w:t>
      </w:r>
    </w:p>
    <w:p w14:paraId="53BDA8E3" w14:textId="77777777" w:rsidR="0095692A" w:rsidRDefault="0095692A" w:rsidP="009B0B9A">
      <w:pPr>
        <w:autoSpaceDE w:val="0"/>
        <w:autoSpaceDN w:val="0"/>
        <w:adjustRightInd w:val="0"/>
        <w:spacing w:after="0" w:line="240" w:lineRule="auto"/>
        <w:rPr>
          <w:rFonts w:ascii="TimesNewRomanPSMT" w:hAnsi="TimesNewRomanPSMT" w:cs="TimesNewRomanPSMT"/>
          <w:lang w:val="en-US"/>
        </w:rPr>
      </w:pPr>
    </w:p>
    <w:p w14:paraId="2E04F13F" w14:textId="77777777" w:rsidR="0095692A" w:rsidRDefault="0095692A" w:rsidP="009B0B9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lastRenderedPageBreak/>
        <w:t xml:space="preserve">Ideally as the campaign progresses and the area air defense plan is revised, the combination of DCA and OCA operations should diminish the </w:t>
      </w:r>
      <w:r w:rsidR="0072364A">
        <w:rPr>
          <w:rFonts w:ascii="TimesNewRomanPSMT" w:hAnsi="TimesNewRomanPSMT" w:cs="TimesNewRomanPSMT"/>
          <w:lang w:val="en-US"/>
        </w:rPr>
        <w:t>enemy’s</w:t>
      </w:r>
      <w:r>
        <w:rPr>
          <w:rFonts w:ascii="TimesNewRomanPSMT" w:hAnsi="TimesNewRomanPSMT" w:cs="TimesNewRomanPSMT"/>
          <w:lang w:val="en-US"/>
        </w:rPr>
        <w:t xml:space="preserve"> ability to conduct air and missile attacks, reducing the requirement for DCA operations and the threat to the Joint Force Command’s freedom of action.</w:t>
      </w:r>
    </w:p>
    <w:p w14:paraId="0EA7BD21" w14:textId="77777777" w:rsidR="00496B99" w:rsidRDefault="00496B99" w:rsidP="009B0B9A">
      <w:pPr>
        <w:autoSpaceDE w:val="0"/>
        <w:autoSpaceDN w:val="0"/>
        <w:adjustRightInd w:val="0"/>
        <w:spacing w:after="0" w:line="240" w:lineRule="auto"/>
        <w:rPr>
          <w:rFonts w:ascii="TimesNewRomanPSMT" w:hAnsi="TimesNewRomanPSMT" w:cs="TimesNewRomanPSMT"/>
          <w:lang w:val="en-US"/>
        </w:rPr>
      </w:pPr>
    </w:p>
    <w:p w14:paraId="540F5A27" w14:textId="77777777" w:rsidR="00496B99" w:rsidRDefault="00496B99" w:rsidP="009B0B9A">
      <w:pPr>
        <w:autoSpaceDE w:val="0"/>
        <w:autoSpaceDN w:val="0"/>
        <w:adjustRightInd w:val="0"/>
        <w:spacing w:after="0" w:line="240" w:lineRule="auto"/>
        <w:rPr>
          <w:rFonts w:ascii="TimesNewRomanPSMT" w:hAnsi="TimesNewRomanPSMT" w:cs="TimesNewRomanPSMT"/>
          <w:lang w:val="en-US"/>
        </w:rPr>
      </w:pPr>
    </w:p>
    <w:p w14:paraId="6C0268BA" w14:textId="77777777" w:rsidR="00496B99" w:rsidRDefault="00496B99" w:rsidP="009B0B9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AADC responsibilities</w:t>
      </w:r>
    </w:p>
    <w:p w14:paraId="33788A41" w14:textId="77777777" w:rsidR="00496B99" w:rsidRDefault="00496B99" w:rsidP="009B0B9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Planning, integration, </w:t>
      </w:r>
      <w:proofErr w:type="gramStart"/>
      <w:r>
        <w:rPr>
          <w:rFonts w:ascii="TimesNewRomanPSMT" w:hAnsi="TimesNewRomanPSMT" w:cs="TimesNewRomanPSMT"/>
          <w:lang w:val="en-US"/>
        </w:rPr>
        <w:t>synchronization</w:t>
      </w:r>
      <w:proofErr w:type="gramEnd"/>
      <w:r>
        <w:rPr>
          <w:rFonts w:ascii="TimesNewRomanPSMT" w:hAnsi="TimesNewRomanPSMT" w:cs="TimesNewRomanPSMT"/>
          <w:lang w:val="en-US"/>
        </w:rPr>
        <w:t xml:space="preserve"> and coordination of DCA operations with all tactical operations in the area of operation. </w:t>
      </w:r>
    </w:p>
    <w:p w14:paraId="325C9BA2" w14:textId="77777777" w:rsidR="00496B99" w:rsidRDefault="00496B99" w:rsidP="00496B99">
      <w:pPr>
        <w:pStyle w:val="ListParagraph"/>
        <w:numPr>
          <w:ilvl w:val="0"/>
          <w:numId w:val="48"/>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Develop, integrate and distribute a plan for area air defense (Land based SAMs, ship based SAMs and fighter aircraft DCA CAP)</w:t>
      </w:r>
    </w:p>
    <w:p w14:paraId="25CB5C49" w14:textId="77777777" w:rsidR="00496B99" w:rsidRDefault="00496B99" w:rsidP="00496B99">
      <w:pPr>
        <w:pStyle w:val="ListParagraph"/>
        <w:numPr>
          <w:ilvl w:val="0"/>
          <w:numId w:val="48"/>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Develop and implement identification and engagement procedures that are appropriate to the air and missile threats</w:t>
      </w:r>
    </w:p>
    <w:p w14:paraId="05A02C79" w14:textId="77777777" w:rsidR="00496B99" w:rsidRDefault="00496B99" w:rsidP="00496B99">
      <w:pPr>
        <w:pStyle w:val="ListParagraph"/>
        <w:numPr>
          <w:ilvl w:val="0"/>
          <w:numId w:val="48"/>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Suggest targets for OCA attack operations to help counter the air and missile threat</w:t>
      </w:r>
    </w:p>
    <w:p w14:paraId="6CD6CA2A" w14:textId="77777777" w:rsidR="00496B99" w:rsidRPr="00496B99" w:rsidRDefault="00496B99" w:rsidP="00496B99">
      <w:pPr>
        <w:pStyle w:val="ListParagraph"/>
        <w:autoSpaceDE w:val="0"/>
        <w:autoSpaceDN w:val="0"/>
        <w:adjustRightInd w:val="0"/>
        <w:spacing w:after="0" w:line="240" w:lineRule="auto"/>
        <w:rPr>
          <w:rFonts w:ascii="TimesNewRomanPSMT" w:hAnsi="TimesNewRomanPSMT" w:cs="TimesNewRomanPSMT"/>
          <w:lang w:val="en-US"/>
        </w:rPr>
      </w:pPr>
    </w:p>
    <w:p w14:paraId="07168D8B" w14:textId="77777777" w:rsidR="00421389" w:rsidRDefault="00421389" w:rsidP="00421389">
      <w:pPr>
        <w:autoSpaceDE w:val="0"/>
        <w:autoSpaceDN w:val="0"/>
        <w:adjustRightInd w:val="0"/>
        <w:spacing w:after="0" w:line="240" w:lineRule="auto"/>
        <w:rPr>
          <w:rFonts w:ascii="TimesNewRomanPSMT" w:hAnsi="TimesNewRomanPSMT" w:cs="TimesNewRomanPSMT"/>
          <w:lang w:val="en-US"/>
        </w:rPr>
      </w:pPr>
    </w:p>
    <w:p w14:paraId="0740D0B6" w14:textId="77777777" w:rsidR="000A5632" w:rsidRPr="000A5632" w:rsidRDefault="000A5632" w:rsidP="000A5632">
      <w:pPr>
        <w:autoSpaceDE w:val="0"/>
        <w:autoSpaceDN w:val="0"/>
        <w:adjustRightInd w:val="0"/>
        <w:spacing w:after="0" w:line="240" w:lineRule="auto"/>
        <w:rPr>
          <w:rFonts w:ascii="TimesNewRomanPSMT" w:hAnsi="TimesNewRomanPSMT" w:cs="TimesNewRomanPSMT"/>
          <w:lang w:val="en-US"/>
        </w:rPr>
      </w:pPr>
    </w:p>
    <w:p w14:paraId="5C9386F8" w14:textId="77777777" w:rsidR="008758E7" w:rsidRDefault="008758E7" w:rsidP="008758E7">
      <w:pPr>
        <w:pStyle w:val="Heading3"/>
        <w:rPr>
          <w:lang w:val="en-US"/>
        </w:rPr>
      </w:pPr>
      <w:r>
        <w:rPr>
          <w:lang w:val="en-US"/>
        </w:rPr>
        <w:t>Step 5: JAOP Production</w:t>
      </w:r>
    </w:p>
    <w:p w14:paraId="22ADC26B" w14:textId="77777777" w:rsidR="00B07DEB" w:rsidRDefault="00B07DEB" w:rsidP="00E62268">
      <w:pPr>
        <w:autoSpaceDE w:val="0"/>
        <w:autoSpaceDN w:val="0"/>
        <w:adjustRightInd w:val="0"/>
        <w:spacing w:after="0" w:line="240" w:lineRule="auto"/>
        <w:rPr>
          <w:rFonts w:ascii="TimesNewRomanPSMT" w:hAnsi="TimesNewRomanPSMT" w:cs="TimesNewRomanPSMT"/>
          <w:lang w:val="en-US"/>
        </w:rPr>
      </w:pPr>
    </w:p>
    <w:p w14:paraId="7F08530A" w14:textId="77777777" w:rsidR="005F1300" w:rsidRDefault="00E62268" w:rsidP="00E62268">
      <w:pPr>
        <w:autoSpaceDE w:val="0"/>
        <w:autoSpaceDN w:val="0"/>
        <w:adjustRightInd w:val="0"/>
        <w:spacing w:after="0" w:line="240" w:lineRule="auto"/>
        <w:rPr>
          <w:rFonts w:ascii="TimesNewRomanPSMT" w:hAnsi="TimesNewRomanPSMT" w:cs="TimesNewRomanPSMT"/>
          <w:lang w:val="en-US"/>
        </w:rPr>
      </w:pPr>
      <w:r w:rsidRPr="00E62268">
        <w:rPr>
          <w:rFonts w:ascii="TimesNewRomanPSMT" w:hAnsi="TimesNewRomanPSMT" w:cs="TimesNewRomanPSMT"/>
          <w:lang w:val="en-US"/>
        </w:rPr>
        <w:t xml:space="preserve">Joint Air </w:t>
      </w:r>
      <w:r>
        <w:rPr>
          <w:rFonts w:ascii="TimesNewRomanPSMT" w:hAnsi="TimesNewRomanPSMT" w:cs="TimesNewRomanPSMT"/>
          <w:lang w:val="en-US"/>
        </w:rPr>
        <w:t>Operations Plan (JA</w:t>
      </w:r>
      <w:r w:rsidRPr="00E62268">
        <w:rPr>
          <w:rFonts w:ascii="TimesNewRomanPSMT" w:hAnsi="TimesNewRomanPSMT" w:cs="TimesNewRomanPSMT"/>
          <w:lang w:val="en-US"/>
        </w:rPr>
        <w:t xml:space="preserve">OP) Development details </w:t>
      </w:r>
      <w:r w:rsidR="0076470A">
        <w:rPr>
          <w:rFonts w:ascii="TimesNewRomanPSMT" w:hAnsi="TimesNewRomanPSMT" w:cs="TimesNewRomanPSMT"/>
          <w:lang w:val="en-US"/>
        </w:rPr>
        <w:t>how</w:t>
      </w:r>
      <w:r w:rsidRPr="00E62268">
        <w:rPr>
          <w:rFonts w:ascii="TimesNewRomanPSMT" w:hAnsi="TimesNewRomanPSMT" w:cs="TimesNewRomanPSMT"/>
          <w:lang w:val="en-US"/>
        </w:rPr>
        <w:t xml:space="preserve"> air forces will support the</w:t>
      </w:r>
      <w:r>
        <w:rPr>
          <w:rFonts w:ascii="TimesNewRomanPSMT" w:hAnsi="TimesNewRomanPSMT" w:cs="TimesNewRomanPSMT"/>
          <w:lang w:val="en-US"/>
        </w:rPr>
        <w:t xml:space="preserve"> </w:t>
      </w:r>
      <w:r w:rsidRPr="00E62268">
        <w:rPr>
          <w:rFonts w:ascii="TimesNewRomanPSMT" w:hAnsi="TimesNewRomanPSMT" w:cs="TimesNewRomanPSMT"/>
          <w:lang w:val="en-US"/>
        </w:rPr>
        <w:t xml:space="preserve">JFC’s </w:t>
      </w:r>
      <w:r>
        <w:rPr>
          <w:rFonts w:ascii="TimesNewRomanPSMT" w:hAnsi="TimesNewRomanPSMT" w:cs="TimesNewRomanPSMT"/>
          <w:lang w:val="en-US"/>
        </w:rPr>
        <w:t>Operation Order</w:t>
      </w:r>
      <w:r w:rsidRPr="00E62268">
        <w:rPr>
          <w:rFonts w:ascii="TimesNewRomanPSMT" w:hAnsi="TimesNewRomanPSMT" w:cs="TimesNewRomanPSMT"/>
          <w:lang w:val="en-US"/>
        </w:rPr>
        <w:t>. During this st</w:t>
      </w:r>
      <w:r>
        <w:rPr>
          <w:rFonts w:ascii="TimesNewRomanPSMT" w:hAnsi="TimesNewRomanPSMT" w:cs="TimesNewRomanPSMT"/>
          <w:lang w:val="en-US"/>
        </w:rPr>
        <w:t xml:space="preserve">ep </w:t>
      </w:r>
      <w:r w:rsidRPr="00E62268">
        <w:rPr>
          <w:rFonts w:ascii="TimesNewRomanPSMT" w:hAnsi="TimesNewRomanPSMT" w:cs="TimesNewRomanPSMT"/>
          <w:lang w:val="en-US"/>
        </w:rPr>
        <w:t xml:space="preserve">of the process you should apply some basic planning philosophies. </w:t>
      </w:r>
    </w:p>
    <w:p w14:paraId="7D66B478" w14:textId="77777777" w:rsidR="005F1300" w:rsidRDefault="00E62268" w:rsidP="00E62268">
      <w:pPr>
        <w:autoSpaceDE w:val="0"/>
        <w:autoSpaceDN w:val="0"/>
        <w:adjustRightInd w:val="0"/>
        <w:spacing w:after="0" w:line="240" w:lineRule="auto"/>
        <w:rPr>
          <w:rFonts w:ascii="TimesNewRomanPSMT" w:hAnsi="TimesNewRomanPSMT" w:cs="TimesNewRomanPSMT"/>
          <w:lang w:val="en-US"/>
        </w:rPr>
      </w:pPr>
      <w:r w:rsidRPr="00E62268">
        <w:rPr>
          <w:rFonts w:ascii="TimesNewRomanPSMT" w:hAnsi="TimesNewRomanPSMT" w:cs="TimesNewRomanPSMT"/>
          <w:lang w:val="en-US"/>
        </w:rPr>
        <w:t>First, plan for the worst-case scenario</w:t>
      </w:r>
      <w:r>
        <w:rPr>
          <w:rFonts w:ascii="TimesNewRomanPSMT" w:hAnsi="TimesNewRomanPSMT" w:cs="TimesNewRomanPSMT"/>
          <w:lang w:val="en-US"/>
        </w:rPr>
        <w:t xml:space="preserve">, </w:t>
      </w:r>
    </w:p>
    <w:p w14:paraId="682659F3" w14:textId="77777777" w:rsidR="00E62268" w:rsidRDefault="00E62268" w:rsidP="00E62268">
      <w:pPr>
        <w:autoSpaceDE w:val="0"/>
        <w:autoSpaceDN w:val="0"/>
        <w:adjustRightInd w:val="0"/>
        <w:spacing w:after="0" w:line="240" w:lineRule="auto"/>
        <w:rPr>
          <w:rFonts w:ascii="TimesNewRomanPSMT" w:hAnsi="TimesNewRomanPSMT" w:cs="TimesNewRomanPSMT"/>
          <w:lang w:val="en-US"/>
        </w:rPr>
      </w:pPr>
      <w:r w:rsidRPr="00C1659F">
        <w:rPr>
          <w:rFonts w:ascii="TimesNewRomanPSMT" w:hAnsi="TimesNewRomanPSMT" w:cs="TimesNewRomanPSMT"/>
          <w:highlight w:val="yellow"/>
          <w:lang w:val="en-US"/>
          <w:rPrChange w:id="91" w:author="Halldor Jonsson" w:date="2021-11-15T17:03:00Z">
            <w:rPr>
              <w:rFonts w:ascii="TimesNewRomanPSMT" w:hAnsi="TimesNewRomanPSMT" w:cs="TimesNewRomanPSMT"/>
              <w:lang w:val="en-US"/>
            </w:rPr>
          </w:rPrChange>
        </w:rPr>
        <w:t xml:space="preserve">Second, do not plan on the </w:t>
      </w:r>
      <w:commentRangeStart w:id="92"/>
      <w:r w:rsidRPr="00C1659F">
        <w:rPr>
          <w:rFonts w:ascii="TimesNewRomanPSMT" w:hAnsi="TimesNewRomanPSMT" w:cs="TimesNewRomanPSMT"/>
          <w:highlight w:val="yellow"/>
          <w:lang w:val="en-US"/>
          <w:rPrChange w:id="93" w:author="Halldor Jonsson" w:date="2021-11-15T17:03:00Z">
            <w:rPr>
              <w:rFonts w:ascii="TimesNewRomanPSMT" w:hAnsi="TimesNewRomanPSMT" w:cs="TimesNewRomanPSMT"/>
              <w:lang w:val="en-US"/>
            </w:rPr>
          </w:rPrChange>
        </w:rPr>
        <w:t>margin</w:t>
      </w:r>
      <w:commentRangeEnd w:id="92"/>
      <w:r w:rsidR="00C1659F">
        <w:rPr>
          <w:rStyle w:val="CommentReference"/>
        </w:rPr>
        <w:commentReference w:id="92"/>
      </w:r>
      <w:r w:rsidRPr="00C1659F">
        <w:rPr>
          <w:rFonts w:ascii="TimesNewRomanPSMT" w:hAnsi="TimesNewRomanPSMT" w:cs="TimesNewRomanPSMT"/>
          <w:highlight w:val="yellow"/>
          <w:lang w:val="en-US"/>
          <w:rPrChange w:id="94" w:author="Halldor Jonsson" w:date="2021-11-15T17:03:00Z">
            <w:rPr>
              <w:rFonts w:ascii="TimesNewRomanPSMT" w:hAnsi="TimesNewRomanPSMT" w:cs="TimesNewRomanPSMT"/>
              <w:lang w:val="en-US"/>
            </w:rPr>
          </w:rPrChange>
        </w:rPr>
        <w:t>.</w:t>
      </w:r>
      <w:r w:rsidRPr="00E62268">
        <w:rPr>
          <w:rFonts w:ascii="TimesNewRomanPSMT" w:hAnsi="TimesNewRomanPSMT" w:cs="TimesNewRomanPSMT"/>
          <w:lang w:val="en-US"/>
        </w:rPr>
        <w:t xml:space="preserve"> The enemy will probably be a moving target, so don’t expect him to dig in for the duration</w:t>
      </w:r>
      <w:r>
        <w:rPr>
          <w:rFonts w:ascii="TimesNewRomanPSMT" w:hAnsi="TimesNewRomanPSMT" w:cs="TimesNewRomanPSMT"/>
          <w:lang w:val="en-US"/>
        </w:rPr>
        <w:t xml:space="preserve">. </w:t>
      </w:r>
      <w:r w:rsidRPr="00E62268">
        <w:rPr>
          <w:rFonts w:ascii="TimesNewRomanPSMT" w:hAnsi="TimesNewRomanPSMT" w:cs="TimesNewRomanPSMT"/>
          <w:lang w:val="en-US"/>
        </w:rPr>
        <w:t>Friction and the fog of war will quickly overwhelm you if you don’t have reserves and</w:t>
      </w:r>
      <w:r>
        <w:rPr>
          <w:rFonts w:ascii="TimesNewRomanPSMT" w:hAnsi="TimesNewRomanPSMT" w:cs="TimesNewRomanPSMT"/>
          <w:lang w:val="en-US"/>
        </w:rPr>
        <w:t xml:space="preserve"> </w:t>
      </w:r>
      <w:r w:rsidRPr="00E62268">
        <w:rPr>
          <w:rFonts w:ascii="TimesNewRomanPSMT" w:hAnsi="TimesNewRomanPSMT" w:cs="TimesNewRomanPSMT"/>
          <w:lang w:val="en-US"/>
        </w:rPr>
        <w:t xml:space="preserve">options. </w:t>
      </w:r>
    </w:p>
    <w:p w14:paraId="2255B0F2" w14:textId="77777777" w:rsidR="0061630A" w:rsidRDefault="0061630A" w:rsidP="00E62268">
      <w:pPr>
        <w:autoSpaceDE w:val="0"/>
        <w:autoSpaceDN w:val="0"/>
        <w:adjustRightInd w:val="0"/>
        <w:spacing w:after="0" w:line="240" w:lineRule="auto"/>
        <w:rPr>
          <w:rFonts w:ascii="TimesNewRomanPSMT" w:hAnsi="TimesNewRomanPSMT" w:cs="TimesNewRomanPSMT"/>
          <w:lang w:val="en-US"/>
        </w:rPr>
      </w:pPr>
    </w:p>
    <w:p w14:paraId="4C71FC72" w14:textId="77777777" w:rsidR="00E40404" w:rsidRDefault="00E40404" w:rsidP="00E40404">
      <w:pPr>
        <w:pStyle w:val="NoSpacing"/>
        <w:rPr>
          <w:rFonts w:ascii="TimesNewRomanPSMT" w:hAnsi="TimesNewRomanPSMT" w:cs="TimesNewRomanPSMT"/>
          <w:lang w:val="en-US"/>
        </w:rPr>
      </w:pPr>
    </w:p>
    <w:p w14:paraId="4BEE74A9" w14:textId="77777777" w:rsidR="00E40404" w:rsidRDefault="008D3A75" w:rsidP="00E40404">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JA</w:t>
      </w:r>
      <w:r w:rsidR="00E40404" w:rsidRPr="00E40404">
        <w:rPr>
          <w:rFonts w:ascii="TimesNewRomanPSMT" w:hAnsi="TimesNewRomanPSMT" w:cs="TimesNewRomanPSMT"/>
          <w:lang w:val="en-US"/>
        </w:rPr>
        <w:t xml:space="preserve">OP </w:t>
      </w:r>
      <w:r w:rsidR="00E40404" w:rsidRPr="00E40404">
        <w:rPr>
          <w:rFonts w:ascii="TimesNewRomanPS-BoldMT" w:hAnsi="TimesNewRomanPS-BoldMT" w:cs="TimesNewRomanPS-BoldMT"/>
          <w:b/>
          <w:bCs/>
          <w:lang w:val="en-US"/>
        </w:rPr>
        <w:t xml:space="preserve">indicates requirements </w:t>
      </w:r>
      <w:r w:rsidR="00E40404" w:rsidRPr="00E40404">
        <w:rPr>
          <w:rFonts w:ascii="TimesNewRomanPSMT" w:hAnsi="TimesNewRomanPSMT" w:cs="TimesNewRomanPSMT"/>
          <w:lang w:val="en-US"/>
        </w:rPr>
        <w:t>necessary to achieve the objectives. As you</w:t>
      </w:r>
      <w:r w:rsidR="00E40404">
        <w:rPr>
          <w:rFonts w:ascii="TimesNewRomanPSMT" w:hAnsi="TimesNewRomanPSMT" w:cs="TimesNewRomanPSMT"/>
          <w:lang w:val="en-US"/>
        </w:rPr>
        <w:t xml:space="preserve"> </w:t>
      </w:r>
      <w:r w:rsidR="00E40404" w:rsidRPr="00E40404">
        <w:rPr>
          <w:rFonts w:ascii="TimesNewRomanPSMT" w:hAnsi="TimesNewRomanPSMT" w:cs="TimesNewRomanPSMT"/>
          <w:lang w:val="en-US"/>
        </w:rPr>
        <w:t>determine what effects you must achieve and what level of effort you need to get to those objectives, you</w:t>
      </w:r>
      <w:r w:rsidR="00E40404">
        <w:rPr>
          <w:rFonts w:ascii="TimesNewRomanPSMT" w:hAnsi="TimesNewRomanPSMT" w:cs="TimesNewRomanPSMT"/>
          <w:lang w:val="en-US"/>
        </w:rPr>
        <w:t xml:space="preserve"> </w:t>
      </w:r>
      <w:r w:rsidR="00E40404" w:rsidRPr="00E40404">
        <w:rPr>
          <w:rFonts w:ascii="TimesNewRomanPSMT" w:hAnsi="TimesNewRomanPSMT" w:cs="TimesNewRomanPSMT"/>
          <w:lang w:val="en-US"/>
        </w:rPr>
        <w:t>must turn those decisions into types and numbers of platforms, sorties, and/or munitions. These numbers</w:t>
      </w:r>
      <w:r w:rsidR="00E40404">
        <w:rPr>
          <w:rFonts w:ascii="TimesNewRomanPSMT" w:hAnsi="TimesNewRomanPSMT" w:cs="TimesNewRomanPSMT"/>
          <w:lang w:val="en-US"/>
        </w:rPr>
        <w:t xml:space="preserve"> </w:t>
      </w:r>
      <w:r w:rsidR="00E40404" w:rsidRPr="00E40404">
        <w:rPr>
          <w:rFonts w:ascii="TimesNewRomanPSMT" w:hAnsi="TimesNewRomanPSMT" w:cs="TimesNewRomanPSMT"/>
          <w:lang w:val="en-US"/>
        </w:rPr>
        <w:t>will then drive the types and numbers of supporting assets you will need to prosecute the campaign.</w:t>
      </w:r>
    </w:p>
    <w:p w14:paraId="15FE49AB" w14:textId="77777777" w:rsidR="00B77C2D" w:rsidRDefault="00B77C2D" w:rsidP="00E40404">
      <w:pPr>
        <w:autoSpaceDE w:val="0"/>
        <w:autoSpaceDN w:val="0"/>
        <w:adjustRightInd w:val="0"/>
        <w:spacing w:after="0" w:line="240" w:lineRule="auto"/>
        <w:rPr>
          <w:rFonts w:ascii="TimesNewRomanPSMT" w:hAnsi="TimesNewRomanPSMT" w:cs="TimesNewRomanPSMT"/>
          <w:lang w:val="en-US"/>
        </w:rPr>
      </w:pPr>
    </w:p>
    <w:p w14:paraId="575CE988" w14:textId="77777777" w:rsidR="00B77C2D" w:rsidRDefault="00B77C2D" w:rsidP="00E40404">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With all this information, added with the list of available squadrons and available bases JFACC can now </w:t>
      </w:r>
      <w:proofErr w:type="gramStart"/>
      <w:r>
        <w:rPr>
          <w:rFonts w:ascii="TimesNewRomanPSMT" w:hAnsi="TimesNewRomanPSMT" w:cs="TimesNewRomanPSMT"/>
          <w:lang w:val="en-US"/>
        </w:rPr>
        <w:t>make a plan</w:t>
      </w:r>
      <w:proofErr w:type="gramEnd"/>
      <w:r>
        <w:rPr>
          <w:rFonts w:ascii="TimesNewRomanPSMT" w:hAnsi="TimesNewRomanPSMT" w:cs="TimesNewRomanPSMT"/>
          <w:lang w:val="en-US"/>
        </w:rPr>
        <w:t xml:space="preserve"> for the </w:t>
      </w:r>
      <w:r w:rsidRPr="001D7DE4">
        <w:rPr>
          <w:rFonts w:ascii="TimesNewRomanPSMT" w:hAnsi="TimesNewRomanPSMT" w:cs="TimesNewRomanPSMT"/>
          <w:highlight w:val="yellow"/>
          <w:lang w:val="en-US"/>
          <w:rPrChange w:id="95" w:author="Halldor Jonsson" w:date="2021-11-15T17:04:00Z">
            <w:rPr>
              <w:rFonts w:ascii="TimesNewRomanPSMT" w:hAnsi="TimesNewRomanPSMT" w:cs="TimesNewRomanPSMT"/>
              <w:lang w:val="en-US"/>
            </w:rPr>
          </w:rPrChange>
        </w:rPr>
        <w:t xml:space="preserve">bed down </w:t>
      </w:r>
      <w:commentRangeStart w:id="96"/>
      <w:r w:rsidRPr="001D7DE4">
        <w:rPr>
          <w:rFonts w:ascii="TimesNewRomanPSMT" w:hAnsi="TimesNewRomanPSMT" w:cs="TimesNewRomanPSMT"/>
          <w:highlight w:val="yellow"/>
          <w:lang w:val="en-US"/>
          <w:rPrChange w:id="97" w:author="Halldor Jonsson" w:date="2021-11-15T17:04:00Z">
            <w:rPr>
              <w:rFonts w:ascii="TimesNewRomanPSMT" w:hAnsi="TimesNewRomanPSMT" w:cs="TimesNewRomanPSMT"/>
              <w:lang w:val="en-US"/>
            </w:rPr>
          </w:rPrChange>
        </w:rPr>
        <w:t>location</w:t>
      </w:r>
      <w:commentRangeEnd w:id="96"/>
      <w:r w:rsidR="001D7DE4">
        <w:rPr>
          <w:rStyle w:val="CommentReference"/>
        </w:rPr>
        <w:commentReference w:id="96"/>
      </w:r>
      <w:r>
        <w:rPr>
          <w:rFonts w:ascii="TimesNewRomanPSMT" w:hAnsi="TimesNewRomanPSMT" w:cs="TimesNewRomanPSMT"/>
          <w:lang w:val="en-US"/>
        </w:rPr>
        <w:t xml:space="preserve"> of the various squadrons. This includes FARP locations for RW squadrons and location for tanker and AWACS squadrons.</w:t>
      </w:r>
    </w:p>
    <w:p w14:paraId="2277DA07" w14:textId="77777777" w:rsidR="00E40404" w:rsidRDefault="00E40404" w:rsidP="00E40404">
      <w:pPr>
        <w:pStyle w:val="NoSpacing"/>
        <w:rPr>
          <w:rFonts w:ascii="TimesNewRomanPSMT" w:hAnsi="TimesNewRomanPSMT" w:cs="TimesNewRomanPSMT"/>
          <w:lang w:val="en-US"/>
        </w:rPr>
      </w:pPr>
    </w:p>
    <w:p w14:paraId="6AF40D4A" w14:textId="77777777" w:rsidR="00E40404" w:rsidRDefault="00E40404" w:rsidP="00E40404">
      <w:pPr>
        <w:pStyle w:val="NoSpacing"/>
        <w:rPr>
          <w:rFonts w:ascii="TimesNewRomanPSMT" w:hAnsi="TimesNewRomanPSMT" w:cs="TimesNewRomanPSMT"/>
          <w:lang w:val="en-US"/>
        </w:rPr>
      </w:pPr>
    </w:p>
    <w:p w14:paraId="2FAECC6A" w14:textId="77777777" w:rsidR="008758E7" w:rsidRPr="009B7C1F" w:rsidRDefault="008758E7" w:rsidP="008758E7">
      <w:pPr>
        <w:pStyle w:val="NoSpacing"/>
        <w:rPr>
          <w:lang w:val="en-US"/>
        </w:rPr>
      </w:pPr>
    </w:p>
    <w:p w14:paraId="5FE4D426" w14:textId="77777777" w:rsidR="00A27970" w:rsidRPr="00A66878" w:rsidRDefault="00D239FA" w:rsidP="00A66878">
      <w:pPr>
        <w:pStyle w:val="Heading2"/>
        <w:rPr>
          <w:lang w:val="en-US"/>
        </w:rPr>
      </w:pPr>
      <w:r>
        <w:rPr>
          <w:lang w:val="en-US"/>
        </w:rPr>
        <w:t xml:space="preserve">Execution of </w:t>
      </w:r>
      <w:r w:rsidR="00B45C37">
        <w:rPr>
          <w:lang w:val="en-US"/>
        </w:rPr>
        <w:t xml:space="preserve">the </w:t>
      </w:r>
      <w:r>
        <w:rPr>
          <w:lang w:val="en-US"/>
        </w:rPr>
        <w:t xml:space="preserve">Air Campaign: </w:t>
      </w:r>
      <w:r w:rsidR="00B35DE3">
        <w:rPr>
          <w:lang w:val="en-US"/>
        </w:rPr>
        <w:t>Air Tasking Cycle</w:t>
      </w:r>
    </w:p>
    <w:p w14:paraId="68ABA73E" w14:textId="77777777" w:rsidR="00B35DE3" w:rsidRDefault="00B35DE3" w:rsidP="00B35DE3">
      <w:pPr>
        <w:autoSpaceDE w:val="0"/>
        <w:autoSpaceDN w:val="0"/>
        <w:adjustRightInd w:val="0"/>
        <w:spacing w:after="0" w:line="240" w:lineRule="auto"/>
        <w:rPr>
          <w:color w:val="000000" w:themeColor="text1"/>
          <w:lang w:val="en-US"/>
        </w:rPr>
      </w:pPr>
      <w:r>
        <w:rPr>
          <w:color w:val="000000" w:themeColor="text1"/>
          <w:lang w:val="en-US"/>
        </w:rPr>
        <w:t>The</w:t>
      </w:r>
      <w:r w:rsidRPr="00B35DE3">
        <w:rPr>
          <w:color w:val="000000" w:themeColor="text1"/>
          <w:lang w:val="en-US"/>
        </w:rPr>
        <w:t xml:space="preserve"> air tasking cycle provides for the effective and efficient employment of</w:t>
      </w:r>
      <w:r>
        <w:rPr>
          <w:color w:val="000000" w:themeColor="text1"/>
          <w:lang w:val="en-US"/>
        </w:rPr>
        <w:t xml:space="preserve"> </w:t>
      </w:r>
      <w:r w:rsidRPr="00B35DE3">
        <w:rPr>
          <w:color w:val="000000" w:themeColor="text1"/>
          <w:lang w:val="en-US"/>
        </w:rPr>
        <w:t>joint air capabilities and forces made available. This process provides an iterative, cyclic</w:t>
      </w:r>
      <w:r>
        <w:rPr>
          <w:color w:val="000000" w:themeColor="text1"/>
          <w:lang w:val="en-US"/>
        </w:rPr>
        <w:t xml:space="preserve"> </w:t>
      </w:r>
      <w:r w:rsidRPr="00B35DE3">
        <w:rPr>
          <w:color w:val="000000" w:themeColor="text1"/>
          <w:lang w:val="en-US"/>
        </w:rPr>
        <w:t>process for the planning, co</w:t>
      </w:r>
      <w:r>
        <w:rPr>
          <w:color w:val="000000" w:themeColor="text1"/>
          <w:lang w:val="en-US"/>
        </w:rPr>
        <w:t>ordination, and tasking of</w:t>
      </w:r>
      <w:r w:rsidRPr="00B35DE3">
        <w:rPr>
          <w:color w:val="000000" w:themeColor="text1"/>
          <w:lang w:val="en-US"/>
        </w:rPr>
        <w:t xml:space="preserve"> air</w:t>
      </w:r>
      <w:r>
        <w:rPr>
          <w:color w:val="000000" w:themeColor="text1"/>
          <w:lang w:val="en-US"/>
        </w:rPr>
        <w:t xml:space="preserve"> </w:t>
      </w:r>
      <w:r w:rsidRPr="00B35DE3">
        <w:rPr>
          <w:color w:val="000000" w:themeColor="text1"/>
          <w:lang w:val="en-US"/>
        </w:rPr>
        <w:t xml:space="preserve">missions and sorties within the guidance of the JFC. The </w:t>
      </w:r>
      <w:r>
        <w:rPr>
          <w:color w:val="000000" w:themeColor="text1"/>
          <w:lang w:val="en-US"/>
        </w:rPr>
        <w:t xml:space="preserve">air tasking </w:t>
      </w:r>
      <w:r w:rsidRPr="00B35DE3">
        <w:rPr>
          <w:color w:val="000000" w:themeColor="text1"/>
          <w:lang w:val="en-US"/>
        </w:rPr>
        <w:t>cycle accommodates changing</w:t>
      </w:r>
      <w:r>
        <w:rPr>
          <w:color w:val="000000" w:themeColor="text1"/>
          <w:lang w:val="en-US"/>
        </w:rPr>
        <w:t xml:space="preserve"> </w:t>
      </w:r>
      <w:r w:rsidRPr="00B35DE3">
        <w:rPr>
          <w:color w:val="000000" w:themeColor="text1"/>
          <w:lang w:val="en-US"/>
        </w:rPr>
        <w:t>tactical situations or JFC guidance, as well as requests for support from other</w:t>
      </w:r>
      <w:r>
        <w:rPr>
          <w:color w:val="000000" w:themeColor="text1"/>
          <w:lang w:val="en-US"/>
        </w:rPr>
        <w:t xml:space="preserve"> </w:t>
      </w:r>
      <w:r w:rsidRPr="00B35DE3">
        <w:rPr>
          <w:color w:val="000000" w:themeColor="text1"/>
          <w:lang w:val="en-US"/>
        </w:rPr>
        <w:t>component</w:t>
      </w:r>
      <w:r>
        <w:rPr>
          <w:color w:val="000000" w:themeColor="text1"/>
          <w:lang w:val="en-US"/>
        </w:rPr>
        <w:t>s (MCC, LCC SOCC)</w:t>
      </w:r>
      <w:r w:rsidRPr="00B35DE3">
        <w:rPr>
          <w:color w:val="000000" w:themeColor="text1"/>
          <w:lang w:val="en-US"/>
        </w:rPr>
        <w:t>.</w:t>
      </w:r>
    </w:p>
    <w:p w14:paraId="1C3BF5E1" w14:textId="77777777" w:rsidR="00096801" w:rsidRDefault="00096801" w:rsidP="00B35DE3">
      <w:pPr>
        <w:autoSpaceDE w:val="0"/>
        <w:autoSpaceDN w:val="0"/>
        <w:adjustRightInd w:val="0"/>
        <w:spacing w:after="0" w:line="240" w:lineRule="auto"/>
        <w:rPr>
          <w:color w:val="000000" w:themeColor="text1"/>
          <w:lang w:val="en-US"/>
        </w:rPr>
      </w:pPr>
    </w:p>
    <w:p w14:paraId="435471FC" w14:textId="77777777" w:rsidR="00A27970" w:rsidRPr="00B91917" w:rsidRDefault="00A27970" w:rsidP="00096801">
      <w:pPr>
        <w:autoSpaceDE w:val="0"/>
        <w:autoSpaceDN w:val="0"/>
        <w:adjustRightInd w:val="0"/>
        <w:spacing w:after="0" w:line="240" w:lineRule="auto"/>
        <w:rPr>
          <w:color w:val="000000" w:themeColor="text1"/>
          <w:lang w:val="en-US"/>
        </w:rPr>
      </w:pPr>
      <w:r w:rsidRPr="00B91917">
        <w:rPr>
          <w:color w:val="000000" w:themeColor="text1"/>
          <w:lang w:val="en-US"/>
        </w:rPr>
        <w:t xml:space="preserve">Once execution begins, </w:t>
      </w:r>
      <w:r w:rsidR="00582579" w:rsidRPr="00B91917">
        <w:rPr>
          <w:color w:val="000000" w:themeColor="text1"/>
          <w:lang w:val="en-US"/>
        </w:rPr>
        <w:t>JFACC</w:t>
      </w:r>
      <w:r w:rsidRPr="00B91917">
        <w:rPr>
          <w:color w:val="000000" w:themeColor="text1"/>
          <w:lang w:val="en-US"/>
        </w:rPr>
        <w:t xml:space="preserve"> continues to guide and influence operations through the air operations directive</w:t>
      </w:r>
      <w:r w:rsidR="00582579" w:rsidRPr="00B91917">
        <w:rPr>
          <w:color w:val="000000" w:themeColor="text1"/>
          <w:lang w:val="en-US"/>
        </w:rPr>
        <w:t xml:space="preserve"> (AOD)</w:t>
      </w:r>
      <w:r w:rsidR="00F566C8" w:rsidRPr="00B91917">
        <w:rPr>
          <w:color w:val="000000" w:themeColor="text1"/>
          <w:lang w:val="en-US"/>
        </w:rPr>
        <w:t>.</w:t>
      </w:r>
    </w:p>
    <w:p w14:paraId="19A5A1B2" w14:textId="77777777" w:rsidR="00F566C8" w:rsidRPr="00B91917" w:rsidRDefault="00F566C8" w:rsidP="00096801">
      <w:pPr>
        <w:autoSpaceDE w:val="0"/>
        <w:autoSpaceDN w:val="0"/>
        <w:adjustRightInd w:val="0"/>
        <w:spacing w:after="0" w:line="240" w:lineRule="auto"/>
        <w:rPr>
          <w:color w:val="000000" w:themeColor="text1"/>
          <w:lang w:val="en-US"/>
        </w:rPr>
      </w:pPr>
    </w:p>
    <w:p w14:paraId="0238F8A5" w14:textId="77777777" w:rsidR="00F566C8" w:rsidRPr="00B91917" w:rsidRDefault="00F566C8" w:rsidP="00096801">
      <w:pPr>
        <w:autoSpaceDE w:val="0"/>
        <w:autoSpaceDN w:val="0"/>
        <w:adjustRightInd w:val="0"/>
        <w:spacing w:after="0" w:line="240" w:lineRule="auto"/>
        <w:rPr>
          <w:color w:val="000000" w:themeColor="text1"/>
          <w:lang w:val="en-US"/>
        </w:rPr>
      </w:pPr>
      <w:r w:rsidRPr="00B91917">
        <w:rPr>
          <w:color w:val="000000" w:themeColor="text1"/>
          <w:lang w:val="en-US"/>
        </w:rPr>
        <w:lastRenderedPageBreak/>
        <w:t xml:space="preserve">The tasking cycle creates a </w:t>
      </w:r>
      <w:r w:rsidR="00582579" w:rsidRPr="00B91917">
        <w:rPr>
          <w:color w:val="000000" w:themeColor="text1"/>
          <w:lang w:val="en-US"/>
        </w:rPr>
        <w:t>“</w:t>
      </w:r>
      <w:r w:rsidRPr="00B91917">
        <w:rPr>
          <w:color w:val="000000" w:themeColor="text1"/>
          <w:lang w:val="en-US"/>
        </w:rPr>
        <w:t>daily</w:t>
      </w:r>
      <w:r w:rsidR="00582579" w:rsidRPr="00B91917">
        <w:rPr>
          <w:color w:val="000000" w:themeColor="text1"/>
          <w:lang w:val="en-US"/>
        </w:rPr>
        <w:t>”</w:t>
      </w:r>
      <w:r w:rsidRPr="00B91917">
        <w:rPr>
          <w:color w:val="000000" w:themeColor="text1"/>
          <w:lang w:val="en-US"/>
        </w:rPr>
        <w:t xml:space="preserve"> articulation of the overall airpower strategy and </w:t>
      </w:r>
      <w:r w:rsidRPr="00F913E7">
        <w:rPr>
          <w:color w:val="000000" w:themeColor="text1"/>
          <w:lang w:val="en-US"/>
        </w:rPr>
        <w:br/>
      </w:r>
      <w:r w:rsidRPr="00B91917">
        <w:rPr>
          <w:color w:val="000000" w:themeColor="text1"/>
          <w:lang w:val="en-US"/>
        </w:rPr>
        <w:t>planning efforts</w:t>
      </w:r>
      <w:r w:rsidR="00582579" w:rsidRPr="00B91917">
        <w:rPr>
          <w:color w:val="000000" w:themeColor="text1"/>
          <w:lang w:val="en-US"/>
        </w:rPr>
        <w:t xml:space="preserve"> (“daily” since the campaigns run in the 132nd are not ongoing daily, but where each day is conducted during a certain interval)</w:t>
      </w:r>
      <w:r w:rsidRPr="00B91917">
        <w:rPr>
          <w:color w:val="000000" w:themeColor="text1"/>
          <w:lang w:val="en-US"/>
        </w:rPr>
        <w:t xml:space="preserve">. </w:t>
      </w:r>
    </w:p>
    <w:p w14:paraId="5EA77049" w14:textId="77777777" w:rsidR="00F566C8" w:rsidRPr="00B91917" w:rsidRDefault="00F566C8" w:rsidP="00096801">
      <w:pPr>
        <w:autoSpaceDE w:val="0"/>
        <w:autoSpaceDN w:val="0"/>
        <w:adjustRightInd w:val="0"/>
        <w:spacing w:after="0" w:line="240" w:lineRule="auto"/>
        <w:rPr>
          <w:color w:val="000000" w:themeColor="text1"/>
          <w:lang w:val="en-US"/>
        </w:rPr>
      </w:pPr>
    </w:p>
    <w:p w14:paraId="588B9004" w14:textId="77777777" w:rsidR="00F566C8" w:rsidRPr="00FF4C03" w:rsidRDefault="00F566C8" w:rsidP="00096801">
      <w:pPr>
        <w:autoSpaceDE w:val="0"/>
        <w:autoSpaceDN w:val="0"/>
        <w:adjustRightInd w:val="0"/>
        <w:spacing w:after="0" w:line="240" w:lineRule="auto"/>
        <w:rPr>
          <w:color w:val="000000" w:themeColor="text1"/>
          <w:lang w:val="en-US"/>
        </w:rPr>
      </w:pPr>
      <w:r w:rsidRPr="00B91917">
        <w:rPr>
          <w:color w:val="000000" w:themeColor="text1"/>
          <w:lang w:val="en-US"/>
        </w:rPr>
        <w:t>The tasking cycle develops the products needed to build and execute an air tasking order (ATO) and related prod</w:t>
      </w:r>
      <w:r w:rsidR="00582579" w:rsidRPr="00B91917">
        <w:rPr>
          <w:color w:val="000000" w:themeColor="text1"/>
          <w:lang w:val="en-US"/>
        </w:rPr>
        <w:t xml:space="preserve">ucts. </w:t>
      </w:r>
      <w:r w:rsidRPr="00B91917">
        <w:rPr>
          <w:color w:val="000000" w:themeColor="text1"/>
          <w:lang w:val="en-US"/>
        </w:rPr>
        <w:t xml:space="preserve">Although </w:t>
      </w:r>
      <w:r w:rsidR="00582579" w:rsidRPr="00B91917">
        <w:rPr>
          <w:color w:val="000000" w:themeColor="text1"/>
          <w:lang w:val="en-US"/>
        </w:rPr>
        <w:t xml:space="preserve">it is </w:t>
      </w:r>
      <w:r w:rsidR="00FF4C03">
        <w:rPr>
          <w:color w:val="000000" w:themeColor="text1"/>
          <w:lang w:val="en-US"/>
        </w:rPr>
        <w:t>presented</w:t>
      </w:r>
      <w:r w:rsidR="00582579" w:rsidRPr="00F913E7">
        <w:rPr>
          <w:color w:val="000000" w:themeColor="text1"/>
          <w:lang w:val="en-US"/>
        </w:rPr>
        <w:t xml:space="preserve"> </w:t>
      </w:r>
      <w:r w:rsidRPr="00B91917">
        <w:rPr>
          <w:color w:val="000000" w:themeColor="text1"/>
          <w:lang w:val="en-US"/>
        </w:rPr>
        <w:t xml:space="preserve">below as </w:t>
      </w:r>
      <w:r w:rsidR="00582579" w:rsidRPr="00B91917">
        <w:rPr>
          <w:color w:val="000000" w:themeColor="text1"/>
          <w:lang w:val="en-US"/>
        </w:rPr>
        <w:t>four</w:t>
      </w:r>
      <w:r w:rsidRPr="00B91917">
        <w:rPr>
          <w:color w:val="000000" w:themeColor="text1"/>
          <w:lang w:val="en-US"/>
        </w:rPr>
        <w:t xml:space="preserve"> separate, sequential stages, in reality the tasking process is iterative, multidimensional, and sometimes executed in parall</w:t>
      </w:r>
      <w:r w:rsidR="00FF4C03">
        <w:rPr>
          <w:color w:val="000000" w:themeColor="text1"/>
          <w:lang w:val="en-US"/>
        </w:rPr>
        <w:t>el. It is built on a foundation</w:t>
      </w:r>
      <w:r w:rsidR="00582579" w:rsidRPr="00F913E7">
        <w:rPr>
          <w:color w:val="000000" w:themeColor="text1"/>
          <w:lang w:val="en-US"/>
        </w:rPr>
        <w:t xml:space="preserve"> </w:t>
      </w:r>
      <w:r w:rsidR="00FF4C03">
        <w:rPr>
          <w:color w:val="000000" w:themeColor="text1"/>
          <w:lang w:val="en-US"/>
        </w:rPr>
        <w:t xml:space="preserve">based on thorough </w:t>
      </w:r>
      <w:r w:rsidR="00582579" w:rsidRPr="00B91917">
        <w:rPr>
          <w:color w:val="000000" w:themeColor="text1"/>
          <w:lang w:val="en-US"/>
        </w:rPr>
        <w:t>understanding of the enemy and the area of operation provided by intelligence from VID and VIS (players)</w:t>
      </w:r>
      <w:r w:rsidRPr="00B91917">
        <w:rPr>
          <w:color w:val="000000" w:themeColor="text1"/>
          <w:lang w:val="en-US"/>
        </w:rPr>
        <w:t xml:space="preserve">. </w:t>
      </w:r>
      <w:r w:rsidRPr="00FF4C03">
        <w:rPr>
          <w:color w:val="000000" w:themeColor="text1"/>
          <w:lang w:val="en-US"/>
        </w:rPr>
        <w:t xml:space="preserve">The </w:t>
      </w:r>
      <w:r w:rsidR="00FF4C03" w:rsidRPr="00FF4C03">
        <w:rPr>
          <w:color w:val="000000" w:themeColor="text1"/>
          <w:lang w:val="en-US"/>
        </w:rPr>
        <w:t xml:space="preserve">air tasking </w:t>
      </w:r>
      <w:r w:rsidRPr="00FF4C03">
        <w:rPr>
          <w:color w:val="000000" w:themeColor="text1"/>
          <w:lang w:val="en-US"/>
        </w:rPr>
        <w:t>cycle typically consists of the following stages</w:t>
      </w:r>
      <w:r w:rsidR="00582579" w:rsidRPr="00FF4C03">
        <w:rPr>
          <w:color w:val="000000" w:themeColor="text1"/>
          <w:lang w:val="en-US"/>
        </w:rPr>
        <w:t>:</w:t>
      </w:r>
    </w:p>
    <w:p w14:paraId="7D20BEB8" w14:textId="77777777" w:rsidR="00F566C8" w:rsidRDefault="00F566C8" w:rsidP="00096801">
      <w:pPr>
        <w:autoSpaceDE w:val="0"/>
        <w:autoSpaceDN w:val="0"/>
        <w:adjustRightInd w:val="0"/>
        <w:spacing w:after="0" w:line="240" w:lineRule="auto"/>
        <w:rPr>
          <w:rStyle w:val="markedcontent"/>
          <w:rFonts w:ascii="Arial" w:hAnsi="Arial" w:cs="Arial"/>
          <w:sz w:val="25"/>
          <w:szCs w:val="25"/>
          <w:lang w:val="en-US"/>
        </w:rPr>
      </w:pPr>
    </w:p>
    <w:p w14:paraId="6C418DCE" w14:textId="77777777" w:rsidR="00FF4C03" w:rsidRPr="00FF4C03" w:rsidRDefault="00FF4C03" w:rsidP="00FF4C03">
      <w:pPr>
        <w:pStyle w:val="ListParagraph"/>
        <w:numPr>
          <w:ilvl w:val="0"/>
          <w:numId w:val="47"/>
        </w:numPr>
        <w:autoSpaceDE w:val="0"/>
        <w:autoSpaceDN w:val="0"/>
        <w:adjustRightInd w:val="0"/>
        <w:spacing w:after="0" w:line="240" w:lineRule="auto"/>
        <w:rPr>
          <w:rFonts w:ascii="Arial" w:hAnsi="Arial" w:cs="Arial"/>
          <w:sz w:val="25"/>
          <w:szCs w:val="25"/>
          <w:lang w:val="en-US"/>
        </w:rPr>
      </w:pPr>
      <w:r w:rsidRPr="00FF4C03">
        <w:rPr>
          <w:color w:val="000000" w:themeColor="text1"/>
          <w:lang w:val="en-US"/>
        </w:rPr>
        <w:t>Stage 1: Assigning</w:t>
      </w:r>
      <w:r w:rsidR="00F566C8" w:rsidRPr="00FF4C03">
        <w:rPr>
          <w:color w:val="000000" w:themeColor="text1"/>
          <w:lang w:val="en-US"/>
        </w:rPr>
        <w:t xml:space="preserve"> objectives, effects, and guidance.</w:t>
      </w:r>
      <w:r w:rsidR="00582579" w:rsidRPr="00FF4C03">
        <w:rPr>
          <w:color w:val="000000" w:themeColor="text1"/>
          <w:lang w:val="en-US"/>
        </w:rPr>
        <w:t xml:space="preserve"> (Assessment)</w:t>
      </w:r>
    </w:p>
    <w:p w14:paraId="29EA0682" w14:textId="77777777" w:rsidR="00FF4C03" w:rsidRPr="00FF4C03" w:rsidRDefault="00FF4C03" w:rsidP="00FF4C03">
      <w:pPr>
        <w:pStyle w:val="ListParagraph"/>
        <w:numPr>
          <w:ilvl w:val="0"/>
          <w:numId w:val="47"/>
        </w:numPr>
        <w:autoSpaceDE w:val="0"/>
        <w:autoSpaceDN w:val="0"/>
        <w:adjustRightInd w:val="0"/>
        <w:spacing w:after="0" w:line="240" w:lineRule="auto"/>
        <w:rPr>
          <w:rFonts w:ascii="Arial" w:hAnsi="Arial" w:cs="Arial"/>
          <w:sz w:val="25"/>
          <w:szCs w:val="25"/>
          <w:lang w:val="en-US"/>
        </w:rPr>
      </w:pPr>
      <w:r w:rsidRPr="00FF4C03">
        <w:rPr>
          <w:color w:val="000000" w:themeColor="text1"/>
          <w:lang w:val="en-US"/>
        </w:rPr>
        <w:t xml:space="preserve">Stage 2: </w:t>
      </w:r>
      <w:r w:rsidR="00582579" w:rsidRPr="00FF4C03">
        <w:rPr>
          <w:color w:val="000000" w:themeColor="text1"/>
          <w:lang w:val="en-US"/>
        </w:rPr>
        <w:t>Target development</w:t>
      </w:r>
      <w:r w:rsidR="00F07B35" w:rsidRPr="00FF4C03">
        <w:rPr>
          <w:color w:val="000000" w:themeColor="text1"/>
          <w:lang w:val="en-US"/>
        </w:rPr>
        <w:t xml:space="preserve"> (JPTL)</w:t>
      </w:r>
      <w:r w:rsidR="00582579" w:rsidRPr="00FF4C03">
        <w:rPr>
          <w:color w:val="000000" w:themeColor="text1"/>
          <w:lang w:val="en-US"/>
        </w:rPr>
        <w:t xml:space="preserve">, </w:t>
      </w:r>
      <w:proofErr w:type="spellStart"/>
      <w:r w:rsidR="00582579" w:rsidRPr="00FF4C03">
        <w:rPr>
          <w:color w:val="000000" w:themeColor="text1"/>
          <w:lang w:val="en-US"/>
        </w:rPr>
        <w:t>w</w:t>
      </w:r>
      <w:r w:rsidR="00F566C8" w:rsidRPr="00FF4C03">
        <w:rPr>
          <w:color w:val="000000" w:themeColor="text1"/>
          <w:lang w:val="en-US"/>
        </w:rPr>
        <w:t>eaponeering</w:t>
      </w:r>
      <w:proofErr w:type="spellEnd"/>
      <w:r w:rsidR="00F566C8" w:rsidRPr="00FF4C03">
        <w:rPr>
          <w:color w:val="000000" w:themeColor="text1"/>
          <w:lang w:val="en-US"/>
        </w:rPr>
        <w:t xml:space="preserve"> and allocation</w:t>
      </w:r>
      <w:r w:rsidR="00F07B35" w:rsidRPr="00FF4C03">
        <w:rPr>
          <w:color w:val="000000" w:themeColor="text1"/>
          <w:lang w:val="en-US"/>
        </w:rPr>
        <w:t xml:space="preserve"> (MAAP)</w:t>
      </w:r>
      <w:r>
        <w:rPr>
          <w:color w:val="000000" w:themeColor="text1"/>
          <w:lang w:val="en-US"/>
        </w:rPr>
        <w:t>.</w:t>
      </w:r>
    </w:p>
    <w:p w14:paraId="120867A5" w14:textId="77777777" w:rsidR="00FF4C03" w:rsidRPr="00FF4C03" w:rsidRDefault="00FF4C03" w:rsidP="00FF4C03">
      <w:pPr>
        <w:pStyle w:val="ListParagraph"/>
        <w:numPr>
          <w:ilvl w:val="0"/>
          <w:numId w:val="47"/>
        </w:numPr>
        <w:autoSpaceDE w:val="0"/>
        <w:autoSpaceDN w:val="0"/>
        <w:adjustRightInd w:val="0"/>
        <w:spacing w:after="0" w:line="240" w:lineRule="auto"/>
        <w:rPr>
          <w:rFonts w:ascii="Arial" w:hAnsi="Arial" w:cs="Arial"/>
          <w:sz w:val="25"/>
          <w:szCs w:val="25"/>
          <w:lang w:val="en-US"/>
        </w:rPr>
      </w:pPr>
      <w:r w:rsidRPr="00FF4C03">
        <w:rPr>
          <w:color w:val="000000" w:themeColor="text1"/>
          <w:lang w:val="en-US"/>
        </w:rPr>
        <w:t xml:space="preserve">Stage 3: </w:t>
      </w:r>
      <w:r w:rsidR="00F566C8" w:rsidRPr="00FF4C03">
        <w:rPr>
          <w:color w:val="000000" w:themeColor="text1"/>
          <w:lang w:val="en-US"/>
        </w:rPr>
        <w:t>AT</w:t>
      </w:r>
      <w:r>
        <w:rPr>
          <w:color w:val="000000" w:themeColor="text1"/>
          <w:lang w:val="en-US"/>
        </w:rPr>
        <w:t>O production and dissemination.</w:t>
      </w:r>
    </w:p>
    <w:p w14:paraId="677CE42E" w14:textId="77777777" w:rsidR="00D916D6" w:rsidRPr="00B45C37" w:rsidRDefault="00FF4C03" w:rsidP="00F566C8">
      <w:pPr>
        <w:pStyle w:val="ListParagraph"/>
        <w:numPr>
          <w:ilvl w:val="0"/>
          <w:numId w:val="47"/>
        </w:numPr>
        <w:autoSpaceDE w:val="0"/>
        <w:autoSpaceDN w:val="0"/>
        <w:adjustRightInd w:val="0"/>
        <w:spacing w:after="0" w:line="240" w:lineRule="auto"/>
        <w:rPr>
          <w:rStyle w:val="markedcontent"/>
          <w:rFonts w:ascii="Arial" w:hAnsi="Arial" w:cs="Arial"/>
          <w:sz w:val="25"/>
          <w:szCs w:val="25"/>
          <w:lang w:val="en-US"/>
        </w:rPr>
      </w:pPr>
      <w:r w:rsidRPr="00FF4C03">
        <w:rPr>
          <w:color w:val="000000" w:themeColor="text1"/>
          <w:lang w:val="en-US"/>
        </w:rPr>
        <w:t xml:space="preserve">Stage 4: </w:t>
      </w:r>
      <w:r w:rsidR="00F566C8" w:rsidRPr="00FF4C03">
        <w:rPr>
          <w:color w:val="000000" w:themeColor="text1"/>
          <w:lang w:val="en-US"/>
        </w:rPr>
        <w:t>Execution planning and force execution.</w:t>
      </w:r>
      <w:r w:rsidR="00582579" w:rsidRPr="00FF4C03">
        <w:rPr>
          <w:color w:val="000000" w:themeColor="text1"/>
          <w:lang w:val="en-US"/>
        </w:rPr>
        <w:t xml:space="preserve">  (Assessment)</w:t>
      </w:r>
    </w:p>
    <w:p w14:paraId="3D4A9E3D" w14:textId="77777777" w:rsidR="00D916D6" w:rsidRPr="00582579" w:rsidRDefault="00D916D6" w:rsidP="00F566C8">
      <w:pPr>
        <w:autoSpaceDE w:val="0"/>
        <w:autoSpaceDN w:val="0"/>
        <w:adjustRightInd w:val="0"/>
        <w:spacing w:after="0" w:line="240" w:lineRule="auto"/>
        <w:rPr>
          <w:rStyle w:val="markedcontent"/>
          <w:rFonts w:ascii="Arial" w:hAnsi="Arial" w:cs="Arial"/>
          <w:sz w:val="25"/>
          <w:szCs w:val="25"/>
          <w:lang w:val="en-US"/>
        </w:rPr>
      </w:pPr>
    </w:p>
    <w:p w14:paraId="72A568B8" w14:textId="77777777" w:rsidR="00D916D6" w:rsidRPr="00F07B35" w:rsidRDefault="00D916D6" w:rsidP="00F566C8">
      <w:pPr>
        <w:autoSpaceDE w:val="0"/>
        <w:autoSpaceDN w:val="0"/>
        <w:adjustRightInd w:val="0"/>
        <w:spacing w:after="0" w:line="240" w:lineRule="auto"/>
        <w:rPr>
          <w:color w:val="000000" w:themeColor="text1"/>
          <w:lang w:val="en-US"/>
        </w:rPr>
      </w:pPr>
      <w:r w:rsidRPr="00B91917">
        <w:rPr>
          <w:color w:val="000000" w:themeColor="text1"/>
          <w:lang w:val="en-US"/>
        </w:rPr>
        <w:t xml:space="preserve">Targeting and ATO production are essential to the tasking cycle. The tasking cycle </w:t>
      </w:r>
      <w:r w:rsidRPr="00700823">
        <w:rPr>
          <w:color w:val="000000" w:themeColor="text1"/>
          <w:lang w:val="en-US"/>
        </w:rPr>
        <w:br/>
      </w:r>
      <w:r w:rsidRPr="00B91917">
        <w:rPr>
          <w:color w:val="000000" w:themeColor="text1"/>
          <w:lang w:val="en-US"/>
        </w:rPr>
        <w:t xml:space="preserve">encompasses the entire process of taking </w:t>
      </w:r>
      <w:r w:rsidR="0030495F" w:rsidRPr="00B91917">
        <w:rPr>
          <w:color w:val="000000" w:themeColor="text1"/>
          <w:lang w:val="en-US"/>
        </w:rPr>
        <w:t xml:space="preserve">JFC </w:t>
      </w:r>
      <w:r w:rsidRPr="00B91917">
        <w:rPr>
          <w:color w:val="000000" w:themeColor="text1"/>
          <w:lang w:val="en-US"/>
        </w:rPr>
        <w:t>commanders’ intent and guidance</w:t>
      </w:r>
      <w:r w:rsidR="0030495F" w:rsidRPr="00B91917">
        <w:rPr>
          <w:color w:val="000000" w:themeColor="text1"/>
          <w:lang w:val="en-US"/>
        </w:rPr>
        <w:t xml:space="preserve"> (provided in D&amp;G)</w:t>
      </w:r>
      <w:r w:rsidRPr="00B91917">
        <w:rPr>
          <w:color w:val="000000" w:themeColor="text1"/>
          <w:lang w:val="en-US"/>
        </w:rPr>
        <w:t xml:space="preserve">, determining when and where to apply force or other actions to fulfill that intent. It matches available capabilities and forces with targets </w:t>
      </w:r>
      <w:r w:rsidR="00F07B35">
        <w:rPr>
          <w:color w:val="000000" w:themeColor="text1"/>
          <w:lang w:val="en-US"/>
        </w:rPr>
        <w:t xml:space="preserve">and </w:t>
      </w:r>
      <w:r w:rsidRPr="00B91917">
        <w:rPr>
          <w:color w:val="000000" w:themeColor="text1"/>
          <w:lang w:val="en-US"/>
        </w:rPr>
        <w:t>puts this information into an integrated, synchronized, and coordinated order; distributes that order to all users</w:t>
      </w:r>
      <w:r w:rsidR="0030495F" w:rsidRPr="00B91917">
        <w:rPr>
          <w:color w:val="000000" w:themeColor="text1"/>
          <w:lang w:val="en-US"/>
        </w:rPr>
        <w:t xml:space="preserve"> (pilots, JTACs, AWACS controllers and mission designer). The cycle is built around </w:t>
      </w:r>
      <w:r w:rsidR="00F07B35">
        <w:rPr>
          <w:color w:val="000000" w:themeColor="text1"/>
          <w:lang w:val="en-US"/>
        </w:rPr>
        <w:t xml:space="preserve">the </w:t>
      </w:r>
      <w:r w:rsidRPr="00B91917">
        <w:rPr>
          <w:color w:val="000000" w:themeColor="text1"/>
          <w:lang w:val="en-US"/>
        </w:rPr>
        <w:t>time periods that are required to plan, coordinate, prepare for, conduct, and assess operations in air</w:t>
      </w:r>
      <w:r w:rsidR="0030495F" w:rsidRPr="00B91917">
        <w:rPr>
          <w:color w:val="000000" w:themeColor="text1"/>
          <w:lang w:val="en-US"/>
        </w:rPr>
        <w:t xml:space="preserve">. </w:t>
      </w:r>
      <w:r w:rsidRPr="00F07B35">
        <w:rPr>
          <w:color w:val="000000" w:themeColor="text1"/>
          <w:lang w:val="en-US"/>
        </w:rPr>
        <w:t xml:space="preserve">These time periods may vary from </w:t>
      </w:r>
      <w:r w:rsidR="0030495F" w:rsidRPr="00F07B35">
        <w:rPr>
          <w:color w:val="000000" w:themeColor="text1"/>
          <w:lang w:val="en-US"/>
        </w:rPr>
        <w:t>campaign to campaign</w:t>
      </w:r>
      <w:r w:rsidRPr="00F07B35">
        <w:rPr>
          <w:color w:val="000000" w:themeColor="text1"/>
          <w:lang w:val="en-US"/>
        </w:rPr>
        <w:t xml:space="preserve"> </w:t>
      </w:r>
    </w:p>
    <w:p w14:paraId="4EAF3D86" w14:textId="77777777" w:rsidR="00D916D6" w:rsidRPr="00F07B35" w:rsidRDefault="00D916D6" w:rsidP="00F566C8">
      <w:pPr>
        <w:autoSpaceDE w:val="0"/>
        <w:autoSpaceDN w:val="0"/>
        <w:adjustRightInd w:val="0"/>
        <w:spacing w:after="0" w:line="240" w:lineRule="auto"/>
        <w:rPr>
          <w:color w:val="000000" w:themeColor="text1"/>
          <w:lang w:val="en-US"/>
        </w:rPr>
      </w:pPr>
    </w:p>
    <w:p w14:paraId="33D82010" w14:textId="77777777" w:rsidR="00D916D6" w:rsidRPr="00B91917" w:rsidRDefault="00D916D6" w:rsidP="00F566C8">
      <w:pPr>
        <w:autoSpaceDE w:val="0"/>
        <w:autoSpaceDN w:val="0"/>
        <w:adjustRightInd w:val="0"/>
        <w:spacing w:after="0" w:line="240" w:lineRule="auto"/>
        <w:rPr>
          <w:color w:val="000000" w:themeColor="text1"/>
          <w:lang w:val="en-US"/>
        </w:rPr>
      </w:pPr>
      <w:r w:rsidRPr="00B91917">
        <w:rPr>
          <w:color w:val="000000" w:themeColor="text1"/>
          <w:lang w:val="en-US"/>
        </w:rPr>
        <w:t xml:space="preserve">A principal purpose of the tasking cycle is to produce </w:t>
      </w:r>
      <w:r w:rsidR="00F07B35">
        <w:rPr>
          <w:color w:val="000000" w:themeColor="text1"/>
          <w:lang w:val="en-US"/>
        </w:rPr>
        <w:t xml:space="preserve">necessary </w:t>
      </w:r>
      <w:r w:rsidRPr="00B91917">
        <w:rPr>
          <w:color w:val="000000" w:themeColor="text1"/>
          <w:lang w:val="en-US"/>
        </w:rPr>
        <w:t xml:space="preserve">orders and </w:t>
      </w:r>
      <w:r w:rsidR="00F07B35">
        <w:rPr>
          <w:color w:val="000000" w:themeColor="text1"/>
          <w:lang w:val="en-US"/>
        </w:rPr>
        <w:t>instructions</w:t>
      </w:r>
      <w:r w:rsidRPr="00B91917">
        <w:rPr>
          <w:color w:val="000000" w:themeColor="text1"/>
          <w:lang w:val="en-US"/>
        </w:rPr>
        <w:t xml:space="preserve"> that places </w:t>
      </w:r>
      <w:r w:rsidR="0030495F" w:rsidRPr="00B91917">
        <w:rPr>
          <w:color w:val="000000" w:themeColor="text1"/>
          <w:lang w:val="en-US"/>
        </w:rPr>
        <w:t>air</w:t>
      </w:r>
      <w:r w:rsidRPr="00B91917">
        <w:rPr>
          <w:color w:val="000000" w:themeColor="text1"/>
          <w:lang w:val="en-US"/>
        </w:rPr>
        <w:t xml:space="preserve"> capabilities in a position to create desired effects in support of </w:t>
      </w:r>
      <w:r w:rsidR="0030495F" w:rsidRPr="00B91917">
        <w:rPr>
          <w:color w:val="000000" w:themeColor="text1"/>
          <w:lang w:val="en-US"/>
        </w:rPr>
        <w:t>JFC</w:t>
      </w:r>
      <w:r w:rsidRPr="00B91917">
        <w:rPr>
          <w:color w:val="000000" w:themeColor="text1"/>
          <w:lang w:val="en-US"/>
        </w:rPr>
        <w:t xml:space="preserve"> objectives. This cycle is driven by the</w:t>
      </w:r>
      <w:r w:rsidR="0030495F" w:rsidRPr="00B91917">
        <w:rPr>
          <w:color w:val="000000" w:themeColor="text1"/>
          <w:lang w:val="en-US"/>
        </w:rPr>
        <w:t xml:space="preserve"> </w:t>
      </w:r>
      <w:r w:rsidRPr="00B91917">
        <w:rPr>
          <w:color w:val="000000" w:themeColor="text1"/>
          <w:lang w:val="en-US"/>
        </w:rPr>
        <w:t>constraints of time and distance. For example,</w:t>
      </w:r>
      <w:r w:rsidR="0030495F" w:rsidRPr="00B91917">
        <w:rPr>
          <w:color w:val="000000" w:themeColor="text1"/>
          <w:lang w:val="en-US"/>
        </w:rPr>
        <w:t xml:space="preserve"> there is a deadline for signups so JFACC know roughly how many pilots and supporting assets (JTAC and AWAC</w:t>
      </w:r>
      <w:r w:rsidR="00F07B35">
        <w:rPr>
          <w:color w:val="000000" w:themeColor="text1"/>
          <w:lang w:val="en-US"/>
        </w:rPr>
        <w:t>S) that are available for tasking</w:t>
      </w:r>
      <w:r w:rsidR="0030495F" w:rsidRPr="00B91917">
        <w:rPr>
          <w:color w:val="000000" w:themeColor="text1"/>
          <w:lang w:val="en-US"/>
        </w:rPr>
        <w:t>,</w:t>
      </w:r>
      <w:r w:rsidRPr="00B91917">
        <w:rPr>
          <w:color w:val="000000" w:themeColor="text1"/>
          <w:lang w:val="en-US"/>
        </w:rPr>
        <w:t xml:space="preserve"> </w:t>
      </w:r>
      <w:r w:rsidR="0030495F" w:rsidRPr="00B91917">
        <w:rPr>
          <w:color w:val="000000" w:themeColor="text1"/>
          <w:lang w:val="en-US"/>
        </w:rPr>
        <w:t>it takes time</w:t>
      </w:r>
      <w:r w:rsidRPr="00B91917">
        <w:rPr>
          <w:color w:val="000000" w:themeColor="text1"/>
          <w:lang w:val="en-US"/>
        </w:rPr>
        <w:t xml:space="preserve"> for aircrews to plan missions</w:t>
      </w:r>
      <w:r w:rsidR="0030495F" w:rsidRPr="00B91917">
        <w:rPr>
          <w:color w:val="000000" w:themeColor="text1"/>
          <w:lang w:val="en-US"/>
        </w:rPr>
        <w:t xml:space="preserve"> after the ATO have been published</w:t>
      </w:r>
      <w:r w:rsidRPr="00B91917">
        <w:rPr>
          <w:color w:val="000000" w:themeColor="text1"/>
          <w:lang w:val="en-US"/>
        </w:rPr>
        <w:t xml:space="preserve">, and for </w:t>
      </w:r>
      <w:r w:rsidR="0053239B" w:rsidRPr="00B91917">
        <w:rPr>
          <w:color w:val="000000" w:themeColor="text1"/>
          <w:lang w:val="en-US"/>
        </w:rPr>
        <w:t>pilots</w:t>
      </w:r>
      <w:r w:rsidRPr="00B91917">
        <w:rPr>
          <w:color w:val="000000" w:themeColor="text1"/>
          <w:lang w:val="en-US"/>
        </w:rPr>
        <w:t xml:space="preserve"> to fly to the immediate area of operations from distant airfields</w:t>
      </w:r>
      <w:r w:rsidR="0030495F" w:rsidRPr="00B91917">
        <w:rPr>
          <w:color w:val="000000" w:themeColor="text1"/>
          <w:lang w:val="en-US"/>
        </w:rPr>
        <w:t xml:space="preserve"> during the event</w:t>
      </w:r>
      <w:r w:rsidRPr="00B91917">
        <w:rPr>
          <w:color w:val="000000" w:themeColor="text1"/>
          <w:lang w:val="en-US"/>
        </w:rPr>
        <w:t xml:space="preserve">. </w:t>
      </w:r>
    </w:p>
    <w:p w14:paraId="0552CC40" w14:textId="77777777" w:rsidR="00D916D6" w:rsidRPr="00B91917" w:rsidRDefault="00D916D6" w:rsidP="00F566C8">
      <w:pPr>
        <w:autoSpaceDE w:val="0"/>
        <w:autoSpaceDN w:val="0"/>
        <w:adjustRightInd w:val="0"/>
        <w:spacing w:after="0" w:line="240" w:lineRule="auto"/>
        <w:rPr>
          <w:color w:val="000000" w:themeColor="text1"/>
          <w:lang w:val="en-US"/>
        </w:rPr>
      </w:pPr>
    </w:p>
    <w:p w14:paraId="54725CD6" w14:textId="77777777" w:rsidR="00D916D6" w:rsidRPr="00FF4C03" w:rsidRDefault="00D916D6" w:rsidP="00F566C8">
      <w:pPr>
        <w:autoSpaceDE w:val="0"/>
        <w:autoSpaceDN w:val="0"/>
        <w:adjustRightInd w:val="0"/>
        <w:spacing w:after="0" w:line="240" w:lineRule="auto"/>
        <w:rPr>
          <w:color w:val="000000" w:themeColor="text1"/>
          <w:lang w:val="en-US"/>
        </w:rPr>
      </w:pPr>
      <w:r w:rsidRPr="00FF4C03">
        <w:rPr>
          <w:color w:val="000000" w:themeColor="text1"/>
          <w:lang w:val="en-US"/>
        </w:rPr>
        <w:t>The ATO (usually 24 hours in duration</w:t>
      </w:r>
      <w:r w:rsidR="008A02C3" w:rsidRPr="00FF4C03">
        <w:rPr>
          <w:color w:val="000000" w:themeColor="text1"/>
          <w:lang w:val="en-US"/>
        </w:rPr>
        <w:t>, and spanning 1 or more DCS events</w:t>
      </w:r>
      <w:r w:rsidRPr="00FF4C03">
        <w:rPr>
          <w:color w:val="000000" w:themeColor="text1"/>
          <w:lang w:val="en-US"/>
        </w:rPr>
        <w:t xml:space="preserve">) and the process that develops it (usually </w:t>
      </w:r>
      <w:r w:rsidR="00AD78BC" w:rsidRPr="00FF4C03">
        <w:rPr>
          <w:color w:val="000000" w:themeColor="text1"/>
          <w:lang w:val="en-US"/>
        </w:rPr>
        <w:t>2-4 weeks</w:t>
      </w:r>
      <w:r w:rsidRPr="00FF4C03">
        <w:rPr>
          <w:color w:val="000000" w:themeColor="text1"/>
          <w:lang w:val="en-US"/>
        </w:rPr>
        <w:t xml:space="preserve"> </w:t>
      </w:r>
      <w:r w:rsidR="0053239B" w:rsidRPr="00FF4C03">
        <w:rPr>
          <w:color w:val="000000" w:themeColor="text1"/>
          <w:lang w:val="en-US"/>
        </w:rPr>
        <w:t xml:space="preserve">in duration) are a direct </w:t>
      </w:r>
      <w:r w:rsidRPr="00FF4C03">
        <w:rPr>
          <w:color w:val="000000" w:themeColor="text1"/>
          <w:lang w:val="en-US"/>
        </w:rPr>
        <w:t>consequence of these physical constraints.</w:t>
      </w:r>
    </w:p>
    <w:p w14:paraId="42605050" w14:textId="77777777" w:rsidR="00D916D6" w:rsidRPr="00B91917" w:rsidRDefault="00D916D6" w:rsidP="00F566C8">
      <w:pPr>
        <w:autoSpaceDE w:val="0"/>
        <w:autoSpaceDN w:val="0"/>
        <w:adjustRightInd w:val="0"/>
        <w:spacing w:after="0" w:line="240" w:lineRule="auto"/>
        <w:rPr>
          <w:color w:val="000000" w:themeColor="text1"/>
          <w:lang w:val="en-US"/>
        </w:rPr>
      </w:pPr>
    </w:p>
    <w:p w14:paraId="03F5ED59" w14:textId="77777777" w:rsidR="00700823" w:rsidRPr="00B91917" w:rsidRDefault="00D916D6" w:rsidP="00700823">
      <w:pPr>
        <w:autoSpaceDE w:val="0"/>
        <w:autoSpaceDN w:val="0"/>
        <w:adjustRightInd w:val="0"/>
        <w:spacing w:after="0" w:line="240" w:lineRule="auto"/>
        <w:rPr>
          <w:color w:val="000000" w:themeColor="text1"/>
          <w:lang w:val="en-US"/>
        </w:rPr>
      </w:pPr>
      <w:r w:rsidRPr="00B91917">
        <w:rPr>
          <w:color w:val="000000" w:themeColor="text1"/>
          <w:lang w:val="en-US"/>
        </w:rPr>
        <w:t>T</w:t>
      </w:r>
      <w:r w:rsidR="009E5FAA" w:rsidRPr="00B91917">
        <w:rPr>
          <w:color w:val="000000" w:themeColor="text1"/>
          <w:lang w:val="en-US"/>
        </w:rPr>
        <w:t xml:space="preserve">he ATO articulates tasking for air </w:t>
      </w:r>
      <w:r w:rsidRPr="00B91917">
        <w:rPr>
          <w:color w:val="000000" w:themeColor="text1"/>
          <w:lang w:val="en-US"/>
        </w:rPr>
        <w:t xml:space="preserve">operations </w:t>
      </w:r>
      <w:r w:rsidR="008A02C3" w:rsidRPr="00B91917">
        <w:rPr>
          <w:color w:val="000000" w:themeColor="text1"/>
          <w:lang w:val="en-US"/>
        </w:rPr>
        <w:t xml:space="preserve">for a specific period, </w:t>
      </w:r>
      <w:r w:rsidRPr="00B91917">
        <w:rPr>
          <w:color w:val="000000" w:themeColor="text1"/>
          <w:lang w:val="en-US"/>
        </w:rPr>
        <w:t>normally 24 hours</w:t>
      </w:r>
      <w:r w:rsidR="0053239B" w:rsidRPr="00B91917">
        <w:rPr>
          <w:color w:val="000000" w:themeColor="text1"/>
          <w:lang w:val="en-US"/>
        </w:rPr>
        <w:t xml:space="preserve"> (game time)</w:t>
      </w:r>
      <w:r w:rsidRPr="00B91917">
        <w:rPr>
          <w:color w:val="000000" w:themeColor="text1"/>
          <w:lang w:val="en-US"/>
        </w:rPr>
        <w:t>. Detailed planning generally begins 72 hours</w:t>
      </w:r>
      <w:r w:rsidR="007D5668" w:rsidRPr="00B91917">
        <w:rPr>
          <w:color w:val="000000" w:themeColor="text1"/>
          <w:lang w:val="en-US"/>
        </w:rPr>
        <w:t xml:space="preserve"> (132nd: </w:t>
      </w:r>
      <w:r w:rsidR="00FF4C03">
        <w:rPr>
          <w:color w:val="000000" w:themeColor="text1"/>
          <w:lang w:val="en-US"/>
        </w:rPr>
        <w:t>1</w:t>
      </w:r>
      <w:r w:rsidR="007D5668" w:rsidRPr="00B91917">
        <w:rPr>
          <w:color w:val="000000" w:themeColor="text1"/>
          <w:lang w:val="en-US"/>
        </w:rPr>
        <w:t>-4 weeks)</w:t>
      </w:r>
      <w:r w:rsidRPr="00B91917">
        <w:rPr>
          <w:color w:val="000000" w:themeColor="text1"/>
          <w:lang w:val="en-US"/>
        </w:rPr>
        <w:t xml:space="preserve"> prior to the start of execution to properly assess the progress of operations, anticipate enemy actions, make needed adjustments to strategy, and enable integration of all components’ requirements. The actual length of the tasking cycle may vary from </w:t>
      </w:r>
      <w:r w:rsidR="007D5668" w:rsidRPr="00B91917">
        <w:rPr>
          <w:color w:val="000000" w:themeColor="text1"/>
          <w:lang w:val="en-US"/>
        </w:rPr>
        <w:t>campaign</w:t>
      </w:r>
      <w:r w:rsidRPr="00B91917">
        <w:rPr>
          <w:color w:val="000000" w:themeColor="text1"/>
          <w:lang w:val="en-US"/>
        </w:rPr>
        <w:t xml:space="preserve"> to </w:t>
      </w:r>
      <w:r w:rsidR="007D5668" w:rsidRPr="00B91917">
        <w:rPr>
          <w:color w:val="000000" w:themeColor="text1"/>
          <w:lang w:val="en-US"/>
        </w:rPr>
        <w:t>campaign</w:t>
      </w:r>
      <w:r w:rsidRPr="00B91917">
        <w:rPr>
          <w:color w:val="000000" w:themeColor="text1"/>
          <w:lang w:val="en-US"/>
        </w:rPr>
        <w:t xml:space="preserve">. Length should be based upon </w:t>
      </w:r>
      <w:r w:rsidR="007D5668" w:rsidRPr="00B91917">
        <w:rPr>
          <w:color w:val="000000" w:themeColor="text1"/>
          <w:lang w:val="en-US"/>
        </w:rPr>
        <w:t>mission designer guidance, participation from VIS, and JFACC members</w:t>
      </w:r>
      <w:r w:rsidRPr="00B91917">
        <w:rPr>
          <w:lang w:val="en-US"/>
        </w:rPr>
        <w:t>.</w:t>
      </w:r>
    </w:p>
    <w:p w14:paraId="0C9F3279" w14:textId="77777777" w:rsidR="00D916D6" w:rsidRPr="00D916D6" w:rsidRDefault="00D916D6" w:rsidP="00F566C8">
      <w:pPr>
        <w:autoSpaceDE w:val="0"/>
        <w:autoSpaceDN w:val="0"/>
        <w:adjustRightInd w:val="0"/>
        <w:spacing w:after="0" w:line="240" w:lineRule="auto"/>
        <w:rPr>
          <w:color w:val="000000" w:themeColor="text1"/>
          <w:lang w:val="en-US"/>
        </w:rPr>
      </w:pPr>
      <w:r w:rsidRPr="00700823">
        <w:rPr>
          <w:color w:val="000000" w:themeColor="text1"/>
          <w:lang w:val="en-US"/>
        </w:rPr>
        <w:br/>
      </w:r>
      <w:commentRangeStart w:id="98"/>
      <w:r w:rsidR="00CC3E3D" w:rsidRPr="001A1EB5">
        <w:rPr>
          <w:color w:val="000000" w:themeColor="text1"/>
          <w:highlight w:val="yellow"/>
          <w:lang w:val="en-US"/>
          <w:rPrChange w:id="99" w:author="Halldor Jonsson" w:date="2021-11-15T17:09:00Z">
            <w:rPr>
              <w:color w:val="000000" w:themeColor="text1"/>
              <w:lang w:val="en-US"/>
            </w:rPr>
          </w:rPrChange>
        </w:rPr>
        <w:t>The</w:t>
      </w:r>
      <w:commentRangeEnd w:id="98"/>
      <w:r w:rsidR="001A1EB5">
        <w:rPr>
          <w:rStyle w:val="CommentReference"/>
        </w:rPr>
        <w:commentReference w:id="98"/>
      </w:r>
      <w:r w:rsidR="00CC3E3D" w:rsidRPr="001A1EB5">
        <w:rPr>
          <w:color w:val="000000" w:themeColor="text1"/>
          <w:highlight w:val="yellow"/>
          <w:lang w:val="en-US"/>
          <w:rPrChange w:id="100" w:author="Halldor Jonsson" w:date="2021-11-15T17:09:00Z">
            <w:rPr>
              <w:color w:val="000000" w:themeColor="text1"/>
              <w:lang w:val="en-US"/>
            </w:rPr>
          </w:rPrChange>
        </w:rPr>
        <w:t xml:space="preserve"> </w:t>
      </w:r>
      <w:r w:rsidRPr="001A1EB5">
        <w:rPr>
          <w:color w:val="000000" w:themeColor="text1"/>
          <w:highlight w:val="yellow"/>
          <w:lang w:val="en-US"/>
          <w:rPrChange w:id="101" w:author="Halldor Jonsson" w:date="2021-11-15T17:09:00Z">
            <w:rPr>
              <w:color w:val="000000" w:themeColor="text1"/>
              <w:lang w:val="en-US"/>
            </w:rPr>
          </w:rPrChange>
        </w:rPr>
        <w:t>result of the tasking cycle is that there ar</w:t>
      </w:r>
      <w:r w:rsidR="00CC3E3D" w:rsidRPr="001A1EB5">
        <w:rPr>
          <w:color w:val="000000" w:themeColor="text1"/>
          <w:highlight w:val="yellow"/>
          <w:lang w:val="en-US"/>
          <w:rPrChange w:id="102" w:author="Halldor Jonsson" w:date="2021-11-15T17:09:00Z">
            <w:rPr>
              <w:color w:val="000000" w:themeColor="text1"/>
              <w:lang w:val="en-US"/>
            </w:rPr>
          </w:rPrChange>
        </w:rPr>
        <w:t>e usually at least four</w:t>
      </w:r>
      <w:r w:rsidR="007D5668" w:rsidRPr="001A1EB5">
        <w:rPr>
          <w:color w:val="000000" w:themeColor="text1"/>
          <w:highlight w:val="yellow"/>
          <w:lang w:val="en-US"/>
          <w:rPrChange w:id="103" w:author="Halldor Jonsson" w:date="2021-11-15T17:09:00Z">
            <w:rPr>
              <w:color w:val="000000" w:themeColor="text1"/>
              <w:lang w:val="en-US"/>
            </w:rPr>
          </w:rPrChange>
        </w:rPr>
        <w:t xml:space="preserve"> ATOs in </w:t>
      </w:r>
      <w:r w:rsidRPr="001A1EB5">
        <w:rPr>
          <w:color w:val="000000" w:themeColor="text1"/>
          <w:highlight w:val="yellow"/>
          <w:lang w:val="en-US"/>
          <w:rPrChange w:id="104" w:author="Halldor Jonsson" w:date="2021-11-15T17:09:00Z">
            <w:rPr>
              <w:color w:val="000000" w:themeColor="text1"/>
              <w:lang w:val="en-US"/>
            </w:rPr>
          </w:rPrChange>
        </w:rPr>
        <w:t>various stages of progress at any one time (illustrated in the figure</w:t>
      </w:r>
      <w:r w:rsidR="00CC3E3D" w:rsidRPr="001A1EB5">
        <w:rPr>
          <w:color w:val="000000" w:themeColor="text1"/>
          <w:highlight w:val="yellow"/>
          <w:lang w:val="en-US"/>
          <w:rPrChange w:id="105" w:author="Halldor Jonsson" w:date="2021-11-15T17:09:00Z">
            <w:rPr>
              <w:color w:val="000000" w:themeColor="text1"/>
              <w:lang w:val="en-US"/>
            </w:rPr>
          </w:rPrChange>
        </w:rPr>
        <w:t xml:space="preserve"> below)</w:t>
      </w:r>
    </w:p>
    <w:p w14:paraId="525FF5D7" w14:textId="77777777" w:rsidR="00096801" w:rsidRDefault="00096801" w:rsidP="00B35DE3">
      <w:pPr>
        <w:autoSpaceDE w:val="0"/>
        <w:autoSpaceDN w:val="0"/>
        <w:adjustRightInd w:val="0"/>
        <w:spacing w:after="0" w:line="240" w:lineRule="auto"/>
        <w:rPr>
          <w:color w:val="000000" w:themeColor="text1"/>
          <w:lang w:val="en-US"/>
        </w:rPr>
      </w:pPr>
    </w:p>
    <w:p w14:paraId="4667278D" w14:textId="77777777" w:rsidR="00096801" w:rsidRDefault="00096801" w:rsidP="00B35DE3">
      <w:pPr>
        <w:autoSpaceDE w:val="0"/>
        <w:autoSpaceDN w:val="0"/>
        <w:adjustRightInd w:val="0"/>
        <w:spacing w:after="0" w:line="240" w:lineRule="auto"/>
        <w:rPr>
          <w:color w:val="000000" w:themeColor="text1"/>
          <w:lang w:val="en-US"/>
        </w:rPr>
      </w:pPr>
    </w:p>
    <w:p w14:paraId="7E651C05" w14:textId="77777777" w:rsidR="00D33EE3" w:rsidRDefault="00D33EE3" w:rsidP="00B35DE3">
      <w:pPr>
        <w:autoSpaceDE w:val="0"/>
        <w:autoSpaceDN w:val="0"/>
        <w:adjustRightInd w:val="0"/>
        <w:spacing w:after="0" w:line="240" w:lineRule="auto"/>
        <w:rPr>
          <w:color w:val="000000" w:themeColor="text1"/>
          <w:lang w:val="en-US"/>
        </w:rPr>
      </w:pPr>
    </w:p>
    <w:p w14:paraId="07F0D6D1" w14:textId="77777777" w:rsidR="00D33EE3" w:rsidRDefault="00D33EE3" w:rsidP="00B35DE3">
      <w:pPr>
        <w:autoSpaceDE w:val="0"/>
        <w:autoSpaceDN w:val="0"/>
        <w:adjustRightInd w:val="0"/>
        <w:spacing w:after="0" w:line="240" w:lineRule="auto"/>
        <w:rPr>
          <w:color w:val="000000" w:themeColor="text1"/>
          <w:lang w:val="en-US"/>
        </w:rPr>
      </w:pPr>
      <w:r>
        <w:rPr>
          <w:noProof/>
          <w:color w:val="000000" w:themeColor="text1"/>
        </w:rPr>
        <w:lastRenderedPageBreak/>
        <w:drawing>
          <wp:inline distT="0" distB="0" distL="0" distR="0" wp14:anchorId="0B52D985" wp14:editId="046F6BDB">
            <wp:extent cx="4221494" cy="1637969"/>
            <wp:effectExtent l="19050" t="0" r="7606" b="0"/>
            <wp:docPr id="14"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4222007" cy="1638168"/>
                    </a:xfrm>
                    <a:prstGeom prst="rect">
                      <a:avLst/>
                    </a:prstGeom>
                    <a:noFill/>
                    <a:ln w="9525">
                      <a:noFill/>
                      <a:miter lim="800000"/>
                      <a:headEnd/>
                      <a:tailEnd/>
                    </a:ln>
                  </pic:spPr>
                </pic:pic>
              </a:graphicData>
            </a:graphic>
          </wp:inline>
        </w:drawing>
      </w:r>
    </w:p>
    <w:p w14:paraId="3D6DD217" w14:textId="77777777" w:rsidR="00A63D87" w:rsidRDefault="00A63D87" w:rsidP="00B35DE3">
      <w:pPr>
        <w:autoSpaceDE w:val="0"/>
        <w:autoSpaceDN w:val="0"/>
        <w:adjustRightInd w:val="0"/>
        <w:spacing w:after="0" w:line="240" w:lineRule="auto"/>
        <w:rPr>
          <w:color w:val="000000" w:themeColor="text1"/>
          <w:lang w:val="en-US"/>
        </w:rPr>
      </w:pPr>
    </w:p>
    <w:p w14:paraId="39217EBE" w14:textId="77777777" w:rsidR="00D067F5" w:rsidRPr="00FC3D10" w:rsidRDefault="00D067F5" w:rsidP="00D067F5">
      <w:pPr>
        <w:autoSpaceDE w:val="0"/>
        <w:autoSpaceDN w:val="0"/>
        <w:adjustRightInd w:val="0"/>
        <w:spacing w:after="0" w:line="240" w:lineRule="auto"/>
        <w:rPr>
          <w:lang w:val="en-US"/>
        </w:rPr>
      </w:pPr>
    </w:p>
    <w:p w14:paraId="55081650" w14:textId="77777777" w:rsidR="00D067F5" w:rsidRDefault="00D067F5" w:rsidP="00D067F5">
      <w:pPr>
        <w:autoSpaceDE w:val="0"/>
        <w:autoSpaceDN w:val="0"/>
        <w:adjustRightInd w:val="0"/>
        <w:spacing w:after="0" w:line="240" w:lineRule="auto"/>
        <w:rPr>
          <w:lang w:val="en-US"/>
        </w:rPr>
      </w:pPr>
      <w:r w:rsidRPr="00FC3D10">
        <w:rPr>
          <w:lang w:val="en-US"/>
        </w:rPr>
        <w:t xml:space="preserve">The air tasking cycle </w:t>
      </w:r>
      <w:r w:rsidR="00FF4C03">
        <w:rPr>
          <w:lang w:val="en-US"/>
        </w:rPr>
        <w:t xml:space="preserve">stages </w:t>
      </w:r>
      <w:r w:rsidR="00CC3E3D" w:rsidRPr="00FC3D10">
        <w:rPr>
          <w:lang w:val="en-US"/>
        </w:rPr>
        <w:t>are described in detail below</w:t>
      </w:r>
      <w:r w:rsidRPr="00FC3D10">
        <w:rPr>
          <w:lang w:val="en-US"/>
        </w:rPr>
        <w:t>:</w:t>
      </w:r>
    </w:p>
    <w:p w14:paraId="324CEC5B" w14:textId="77777777" w:rsidR="00700823" w:rsidRDefault="00700823" w:rsidP="00D067F5">
      <w:pPr>
        <w:autoSpaceDE w:val="0"/>
        <w:autoSpaceDN w:val="0"/>
        <w:adjustRightInd w:val="0"/>
        <w:spacing w:after="0" w:line="240" w:lineRule="auto"/>
        <w:rPr>
          <w:lang w:val="en-US"/>
        </w:rPr>
      </w:pPr>
    </w:p>
    <w:p w14:paraId="4C142B1C" w14:textId="77777777" w:rsidR="00700823" w:rsidRPr="00FC3D10" w:rsidRDefault="00700823" w:rsidP="00D067F5">
      <w:pPr>
        <w:autoSpaceDE w:val="0"/>
        <w:autoSpaceDN w:val="0"/>
        <w:adjustRightInd w:val="0"/>
        <w:spacing w:after="0" w:line="240" w:lineRule="auto"/>
        <w:rPr>
          <w:lang w:val="en-US"/>
        </w:rPr>
      </w:pPr>
    </w:p>
    <w:p w14:paraId="3CC6B906" w14:textId="77777777" w:rsidR="00D067F5" w:rsidRPr="00D067F5" w:rsidRDefault="00C4578F" w:rsidP="00CC3E3D">
      <w:pPr>
        <w:pStyle w:val="Heading3"/>
        <w:rPr>
          <w:lang w:val="en-US"/>
        </w:rPr>
      </w:pPr>
      <w:r w:rsidRPr="00CC3E3D">
        <w:rPr>
          <w:lang w:val="en-US"/>
        </w:rPr>
        <w:t>Stage 1</w:t>
      </w:r>
      <w:r>
        <w:rPr>
          <w:lang w:val="en-US"/>
        </w:rPr>
        <w:t xml:space="preserve"> </w:t>
      </w:r>
      <w:r w:rsidR="00D067F5" w:rsidRPr="00D067F5">
        <w:rPr>
          <w:lang w:val="en-US"/>
        </w:rPr>
        <w:t xml:space="preserve">Objectives, Effects, </w:t>
      </w:r>
      <w:r w:rsidR="002C1AE2">
        <w:rPr>
          <w:lang w:val="en-US"/>
        </w:rPr>
        <w:t xml:space="preserve">Direction </w:t>
      </w:r>
      <w:r w:rsidR="00D067F5" w:rsidRPr="00D067F5">
        <w:rPr>
          <w:lang w:val="en-US"/>
        </w:rPr>
        <w:t>and Guidance</w:t>
      </w:r>
    </w:p>
    <w:p w14:paraId="2EB4EB94" w14:textId="77777777" w:rsidR="00D067F5" w:rsidRPr="00FC3D10" w:rsidRDefault="00D067F5" w:rsidP="00D067F5">
      <w:pPr>
        <w:autoSpaceDE w:val="0"/>
        <w:autoSpaceDN w:val="0"/>
        <w:adjustRightInd w:val="0"/>
        <w:spacing w:after="0" w:line="240" w:lineRule="auto"/>
        <w:rPr>
          <w:lang w:val="en-US"/>
        </w:rPr>
      </w:pPr>
      <w:r w:rsidRPr="00FC3D10">
        <w:rPr>
          <w:lang w:val="en-US"/>
        </w:rPr>
        <w:t xml:space="preserve">The JFC provides </w:t>
      </w:r>
      <w:r w:rsidR="002C1AE2" w:rsidRPr="00FC3D10">
        <w:rPr>
          <w:lang w:val="en-US"/>
        </w:rPr>
        <w:t>updated direction and</w:t>
      </w:r>
      <w:r w:rsidRPr="00FC3D10">
        <w:rPr>
          <w:lang w:val="en-US"/>
        </w:rPr>
        <w:t xml:space="preserve"> guidance, priorities, </w:t>
      </w:r>
      <w:r w:rsidR="002C1AE2" w:rsidRPr="00FC3D10">
        <w:rPr>
          <w:lang w:val="en-US"/>
        </w:rPr>
        <w:t xml:space="preserve">effects </w:t>
      </w:r>
      <w:r w:rsidRPr="00FC3D10">
        <w:rPr>
          <w:lang w:val="en-US"/>
        </w:rPr>
        <w:t xml:space="preserve">and objectives based on enemy operations and the current/expected friendly order of battle. </w:t>
      </w:r>
      <w:r w:rsidR="002C1AE2" w:rsidRPr="00FC3D10">
        <w:rPr>
          <w:lang w:val="en-US"/>
        </w:rPr>
        <w:t xml:space="preserve">JFC continuously assess the effects of earlier actions (earlier ATOs). This assessment is a </w:t>
      </w:r>
      <w:r w:rsidR="00700823" w:rsidRPr="00FC3D10">
        <w:rPr>
          <w:lang w:val="en-US"/>
        </w:rPr>
        <w:t>continuous</w:t>
      </w:r>
      <w:r w:rsidR="002C1AE2" w:rsidRPr="00FC3D10">
        <w:rPr>
          <w:lang w:val="en-US"/>
        </w:rPr>
        <w:t xml:space="preserve"> effort for everyone involved in air operations (JFACC, VIS). </w:t>
      </w:r>
      <w:r w:rsidRPr="00FC3D10">
        <w:rPr>
          <w:lang w:val="en-US"/>
        </w:rPr>
        <w:t>The JFC</w:t>
      </w:r>
      <w:r w:rsidR="00CC3E3D" w:rsidRPr="00FC3D10">
        <w:rPr>
          <w:lang w:val="en-US"/>
        </w:rPr>
        <w:t>/LCC/MCC</w:t>
      </w:r>
      <w:r w:rsidRPr="00FC3D10">
        <w:rPr>
          <w:lang w:val="en-US"/>
        </w:rPr>
        <w:t xml:space="preserve"> </w:t>
      </w:r>
      <w:r w:rsidR="00CC3E3D" w:rsidRPr="00FC3D10">
        <w:rPr>
          <w:lang w:val="en-US"/>
        </w:rPr>
        <w:t xml:space="preserve">may also refine </w:t>
      </w:r>
      <w:r w:rsidRPr="00FC3D10">
        <w:rPr>
          <w:lang w:val="en-US"/>
        </w:rPr>
        <w:t>the</w:t>
      </w:r>
      <w:r w:rsidR="00CC3E3D" w:rsidRPr="00FC3D10">
        <w:rPr>
          <w:lang w:val="en-US"/>
        </w:rPr>
        <w:t>ir</w:t>
      </w:r>
      <w:r w:rsidRPr="00FC3D10">
        <w:rPr>
          <w:lang w:val="en-US"/>
        </w:rPr>
        <w:t xml:space="preserve"> </w:t>
      </w:r>
      <w:r w:rsidR="00CC3E3D" w:rsidRPr="00FC3D10">
        <w:rPr>
          <w:lang w:val="en-US"/>
        </w:rPr>
        <w:t xml:space="preserve">concept of operations. In the </w:t>
      </w:r>
      <w:r w:rsidR="002C1AE2" w:rsidRPr="00FC3D10">
        <w:rPr>
          <w:lang w:val="en-US"/>
        </w:rPr>
        <w:t>D&amp;G</w:t>
      </w:r>
      <w:r w:rsidR="00CC3E3D" w:rsidRPr="00FC3D10">
        <w:rPr>
          <w:lang w:val="en-US"/>
        </w:rPr>
        <w:t xml:space="preserve"> JFC also may provide his air apportionment guidance for further refinement by JFACC in </w:t>
      </w:r>
      <w:r w:rsidR="002C1AE2" w:rsidRPr="00FC3D10">
        <w:rPr>
          <w:lang w:val="en-US"/>
        </w:rPr>
        <w:t xml:space="preserve">the </w:t>
      </w:r>
      <w:r w:rsidR="00CC3E3D" w:rsidRPr="00FC3D10">
        <w:rPr>
          <w:lang w:val="en-US"/>
        </w:rPr>
        <w:t>subsequent stages.</w:t>
      </w:r>
    </w:p>
    <w:p w14:paraId="6DBE62C8" w14:textId="77777777" w:rsidR="00D067F5" w:rsidRPr="00FC3D10" w:rsidRDefault="002C1AE2" w:rsidP="00D067F5">
      <w:pPr>
        <w:autoSpaceDE w:val="0"/>
        <w:autoSpaceDN w:val="0"/>
        <w:adjustRightInd w:val="0"/>
        <w:spacing w:after="0" w:line="240" w:lineRule="auto"/>
        <w:rPr>
          <w:lang w:val="en-US"/>
        </w:rPr>
      </w:pPr>
      <w:r w:rsidRPr="00FC3D10">
        <w:rPr>
          <w:lang w:val="en-US"/>
        </w:rPr>
        <w:t>Assessment of earlier actions on the enemy, JFC’s guidance on</w:t>
      </w:r>
      <w:r w:rsidR="00CC3E3D" w:rsidRPr="00FC3D10">
        <w:rPr>
          <w:lang w:val="en-US"/>
        </w:rPr>
        <w:t xml:space="preserve"> air apportionment, </w:t>
      </w:r>
      <w:r w:rsidR="00D067F5" w:rsidRPr="00FC3D10">
        <w:rPr>
          <w:lang w:val="en-US"/>
        </w:rPr>
        <w:t>objectives and effects will identify</w:t>
      </w:r>
      <w:r w:rsidRPr="00FC3D10">
        <w:rPr>
          <w:lang w:val="en-US"/>
        </w:rPr>
        <w:t xml:space="preserve"> necessary</w:t>
      </w:r>
      <w:r w:rsidR="00D067F5" w:rsidRPr="00FC3D10">
        <w:rPr>
          <w:lang w:val="en-US"/>
        </w:rPr>
        <w:t xml:space="preserve"> targeting priorities</w:t>
      </w:r>
      <w:r w:rsidRPr="00FC3D10">
        <w:rPr>
          <w:lang w:val="en-US"/>
        </w:rPr>
        <w:t xml:space="preserve"> for JFACC that will have an impact on the </w:t>
      </w:r>
      <w:r w:rsidR="00E53B2E">
        <w:rPr>
          <w:lang w:val="en-US"/>
        </w:rPr>
        <w:t>missions flown on the ATO for the day the ATO is planned.</w:t>
      </w:r>
    </w:p>
    <w:p w14:paraId="3BE08094" w14:textId="77777777" w:rsidR="00D067F5" w:rsidRDefault="00D067F5" w:rsidP="00E53B2E">
      <w:pPr>
        <w:pStyle w:val="NoSpacing"/>
        <w:rPr>
          <w:lang w:val="en-US"/>
        </w:rPr>
      </w:pPr>
    </w:p>
    <w:p w14:paraId="2EB1733A" w14:textId="77777777" w:rsidR="00E53B2E" w:rsidRDefault="00E53B2E" w:rsidP="00E53B2E">
      <w:pPr>
        <w:pStyle w:val="NoSpacing"/>
        <w:rPr>
          <w:lang w:val="en-US"/>
        </w:rPr>
      </w:pPr>
    </w:p>
    <w:p w14:paraId="689E3A28" w14:textId="5A731160" w:rsidR="00D067F5" w:rsidRDefault="00D067F5" w:rsidP="00A27970">
      <w:pPr>
        <w:pStyle w:val="Heading3"/>
        <w:rPr>
          <w:lang w:val="en-US"/>
        </w:rPr>
      </w:pPr>
      <w:r>
        <w:rPr>
          <w:lang w:val="en-US"/>
        </w:rPr>
        <w:t>Stage 2: Targeting</w:t>
      </w:r>
      <w:r w:rsidR="0024113D">
        <w:rPr>
          <w:lang w:val="en-US"/>
        </w:rPr>
        <w:t>,</w:t>
      </w:r>
      <w:r w:rsidR="00BD7F40">
        <w:rPr>
          <w:lang w:val="en-US"/>
        </w:rPr>
        <w:t xml:space="preserve"> </w:t>
      </w:r>
      <w:proofErr w:type="spellStart"/>
      <w:r w:rsidR="00BD7F40">
        <w:rPr>
          <w:lang w:val="en-US"/>
        </w:rPr>
        <w:t>weaponeering</w:t>
      </w:r>
      <w:proofErr w:type="spellEnd"/>
      <w:r w:rsidR="00BD7F40">
        <w:rPr>
          <w:lang w:val="en-US"/>
        </w:rPr>
        <w:t xml:space="preserve">, </w:t>
      </w:r>
      <w:r w:rsidR="00593C8D">
        <w:rPr>
          <w:lang w:val="en-US"/>
        </w:rPr>
        <w:t>MAAP</w:t>
      </w:r>
      <w:ins w:id="106" w:author="Halldor Jonsson" w:date="2021-11-13T20:03:00Z">
        <w:r w:rsidR="00297AC6">
          <w:rPr>
            <w:lang w:val="en-US"/>
          </w:rPr>
          <w:t xml:space="preserve"> </w:t>
        </w:r>
      </w:ins>
      <w:r w:rsidR="00593C8D">
        <w:rPr>
          <w:lang w:val="en-US"/>
        </w:rPr>
        <w:t>and</w:t>
      </w:r>
      <w:r w:rsidR="00AC6F01">
        <w:rPr>
          <w:lang w:val="en-US"/>
        </w:rPr>
        <w:t xml:space="preserve"> AOD</w:t>
      </w:r>
    </w:p>
    <w:p w14:paraId="1929F251" w14:textId="77777777" w:rsidR="00BD7F40" w:rsidRPr="008E770C" w:rsidRDefault="00E53B2E" w:rsidP="00D067F5">
      <w:pPr>
        <w:autoSpaceDE w:val="0"/>
        <w:autoSpaceDN w:val="0"/>
        <w:adjustRightInd w:val="0"/>
        <w:spacing w:after="0" w:line="240" w:lineRule="auto"/>
        <w:rPr>
          <w:lang w:val="en-US"/>
        </w:rPr>
      </w:pPr>
      <w:r w:rsidRPr="00FC3D10">
        <w:rPr>
          <w:lang w:val="en-US"/>
        </w:rPr>
        <w:t>This stage is conducted prior to the signup deadline for the upcoming event and consists</w:t>
      </w:r>
      <w:r w:rsidR="00BD7F40" w:rsidRPr="00FC3D10">
        <w:rPr>
          <w:lang w:val="en-US"/>
        </w:rPr>
        <w:t xml:space="preserve"> of 3 steps:</w:t>
      </w:r>
    </w:p>
    <w:p w14:paraId="7941C279" w14:textId="77777777" w:rsidR="00BD7F40" w:rsidRPr="00BD7F40" w:rsidRDefault="00BD7F40" w:rsidP="00FC3D10">
      <w:pPr>
        <w:pStyle w:val="Heading4"/>
        <w:rPr>
          <w:lang w:val="en-US"/>
        </w:rPr>
      </w:pPr>
      <w:r w:rsidRPr="00BD7F40">
        <w:rPr>
          <w:lang w:val="en-US"/>
        </w:rPr>
        <w:t>Step 1: Air request review</w:t>
      </w:r>
    </w:p>
    <w:p w14:paraId="6ACE8CDF" w14:textId="77777777" w:rsidR="00BD7F40" w:rsidRPr="00FC3D10" w:rsidRDefault="008E770C" w:rsidP="00D067F5">
      <w:pPr>
        <w:autoSpaceDE w:val="0"/>
        <w:autoSpaceDN w:val="0"/>
        <w:adjustRightInd w:val="0"/>
        <w:spacing w:after="0" w:line="240" w:lineRule="auto"/>
        <w:rPr>
          <w:lang w:val="en-US"/>
        </w:rPr>
      </w:pPr>
      <w:r>
        <w:rPr>
          <w:lang w:val="en-US"/>
        </w:rPr>
        <w:t>In this</w:t>
      </w:r>
      <w:r w:rsidR="00BD7F40" w:rsidRPr="00FC3D10">
        <w:rPr>
          <w:lang w:val="en-US"/>
        </w:rPr>
        <w:t xml:space="preserve"> step JFACC will review any air requests that have arrived from LCC/MCC/SOCC (injects from Mission designers).</w:t>
      </w:r>
    </w:p>
    <w:p w14:paraId="10FF3D07" w14:textId="77777777" w:rsidR="00C4578F" w:rsidRPr="00FC3D10" w:rsidRDefault="00BD7F40" w:rsidP="00D067F5">
      <w:pPr>
        <w:autoSpaceDE w:val="0"/>
        <w:autoSpaceDN w:val="0"/>
        <w:adjustRightInd w:val="0"/>
        <w:spacing w:after="0" w:line="240" w:lineRule="auto"/>
        <w:rPr>
          <w:lang w:val="en-US"/>
        </w:rPr>
      </w:pPr>
      <w:r w:rsidRPr="00FC3D10">
        <w:rPr>
          <w:lang w:val="en-US"/>
        </w:rPr>
        <w:t>JFACC also will review Information Requirements (from VIS</w:t>
      </w:r>
      <w:r w:rsidR="008E770C">
        <w:rPr>
          <w:lang w:val="en-US"/>
        </w:rPr>
        <w:t>,</w:t>
      </w:r>
      <w:r w:rsidRPr="00FC3D10">
        <w:rPr>
          <w:lang w:val="en-US"/>
        </w:rPr>
        <w:t xml:space="preserve"> if VIS is part of the campaign) and identify if there is a need to task specific flights to conduct intelligence collection sorties </w:t>
      </w:r>
      <w:r w:rsidR="008E770C">
        <w:rPr>
          <w:lang w:val="en-US"/>
        </w:rPr>
        <w:t xml:space="preserve">for this ATO. ISR flights can be used either to try to locate a TST if one </w:t>
      </w:r>
      <w:proofErr w:type="gramStart"/>
      <w:r w:rsidR="008E770C">
        <w:rPr>
          <w:lang w:val="en-US"/>
        </w:rPr>
        <w:t>have</w:t>
      </w:r>
      <w:proofErr w:type="gramEnd"/>
      <w:r w:rsidR="008E770C">
        <w:rPr>
          <w:lang w:val="en-US"/>
        </w:rPr>
        <w:t xml:space="preserve"> indications that it is out there, or try to locate enemy radars for further targeting with SEAD/DEAD in later missions.</w:t>
      </w:r>
    </w:p>
    <w:p w14:paraId="2AD4EC51" w14:textId="77777777" w:rsidR="00BD7F40" w:rsidRDefault="00BD7F40" w:rsidP="00D067F5">
      <w:pPr>
        <w:autoSpaceDE w:val="0"/>
        <w:autoSpaceDN w:val="0"/>
        <w:adjustRightInd w:val="0"/>
        <w:spacing w:after="0" w:line="240" w:lineRule="auto"/>
        <w:rPr>
          <w:rFonts w:ascii="TimesNewRomanPS-BoldMT" w:hAnsi="TimesNewRomanPS-BoldMT" w:cs="TimesNewRomanPS-BoldMT"/>
          <w:b/>
          <w:bCs/>
          <w:sz w:val="24"/>
          <w:szCs w:val="24"/>
          <w:lang w:val="en-US"/>
        </w:rPr>
      </w:pPr>
    </w:p>
    <w:p w14:paraId="457AB0CC" w14:textId="77777777" w:rsidR="00BD7F40" w:rsidRDefault="00BD7F40" w:rsidP="00D067F5">
      <w:pPr>
        <w:autoSpaceDE w:val="0"/>
        <w:autoSpaceDN w:val="0"/>
        <w:adjustRightInd w:val="0"/>
        <w:spacing w:after="0" w:line="240" w:lineRule="auto"/>
        <w:rPr>
          <w:rFonts w:ascii="TimesNewRomanPS-BoldMT" w:hAnsi="TimesNewRomanPS-BoldMT" w:cs="TimesNewRomanPS-BoldMT"/>
          <w:b/>
          <w:bCs/>
          <w:sz w:val="24"/>
          <w:szCs w:val="24"/>
          <w:lang w:val="en-US"/>
        </w:rPr>
      </w:pPr>
    </w:p>
    <w:p w14:paraId="0EDD65FE" w14:textId="77777777" w:rsidR="00C4578F" w:rsidRDefault="00C4578F" w:rsidP="00FC3D10">
      <w:pPr>
        <w:pStyle w:val="Heading4"/>
        <w:rPr>
          <w:lang w:val="en-US"/>
        </w:rPr>
      </w:pPr>
      <w:r>
        <w:rPr>
          <w:lang w:val="en-US"/>
        </w:rPr>
        <w:t>Step</w:t>
      </w:r>
      <w:r w:rsidR="00BD7F40">
        <w:rPr>
          <w:lang w:val="en-US"/>
        </w:rPr>
        <w:t xml:space="preserve"> 2</w:t>
      </w:r>
      <w:r>
        <w:rPr>
          <w:lang w:val="en-US"/>
        </w:rPr>
        <w:t>:</w:t>
      </w:r>
      <w:r w:rsidR="00BD7F40">
        <w:rPr>
          <w:lang w:val="en-US"/>
        </w:rPr>
        <w:t xml:space="preserve"> Targeting and </w:t>
      </w:r>
      <w:proofErr w:type="spellStart"/>
      <w:r w:rsidR="00BD7F40">
        <w:rPr>
          <w:lang w:val="en-US"/>
        </w:rPr>
        <w:t>weaponeering</w:t>
      </w:r>
      <w:proofErr w:type="spellEnd"/>
    </w:p>
    <w:p w14:paraId="5E9E799E" w14:textId="77777777" w:rsidR="00E9373C" w:rsidRDefault="00E9373C" w:rsidP="00D067F5">
      <w:pPr>
        <w:autoSpaceDE w:val="0"/>
        <w:autoSpaceDN w:val="0"/>
        <w:adjustRightInd w:val="0"/>
        <w:spacing w:after="0" w:line="240" w:lineRule="auto"/>
        <w:rPr>
          <w:lang w:val="en-US"/>
        </w:rPr>
      </w:pPr>
    </w:p>
    <w:p w14:paraId="00AC9305" w14:textId="77777777" w:rsidR="005E4D1B" w:rsidRPr="00FC3D10" w:rsidRDefault="005E4D1B" w:rsidP="005E4D1B">
      <w:pPr>
        <w:spacing w:after="0" w:line="240" w:lineRule="auto"/>
        <w:rPr>
          <w:lang w:val="en-US"/>
        </w:rPr>
      </w:pPr>
      <w:r w:rsidRPr="00FC3D10">
        <w:rPr>
          <w:lang w:val="en-US"/>
        </w:rPr>
        <w:t xml:space="preserve">Target Development </w:t>
      </w:r>
      <w:r w:rsidR="008E770C">
        <w:rPr>
          <w:lang w:val="en-US"/>
        </w:rPr>
        <w:t>p</w:t>
      </w:r>
      <w:r w:rsidRPr="00FC3D10">
        <w:rPr>
          <w:lang w:val="en-US"/>
        </w:rPr>
        <w:t>rocess. The targeting process normally b</w:t>
      </w:r>
      <w:r w:rsidR="008E770C">
        <w:rPr>
          <w:lang w:val="en-US"/>
        </w:rPr>
        <w:t>egins before the campaign or at the</w:t>
      </w:r>
      <w:r w:rsidRPr="00FC3D10">
        <w:rPr>
          <w:lang w:val="en-US"/>
        </w:rPr>
        <w:t xml:space="preserve"> onset of planning for a campaign (as descr</w:t>
      </w:r>
      <w:r w:rsidR="009A2C55">
        <w:rPr>
          <w:lang w:val="en-US"/>
        </w:rPr>
        <w:t>ibed in chapter 2, subchapter 2.1.4.2</w:t>
      </w:r>
      <w:r w:rsidRPr="00FC3D10">
        <w:rPr>
          <w:lang w:val="en-US"/>
        </w:rPr>
        <w:t xml:space="preserve">: </w:t>
      </w:r>
      <w:hyperlink w:anchor="_Targeting" w:history="1">
        <w:r w:rsidRPr="009A2C55">
          <w:rPr>
            <w:rStyle w:val="Hyperlink"/>
            <w:lang w:val="en-US"/>
          </w:rPr>
          <w:t>Targ</w:t>
        </w:r>
        <w:r w:rsidRPr="009A2C55">
          <w:rPr>
            <w:rStyle w:val="Hyperlink"/>
            <w:lang w:val="en-US"/>
          </w:rPr>
          <w:t>e</w:t>
        </w:r>
        <w:r w:rsidRPr="009A2C55">
          <w:rPr>
            <w:rStyle w:val="Hyperlink"/>
            <w:lang w:val="en-US"/>
          </w:rPr>
          <w:t>ting</w:t>
        </w:r>
      </w:hyperlink>
      <w:r w:rsidRPr="00FC3D10">
        <w:rPr>
          <w:lang w:val="en-US"/>
        </w:rPr>
        <w:t>). The J</w:t>
      </w:r>
      <w:r w:rsidR="009A2C55">
        <w:rPr>
          <w:lang w:val="en-US"/>
        </w:rPr>
        <w:t xml:space="preserve">oint </w:t>
      </w:r>
      <w:r w:rsidRPr="00FC3D10">
        <w:rPr>
          <w:lang w:val="en-US"/>
        </w:rPr>
        <w:t>T</w:t>
      </w:r>
      <w:r w:rsidR="009A2C55">
        <w:rPr>
          <w:lang w:val="en-US"/>
        </w:rPr>
        <w:t xml:space="preserve">arget </w:t>
      </w:r>
      <w:r w:rsidRPr="00FC3D10">
        <w:rPr>
          <w:lang w:val="en-US"/>
        </w:rPr>
        <w:t>L</w:t>
      </w:r>
      <w:r w:rsidR="009A2C55">
        <w:rPr>
          <w:lang w:val="en-US"/>
        </w:rPr>
        <w:t>ist (JTL)</w:t>
      </w:r>
      <w:r w:rsidRPr="00FC3D10">
        <w:rPr>
          <w:lang w:val="en-US"/>
        </w:rPr>
        <w:t xml:space="preserve"> is normally constructed by JFC/VID with support from JFACC and VIS. The primary responsibility of maintaining the Joint Target List during execution of a campaign rests normally with VIS (if VIS is participating in the campaign), but it may also be maintained by JFACC. During execution</w:t>
      </w:r>
      <w:r w:rsidR="009A2C55">
        <w:rPr>
          <w:lang w:val="en-US"/>
        </w:rPr>
        <w:t xml:space="preserve"> of the campaign</w:t>
      </w:r>
      <w:r w:rsidRPr="00FC3D10">
        <w:rPr>
          <w:lang w:val="en-US"/>
        </w:rPr>
        <w:t xml:space="preserve">, the JTL continues to serve as an </w:t>
      </w:r>
      <w:r w:rsidRPr="00FC3D10">
        <w:rPr>
          <w:lang w:val="en-US"/>
        </w:rPr>
        <w:lastRenderedPageBreak/>
        <w:t>updated reference</w:t>
      </w:r>
      <w:r w:rsidR="009A2C55">
        <w:rPr>
          <w:lang w:val="en-US"/>
        </w:rPr>
        <w:t xml:space="preserve"> on all targets</w:t>
      </w:r>
      <w:r w:rsidRPr="00FC3D10">
        <w:rPr>
          <w:lang w:val="en-US"/>
        </w:rPr>
        <w:t>. The JTL contain</w:t>
      </w:r>
      <w:r w:rsidR="009A2C55">
        <w:rPr>
          <w:lang w:val="en-US"/>
        </w:rPr>
        <w:t xml:space="preserve">s prioritized target categories, </w:t>
      </w:r>
      <w:r w:rsidRPr="00FC3D10">
        <w:rPr>
          <w:lang w:val="en-US"/>
        </w:rPr>
        <w:t xml:space="preserve">listing specific targets. It also contains a sufficient level of detail to assist complete target identification, location, and assessment. </w:t>
      </w:r>
      <w:r w:rsidR="009A2C55">
        <w:rPr>
          <w:lang w:val="en-US"/>
        </w:rPr>
        <w:t>The JTL does also have a link to graphical overlay (</w:t>
      </w:r>
      <w:proofErr w:type="spellStart"/>
      <w:r w:rsidR="009A2C55">
        <w:rPr>
          <w:lang w:val="en-US"/>
        </w:rPr>
        <w:t>CombatFlite</w:t>
      </w:r>
      <w:proofErr w:type="spellEnd"/>
      <w:r w:rsidR="009A2C55">
        <w:rPr>
          <w:lang w:val="en-US"/>
        </w:rPr>
        <w:t xml:space="preserve"> file) and may contain links to target folders for specific targets.</w:t>
      </w:r>
    </w:p>
    <w:p w14:paraId="7790DA84" w14:textId="77777777" w:rsidR="005E4D1B" w:rsidRDefault="005E4D1B" w:rsidP="00D067F5">
      <w:pPr>
        <w:autoSpaceDE w:val="0"/>
        <w:autoSpaceDN w:val="0"/>
        <w:adjustRightInd w:val="0"/>
        <w:spacing w:after="0" w:line="240" w:lineRule="auto"/>
        <w:rPr>
          <w:lang w:val="en-US"/>
        </w:rPr>
      </w:pPr>
    </w:p>
    <w:p w14:paraId="0B1BE089" w14:textId="77777777" w:rsidR="005E4D1B" w:rsidRDefault="005E4D1B" w:rsidP="00D067F5">
      <w:pPr>
        <w:autoSpaceDE w:val="0"/>
        <w:autoSpaceDN w:val="0"/>
        <w:adjustRightInd w:val="0"/>
        <w:spacing w:after="0" w:line="240" w:lineRule="auto"/>
        <w:rPr>
          <w:lang w:val="en-US"/>
        </w:rPr>
      </w:pPr>
    </w:p>
    <w:p w14:paraId="47819A0C" w14:textId="77777777" w:rsidR="005E4D1B" w:rsidRDefault="00BE622D" w:rsidP="00D067F5">
      <w:pPr>
        <w:autoSpaceDE w:val="0"/>
        <w:autoSpaceDN w:val="0"/>
        <w:adjustRightInd w:val="0"/>
        <w:spacing w:after="0" w:line="240" w:lineRule="auto"/>
        <w:rPr>
          <w:lang w:val="en-US"/>
        </w:rPr>
      </w:pPr>
      <w:r>
        <w:rPr>
          <w:lang w:val="en-US"/>
        </w:rPr>
        <w:t>Targets are selected</w:t>
      </w:r>
      <w:r w:rsidR="00301B9B">
        <w:rPr>
          <w:lang w:val="en-US"/>
        </w:rPr>
        <w:t xml:space="preserve"> to support the</w:t>
      </w:r>
      <w:r w:rsidR="00C4578F" w:rsidRPr="00C4578F">
        <w:rPr>
          <w:lang w:val="en-US"/>
        </w:rPr>
        <w:t xml:space="preserve"> objectives and priorities provided by the JFC. All potential ta</w:t>
      </w:r>
      <w:r w:rsidR="00564E47">
        <w:rPr>
          <w:lang w:val="en-US"/>
        </w:rPr>
        <w:t xml:space="preserve">rgets are processed by JFACC </w:t>
      </w:r>
      <w:r w:rsidR="00C4578F" w:rsidRPr="00C4578F">
        <w:rPr>
          <w:lang w:val="en-US"/>
        </w:rPr>
        <w:t xml:space="preserve">which will identify, prioritize, and select specific targets that meet the JFC's </w:t>
      </w:r>
      <w:r w:rsidR="00301B9B">
        <w:rPr>
          <w:lang w:val="en-US"/>
        </w:rPr>
        <w:t>directions</w:t>
      </w:r>
      <w:r w:rsidR="00C4578F" w:rsidRPr="00C4578F">
        <w:rPr>
          <w:lang w:val="en-US"/>
        </w:rPr>
        <w:t xml:space="preserve"> and guidance</w:t>
      </w:r>
      <w:r w:rsidR="009A2C55">
        <w:rPr>
          <w:lang w:val="en-US"/>
        </w:rPr>
        <w:t xml:space="preserve"> for the ATO in planning</w:t>
      </w:r>
      <w:r w:rsidR="00C4578F" w:rsidRPr="00C4578F">
        <w:rPr>
          <w:lang w:val="en-US"/>
        </w:rPr>
        <w:t xml:space="preserve">. Targets are selected from </w:t>
      </w:r>
      <w:r w:rsidR="003D324A">
        <w:rPr>
          <w:lang w:val="en-US"/>
        </w:rPr>
        <w:t xml:space="preserve">the Joint Target List (JTL) </w:t>
      </w:r>
      <w:r w:rsidR="009A2C55">
        <w:rPr>
          <w:lang w:val="en-US"/>
        </w:rPr>
        <w:t>or</w:t>
      </w:r>
      <w:r w:rsidR="00C4578F" w:rsidRPr="00C4578F">
        <w:rPr>
          <w:lang w:val="en-US"/>
        </w:rPr>
        <w:t xml:space="preserve"> </w:t>
      </w:r>
      <w:r w:rsidR="00564E47">
        <w:rPr>
          <w:lang w:val="en-US"/>
        </w:rPr>
        <w:t>intelligence recommendations</w:t>
      </w:r>
      <w:r w:rsidR="003D324A">
        <w:rPr>
          <w:lang w:val="en-US"/>
        </w:rPr>
        <w:t xml:space="preserve"> </w:t>
      </w:r>
      <w:r w:rsidR="00C4578F" w:rsidRPr="00C4578F">
        <w:rPr>
          <w:lang w:val="en-US"/>
        </w:rPr>
        <w:t xml:space="preserve">as the situation dictates. The end product of the target development </w:t>
      </w:r>
      <w:r w:rsidR="003D324A">
        <w:rPr>
          <w:lang w:val="en-US"/>
        </w:rPr>
        <w:t>step</w:t>
      </w:r>
      <w:r w:rsidR="00C4578F" w:rsidRPr="00C4578F">
        <w:rPr>
          <w:lang w:val="en-US"/>
        </w:rPr>
        <w:t xml:space="preserve"> is a prioritized lis</w:t>
      </w:r>
      <w:r w:rsidR="003D324A">
        <w:rPr>
          <w:lang w:val="en-US"/>
        </w:rPr>
        <w:t xml:space="preserve">t of targets, </w:t>
      </w:r>
      <w:r w:rsidR="00E9373C">
        <w:rPr>
          <w:lang w:val="en-US"/>
        </w:rPr>
        <w:t xml:space="preserve">the </w:t>
      </w:r>
      <w:r w:rsidR="003D324A">
        <w:rPr>
          <w:lang w:val="en-US"/>
        </w:rPr>
        <w:t>Joint Prioritized Target List (</w:t>
      </w:r>
      <w:r w:rsidR="00E9373C">
        <w:rPr>
          <w:lang w:val="en-US"/>
        </w:rPr>
        <w:t>J</w:t>
      </w:r>
      <w:r w:rsidR="00C4578F" w:rsidRPr="00C4578F">
        <w:rPr>
          <w:lang w:val="en-US"/>
        </w:rPr>
        <w:t>PTL</w:t>
      </w:r>
      <w:r w:rsidR="003D324A">
        <w:rPr>
          <w:lang w:val="en-US"/>
        </w:rPr>
        <w:t>)</w:t>
      </w:r>
      <w:r w:rsidR="00C4578F" w:rsidRPr="00C4578F">
        <w:rPr>
          <w:lang w:val="en-US"/>
        </w:rPr>
        <w:t xml:space="preserve"> that supports the</w:t>
      </w:r>
      <w:r w:rsidR="00E9373C">
        <w:rPr>
          <w:lang w:val="en-US"/>
        </w:rPr>
        <w:t xml:space="preserve"> JFC and JFACC</w:t>
      </w:r>
      <w:r w:rsidR="00C4578F" w:rsidRPr="00C4578F">
        <w:rPr>
          <w:lang w:val="en-US"/>
        </w:rPr>
        <w:t xml:space="preserve"> objectives and conforms to guidance</w:t>
      </w:r>
      <w:r w:rsidR="00E9373C">
        <w:rPr>
          <w:lang w:val="en-US"/>
        </w:rPr>
        <w:t xml:space="preserve"> given by the JFC.</w:t>
      </w:r>
      <w:r w:rsidR="009A2C55">
        <w:rPr>
          <w:lang w:val="en-US"/>
        </w:rPr>
        <w:t xml:space="preserve"> </w:t>
      </w:r>
      <w:r w:rsidR="005E4D1B">
        <w:rPr>
          <w:lang w:val="en-US"/>
        </w:rPr>
        <w:t>The JPTL is a selection of targets that is valid for the specific ATO</w:t>
      </w:r>
      <w:r w:rsidR="009A2C55">
        <w:rPr>
          <w:lang w:val="en-US"/>
        </w:rPr>
        <w:t xml:space="preserve"> and is to be attacked during the ATO in planning</w:t>
      </w:r>
      <w:r w:rsidR="005E4D1B">
        <w:rPr>
          <w:lang w:val="en-US"/>
        </w:rPr>
        <w:t>.</w:t>
      </w:r>
    </w:p>
    <w:p w14:paraId="51FF93A1" w14:textId="77777777" w:rsidR="000B710C" w:rsidRDefault="000B710C" w:rsidP="00D067F5">
      <w:pPr>
        <w:autoSpaceDE w:val="0"/>
        <w:autoSpaceDN w:val="0"/>
        <w:adjustRightInd w:val="0"/>
        <w:spacing w:after="0" w:line="240" w:lineRule="auto"/>
        <w:rPr>
          <w:lang w:val="en-US"/>
        </w:rPr>
      </w:pPr>
    </w:p>
    <w:p w14:paraId="54CF5616" w14:textId="77777777" w:rsidR="000B710C" w:rsidRDefault="000B710C" w:rsidP="00D067F5">
      <w:pPr>
        <w:autoSpaceDE w:val="0"/>
        <w:autoSpaceDN w:val="0"/>
        <w:adjustRightInd w:val="0"/>
        <w:spacing w:after="0" w:line="240" w:lineRule="auto"/>
        <w:rPr>
          <w:lang w:val="en-US"/>
        </w:rPr>
      </w:pPr>
      <w:r w:rsidRPr="00FC3D10">
        <w:rPr>
          <w:lang w:val="en-US"/>
        </w:rPr>
        <w:t xml:space="preserve">During the </w:t>
      </w:r>
      <w:proofErr w:type="spellStart"/>
      <w:r w:rsidRPr="00FC3D10">
        <w:rPr>
          <w:lang w:val="en-US"/>
        </w:rPr>
        <w:t>weaponeering</w:t>
      </w:r>
      <w:proofErr w:type="spellEnd"/>
      <w:r w:rsidRPr="00FC3D10">
        <w:rPr>
          <w:lang w:val="en-US"/>
        </w:rPr>
        <w:t xml:space="preserve">  phase, JFACC quantify the expected results of weapons employment against </w:t>
      </w:r>
      <w:r w:rsidR="009A2C55">
        <w:rPr>
          <w:lang w:val="en-US"/>
        </w:rPr>
        <w:t xml:space="preserve">the </w:t>
      </w:r>
      <w:r w:rsidRPr="00FC3D10">
        <w:rPr>
          <w:lang w:val="en-US"/>
        </w:rPr>
        <w:t>prioritized targe</w:t>
      </w:r>
      <w:r w:rsidR="009A2C55">
        <w:rPr>
          <w:lang w:val="en-US"/>
        </w:rPr>
        <w:t>ts</w:t>
      </w:r>
      <w:r w:rsidRPr="00FC3D10">
        <w:rPr>
          <w:lang w:val="en-US"/>
        </w:rPr>
        <w:t xml:space="preserve">. All JPTL targets are </w:t>
      </w:r>
      <w:proofErr w:type="spellStart"/>
      <w:r w:rsidRPr="00FC3D10">
        <w:rPr>
          <w:lang w:val="en-US"/>
        </w:rPr>
        <w:t>weaponeered</w:t>
      </w:r>
      <w:proofErr w:type="spellEnd"/>
      <w:r w:rsidRPr="00FC3D10">
        <w:rPr>
          <w:lang w:val="en-US"/>
        </w:rPr>
        <w:t xml:space="preserve"> based on information in target folders, which detail recommended aimpoints, and weapons, </w:t>
      </w:r>
      <w:proofErr w:type="spellStart"/>
      <w:r w:rsidRPr="00FC3D10">
        <w:rPr>
          <w:lang w:val="en-US"/>
        </w:rPr>
        <w:t>fuzing</w:t>
      </w:r>
      <w:proofErr w:type="spellEnd"/>
      <w:r w:rsidRPr="00FC3D10">
        <w:rPr>
          <w:lang w:val="en-US"/>
        </w:rPr>
        <w:t>, target identification and description, target attack objectives, target area threats, and probability of destruction. The final prioritized targets are then included into the M</w:t>
      </w:r>
      <w:r w:rsidR="009A2C55">
        <w:rPr>
          <w:lang w:val="en-US"/>
        </w:rPr>
        <w:t xml:space="preserve">aster </w:t>
      </w:r>
      <w:r w:rsidRPr="00FC3D10">
        <w:rPr>
          <w:lang w:val="en-US"/>
        </w:rPr>
        <w:t>A</w:t>
      </w:r>
      <w:r w:rsidR="009A2C55">
        <w:rPr>
          <w:lang w:val="en-US"/>
        </w:rPr>
        <w:t xml:space="preserve">ir </w:t>
      </w:r>
      <w:r w:rsidRPr="00FC3D10">
        <w:rPr>
          <w:lang w:val="en-US"/>
        </w:rPr>
        <w:t>A</w:t>
      </w:r>
      <w:r w:rsidR="009A2C55">
        <w:rPr>
          <w:lang w:val="en-US"/>
        </w:rPr>
        <w:t xml:space="preserve">ttack </w:t>
      </w:r>
      <w:r w:rsidRPr="00FC3D10">
        <w:rPr>
          <w:lang w:val="en-US"/>
        </w:rPr>
        <w:t>P</w:t>
      </w:r>
      <w:r w:rsidR="009A2C55">
        <w:rPr>
          <w:lang w:val="en-US"/>
        </w:rPr>
        <w:t>lan (MAAP)</w:t>
      </w:r>
      <w:r w:rsidRPr="00FC3D10">
        <w:rPr>
          <w:lang w:val="en-US"/>
        </w:rPr>
        <w:t xml:space="preserve"> with the amount of aircraft and ordnance required per target.</w:t>
      </w:r>
    </w:p>
    <w:p w14:paraId="31267896" w14:textId="77777777" w:rsidR="00265F5D" w:rsidRDefault="00265F5D" w:rsidP="00D067F5">
      <w:pPr>
        <w:autoSpaceDE w:val="0"/>
        <w:autoSpaceDN w:val="0"/>
        <w:adjustRightInd w:val="0"/>
        <w:spacing w:after="0" w:line="240" w:lineRule="auto"/>
        <w:rPr>
          <w:lang w:val="en-US"/>
        </w:rPr>
      </w:pPr>
    </w:p>
    <w:p w14:paraId="2BECF03B" w14:textId="77777777" w:rsidR="00265F5D" w:rsidRDefault="00265F5D" w:rsidP="00D067F5">
      <w:pPr>
        <w:autoSpaceDE w:val="0"/>
        <w:autoSpaceDN w:val="0"/>
        <w:adjustRightInd w:val="0"/>
        <w:spacing w:after="0" w:line="240" w:lineRule="auto"/>
        <w:rPr>
          <w:lang w:val="en-US"/>
        </w:rPr>
      </w:pPr>
      <w:r>
        <w:rPr>
          <w:lang w:val="en-US"/>
        </w:rPr>
        <w:t xml:space="preserve">See </w:t>
      </w:r>
      <w:hyperlink w:anchor="_Annex_5:_Weaponeering" w:history="1">
        <w:r w:rsidRPr="00265F5D">
          <w:rPr>
            <w:rStyle w:val="Hyperlink"/>
            <w:lang w:val="en-US"/>
          </w:rPr>
          <w:t>annex 5</w:t>
        </w:r>
      </w:hyperlink>
      <w:r>
        <w:rPr>
          <w:lang w:val="en-US"/>
        </w:rPr>
        <w:t xml:space="preserve"> about </w:t>
      </w:r>
      <w:proofErr w:type="spellStart"/>
      <w:r>
        <w:rPr>
          <w:lang w:val="en-US"/>
        </w:rPr>
        <w:t>weaponeering</w:t>
      </w:r>
      <w:proofErr w:type="spellEnd"/>
      <w:r>
        <w:rPr>
          <w:lang w:val="en-US"/>
        </w:rPr>
        <w:t xml:space="preserve"> for understanding of what weapons that is recommended to use against certain targets</w:t>
      </w:r>
    </w:p>
    <w:p w14:paraId="3BC8C3D4" w14:textId="77777777" w:rsidR="00265F5D" w:rsidRDefault="00265F5D" w:rsidP="00D067F5">
      <w:pPr>
        <w:autoSpaceDE w:val="0"/>
        <w:autoSpaceDN w:val="0"/>
        <w:adjustRightInd w:val="0"/>
        <w:spacing w:after="0" w:line="240" w:lineRule="auto"/>
        <w:rPr>
          <w:lang w:val="en-US"/>
        </w:rPr>
      </w:pPr>
    </w:p>
    <w:p w14:paraId="200D5EEE" w14:textId="77777777" w:rsidR="00301B9B" w:rsidRDefault="00301B9B" w:rsidP="00C4578F">
      <w:pPr>
        <w:spacing w:after="0" w:line="240" w:lineRule="auto"/>
        <w:rPr>
          <w:rFonts w:ascii="Times New Roman" w:eastAsia="Times New Roman" w:hAnsi="Times New Roman" w:cs="Times New Roman"/>
          <w:sz w:val="24"/>
          <w:szCs w:val="24"/>
          <w:lang w:val="en-US"/>
        </w:rPr>
      </w:pPr>
    </w:p>
    <w:p w14:paraId="3BFF8BCE" w14:textId="77777777" w:rsidR="00C4578F" w:rsidRPr="00F913E7" w:rsidRDefault="00C4578F" w:rsidP="00F913E7">
      <w:pPr>
        <w:pStyle w:val="Heading4"/>
        <w:rPr>
          <w:lang w:val="en-US"/>
        </w:rPr>
      </w:pPr>
      <w:r>
        <w:rPr>
          <w:lang w:val="en-US"/>
        </w:rPr>
        <w:t xml:space="preserve">Step </w:t>
      </w:r>
      <w:r w:rsidR="00A000E4">
        <w:rPr>
          <w:lang w:val="en-US"/>
        </w:rPr>
        <w:t>3</w:t>
      </w:r>
      <w:r>
        <w:rPr>
          <w:lang w:val="en-US"/>
        </w:rPr>
        <w:t>:</w:t>
      </w:r>
      <w:r w:rsidR="00BD7F40">
        <w:rPr>
          <w:lang w:val="en-US"/>
        </w:rPr>
        <w:t xml:space="preserve"> </w:t>
      </w:r>
      <w:r w:rsidR="00A000E4">
        <w:rPr>
          <w:lang w:val="en-US"/>
        </w:rPr>
        <w:t>M</w:t>
      </w:r>
      <w:r w:rsidR="00572942">
        <w:rPr>
          <w:lang w:val="en-US"/>
        </w:rPr>
        <w:t xml:space="preserve">aster </w:t>
      </w:r>
      <w:r w:rsidR="00A000E4">
        <w:rPr>
          <w:lang w:val="en-US"/>
        </w:rPr>
        <w:t>A</w:t>
      </w:r>
      <w:r w:rsidR="00572942">
        <w:rPr>
          <w:lang w:val="en-US"/>
        </w:rPr>
        <w:t xml:space="preserve">ir </w:t>
      </w:r>
      <w:r w:rsidR="00A000E4">
        <w:rPr>
          <w:lang w:val="en-US"/>
        </w:rPr>
        <w:t>A</w:t>
      </w:r>
      <w:r w:rsidR="00572942">
        <w:rPr>
          <w:lang w:val="en-US"/>
        </w:rPr>
        <w:t xml:space="preserve">ttack </w:t>
      </w:r>
      <w:r w:rsidR="00A000E4">
        <w:rPr>
          <w:lang w:val="en-US"/>
        </w:rPr>
        <w:t>P</w:t>
      </w:r>
      <w:r w:rsidR="00572942">
        <w:rPr>
          <w:lang w:val="en-US"/>
        </w:rPr>
        <w:t>lan (MAAP)</w:t>
      </w:r>
    </w:p>
    <w:p w14:paraId="55A33247" w14:textId="77777777" w:rsidR="00C4578F" w:rsidRPr="00FC3D10" w:rsidRDefault="00C4578F" w:rsidP="00FC3D10">
      <w:pPr>
        <w:autoSpaceDE w:val="0"/>
        <w:autoSpaceDN w:val="0"/>
        <w:adjustRightInd w:val="0"/>
        <w:spacing w:after="0" w:line="240" w:lineRule="auto"/>
        <w:rPr>
          <w:lang w:val="en-US"/>
        </w:rPr>
      </w:pPr>
      <w:r w:rsidRPr="00FC3D10">
        <w:rPr>
          <w:lang w:val="en-US"/>
        </w:rPr>
        <w:t xml:space="preserve">MAAP is the plan of employment that forms the foundation of the ATO. The development of the MAAP includes the review of JFC and JFACC guidance; </w:t>
      </w:r>
      <w:r w:rsidR="00A000E4" w:rsidRPr="00FC3D10">
        <w:rPr>
          <w:lang w:val="en-US"/>
        </w:rPr>
        <w:t>LCC/MCC/SOCC</w:t>
      </w:r>
      <w:r w:rsidR="00572942">
        <w:rPr>
          <w:lang w:val="en-US"/>
        </w:rPr>
        <w:t xml:space="preserve"> </w:t>
      </w:r>
      <w:r w:rsidRPr="00FC3D10">
        <w:rPr>
          <w:lang w:val="en-US"/>
        </w:rPr>
        <w:t>air support plans</w:t>
      </w:r>
      <w:r w:rsidR="00572942">
        <w:rPr>
          <w:lang w:val="en-US"/>
        </w:rPr>
        <w:t xml:space="preserve"> and requests</w:t>
      </w:r>
      <w:r w:rsidRPr="00FC3D10">
        <w:rPr>
          <w:lang w:val="en-US"/>
        </w:rPr>
        <w:t>; availability of capabilities/ forc</w:t>
      </w:r>
      <w:r w:rsidR="0072364A">
        <w:rPr>
          <w:lang w:val="en-US"/>
        </w:rPr>
        <w:t>es; target selection from the JPTL, required DCA (from JFACC’s plan for area air defense)</w:t>
      </w:r>
      <w:r w:rsidRPr="00FC3D10">
        <w:rPr>
          <w:lang w:val="en-US"/>
        </w:rPr>
        <w:t xml:space="preserve"> and aircraft </w:t>
      </w:r>
      <w:r w:rsidR="00572942">
        <w:rPr>
          <w:lang w:val="en-US"/>
        </w:rPr>
        <w:t>availability (pilots available to fly on the event)</w:t>
      </w:r>
      <w:r w:rsidRPr="00FC3D10">
        <w:rPr>
          <w:lang w:val="en-US"/>
        </w:rPr>
        <w:t xml:space="preserve">. </w:t>
      </w:r>
    </w:p>
    <w:p w14:paraId="70CCC2D4" w14:textId="77777777" w:rsidR="001C707F" w:rsidRPr="00FC3D10" w:rsidRDefault="001C707F" w:rsidP="00FC3D10">
      <w:pPr>
        <w:autoSpaceDE w:val="0"/>
        <w:autoSpaceDN w:val="0"/>
        <w:adjustRightInd w:val="0"/>
        <w:spacing w:after="0" w:line="240" w:lineRule="auto"/>
        <w:rPr>
          <w:lang w:val="en-US"/>
        </w:rPr>
      </w:pPr>
    </w:p>
    <w:p w14:paraId="7A5B3493" w14:textId="77777777" w:rsidR="001C707F" w:rsidRPr="00FC3D10" w:rsidRDefault="001C707F" w:rsidP="00FC3D10">
      <w:pPr>
        <w:autoSpaceDE w:val="0"/>
        <w:autoSpaceDN w:val="0"/>
        <w:adjustRightInd w:val="0"/>
        <w:spacing w:after="0" w:line="240" w:lineRule="auto"/>
        <w:rPr>
          <w:lang w:val="en-US"/>
        </w:rPr>
      </w:pPr>
      <w:r w:rsidRPr="00FC3D10">
        <w:rPr>
          <w:lang w:val="en-US"/>
        </w:rPr>
        <w:t xml:space="preserve">The MAAP are the conceptual understanding and plan (concept of operation) for the conduct of the ATO </w:t>
      </w:r>
      <w:r w:rsidR="00572942">
        <w:rPr>
          <w:lang w:val="en-US"/>
        </w:rPr>
        <w:t xml:space="preserve">currently in planning. </w:t>
      </w:r>
      <w:r w:rsidRPr="00FC3D10">
        <w:rPr>
          <w:lang w:val="en-US"/>
        </w:rPr>
        <w:t xml:space="preserve">The MAAP is an internal product for JFACC, and is not distributed, so it is </w:t>
      </w:r>
      <w:r w:rsidR="00572942" w:rsidRPr="00FC3D10">
        <w:rPr>
          <w:lang w:val="en-US"/>
        </w:rPr>
        <w:t>not a formalized product that needs</w:t>
      </w:r>
      <w:r w:rsidRPr="00FC3D10">
        <w:rPr>
          <w:lang w:val="en-US"/>
        </w:rPr>
        <w:t xml:space="preserve"> to have a specific format. Some examples of MAAPs:</w:t>
      </w:r>
    </w:p>
    <w:p w14:paraId="17FCEB75" w14:textId="77777777" w:rsidR="001C707F" w:rsidRDefault="001C707F" w:rsidP="00C4578F">
      <w:pPr>
        <w:spacing w:before="100" w:beforeAutospacing="1" w:after="100" w:afterAutospacing="1" w:line="240" w:lineRule="auto"/>
        <w:rPr>
          <w:rFonts w:ascii="Times New Roman" w:eastAsia="Times New Roman" w:hAnsi="Times New Roman" w:cs="Times New Roman"/>
          <w:sz w:val="24"/>
          <w:szCs w:val="24"/>
          <w:lang w:val="en-US"/>
        </w:rPr>
      </w:pPr>
    </w:p>
    <w:p w14:paraId="5CE1AB50" w14:textId="77777777" w:rsidR="00FC3D10" w:rsidRDefault="00FC3D10" w:rsidP="00FC3D10">
      <w:pPr>
        <w:keepNext/>
        <w:spacing w:before="100" w:beforeAutospacing="1" w:after="100" w:afterAutospacing="1" w:line="240" w:lineRule="auto"/>
      </w:pPr>
      <w:r>
        <w:rPr>
          <w:rFonts w:ascii="Times New Roman" w:eastAsia="Times New Roman" w:hAnsi="Times New Roman" w:cs="Times New Roman"/>
          <w:noProof/>
          <w:sz w:val="24"/>
          <w:szCs w:val="24"/>
        </w:rPr>
        <w:lastRenderedPageBreak/>
        <w:drawing>
          <wp:inline distT="0" distB="0" distL="0" distR="0" wp14:anchorId="41896E4D" wp14:editId="50594D39">
            <wp:extent cx="3334148" cy="2759102"/>
            <wp:effectExtent l="19050" t="0" r="0" b="0"/>
            <wp:docPr id="15"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3333740" cy="2758765"/>
                    </a:xfrm>
                    <a:prstGeom prst="rect">
                      <a:avLst/>
                    </a:prstGeom>
                    <a:noFill/>
                    <a:ln w="9525">
                      <a:noFill/>
                      <a:miter lim="800000"/>
                      <a:headEnd/>
                      <a:tailEnd/>
                    </a:ln>
                  </pic:spPr>
                </pic:pic>
              </a:graphicData>
            </a:graphic>
          </wp:inline>
        </w:drawing>
      </w:r>
    </w:p>
    <w:p w14:paraId="587604A9" w14:textId="77777777" w:rsidR="001C707F" w:rsidRPr="00FC3D10" w:rsidRDefault="004350E6" w:rsidP="00FC3D10">
      <w:pPr>
        <w:pStyle w:val="Caption"/>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fldChar w:fldCharType="begin"/>
      </w:r>
      <w:r w:rsidR="00FC3D10" w:rsidRPr="00FC3D10">
        <w:rPr>
          <w:rFonts w:ascii="Times New Roman" w:eastAsia="Times New Roman" w:hAnsi="Times New Roman" w:cs="Times New Roman"/>
          <w:sz w:val="24"/>
          <w:szCs w:val="24"/>
        </w:rPr>
        <w:instrText xml:space="preserve"> STYLEREF 1 \s </w:instrText>
      </w:r>
      <w:r>
        <w:rPr>
          <w:rFonts w:ascii="Times New Roman" w:eastAsia="Times New Roman" w:hAnsi="Times New Roman" w:cs="Times New Roman"/>
          <w:sz w:val="24"/>
          <w:szCs w:val="24"/>
          <w:lang w:val="en-US"/>
        </w:rPr>
        <w:fldChar w:fldCharType="separate"/>
      </w:r>
      <w:r w:rsidR="00FC3D10" w:rsidRPr="00FC3D10">
        <w:rPr>
          <w:rFonts w:ascii="Times New Roman" w:eastAsia="Times New Roman" w:hAnsi="Times New Roman" w:cs="Times New Roman"/>
          <w:noProof/>
          <w:sz w:val="24"/>
          <w:szCs w:val="24"/>
        </w:rPr>
        <w:t>2</w:t>
      </w:r>
      <w:r>
        <w:rPr>
          <w:rFonts w:ascii="Times New Roman" w:eastAsia="Times New Roman" w:hAnsi="Times New Roman" w:cs="Times New Roman"/>
          <w:sz w:val="24"/>
          <w:szCs w:val="24"/>
          <w:lang w:val="en-US"/>
        </w:rPr>
        <w:fldChar w:fldCharType="end"/>
      </w:r>
      <w:r w:rsidR="00FC3D10" w:rsidRPr="00FC3D10">
        <w:rPr>
          <w:rFonts w:ascii="Times New Roman" w:eastAsia="Times New Roman" w:hAnsi="Times New Roman" w:cs="Times New Roman"/>
          <w:sz w:val="24"/>
          <w:szCs w:val="24"/>
        </w:rPr>
        <w:noBreakHyphen/>
      </w:r>
      <w:r>
        <w:rPr>
          <w:rFonts w:ascii="Times New Roman" w:eastAsia="Times New Roman" w:hAnsi="Times New Roman" w:cs="Times New Roman"/>
          <w:sz w:val="24"/>
          <w:szCs w:val="24"/>
          <w:lang w:val="en-US"/>
        </w:rPr>
        <w:fldChar w:fldCharType="begin"/>
      </w:r>
      <w:r w:rsidR="00FC3D10" w:rsidRPr="00FC3D10">
        <w:rPr>
          <w:rFonts w:ascii="Times New Roman" w:eastAsia="Times New Roman" w:hAnsi="Times New Roman" w:cs="Times New Roman"/>
          <w:sz w:val="24"/>
          <w:szCs w:val="24"/>
        </w:rPr>
        <w:instrText xml:space="preserve"> SEQ Figur \* ARABIC \s 1 </w:instrText>
      </w:r>
      <w:r>
        <w:rPr>
          <w:rFonts w:ascii="Times New Roman" w:eastAsia="Times New Roman" w:hAnsi="Times New Roman" w:cs="Times New Roman"/>
          <w:sz w:val="24"/>
          <w:szCs w:val="24"/>
          <w:lang w:val="en-US"/>
        </w:rPr>
        <w:fldChar w:fldCharType="separate"/>
      </w:r>
      <w:r w:rsidR="00FC3D10" w:rsidRPr="00FC3D10">
        <w:rPr>
          <w:rFonts w:ascii="Times New Roman" w:eastAsia="Times New Roman" w:hAnsi="Times New Roman" w:cs="Times New Roman"/>
          <w:noProof/>
          <w:sz w:val="24"/>
          <w:szCs w:val="24"/>
        </w:rPr>
        <w:t>4</w:t>
      </w:r>
      <w:r>
        <w:rPr>
          <w:rFonts w:ascii="Times New Roman" w:eastAsia="Times New Roman" w:hAnsi="Times New Roman" w:cs="Times New Roman"/>
          <w:sz w:val="24"/>
          <w:szCs w:val="24"/>
          <w:lang w:val="en-US"/>
        </w:rPr>
        <w:fldChar w:fldCharType="end"/>
      </w:r>
      <w:r w:rsidR="00FC3D10" w:rsidRPr="00AA0C7D">
        <w:t>https://books.google.no/books?id=Ap_En_k7r9AC&amp;pg=SL3-PA3&amp;lpg=SL3-PA3&amp;dq=jp+3-30+2003&amp;source=bl&amp;ots=Ost_OmnaVb&amp;sig=ACfU3U0bd2Wf9O9gMTNRP0v-hQ6DC3ioKQ&amp;hl=en&amp;sa=X&amp;ved=2ahUKEwjWjYeB14n0AhXJlosKHUpXDHEQ6AF6BAgCEAM#v=onepage&amp;q=jp%203-30%202003&amp;f=false</w:t>
      </w:r>
    </w:p>
    <w:p w14:paraId="429DB71D" w14:textId="77777777" w:rsidR="00FC3D10" w:rsidRPr="00FC3D10" w:rsidRDefault="00FC3D10" w:rsidP="00C4578F">
      <w:pPr>
        <w:spacing w:before="100" w:beforeAutospacing="1" w:after="100" w:afterAutospacing="1" w:line="240" w:lineRule="auto"/>
        <w:rPr>
          <w:rFonts w:ascii="Times New Roman" w:eastAsia="Times New Roman" w:hAnsi="Times New Roman" w:cs="Times New Roman"/>
          <w:sz w:val="24"/>
          <w:szCs w:val="24"/>
        </w:rPr>
      </w:pPr>
    </w:p>
    <w:p w14:paraId="3786A6B5" w14:textId="77777777" w:rsidR="00FC3D10" w:rsidRPr="00FC3D10" w:rsidRDefault="00FC3D10" w:rsidP="00C4578F">
      <w:pPr>
        <w:spacing w:before="100" w:beforeAutospacing="1" w:after="100" w:afterAutospacing="1" w:line="240" w:lineRule="auto"/>
        <w:rPr>
          <w:rFonts w:ascii="Times New Roman" w:eastAsia="Times New Roman" w:hAnsi="Times New Roman" w:cs="Times New Roman"/>
          <w:sz w:val="24"/>
          <w:szCs w:val="24"/>
        </w:rPr>
      </w:pPr>
    </w:p>
    <w:p w14:paraId="43B6390F" w14:textId="77777777" w:rsidR="00FC3D10" w:rsidRDefault="00FC3D10" w:rsidP="00FC3D10">
      <w:pPr>
        <w:keepNext/>
        <w:spacing w:before="100" w:beforeAutospacing="1" w:after="100" w:afterAutospacing="1" w:line="240" w:lineRule="auto"/>
      </w:pPr>
      <w:r>
        <w:rPr>
          <w:rFonts w:ascii="Times New Roman" w:eastAsia="Times New Roman" w:hAnsi="Times New Roman" w:cs="Times New Roman"/>
          <w:noProof/>
          <w:sz w:val="24"/>
          <w:szCs w:val="24"/>
        </w:rPr>
        <w:drawing>
          <wp:inline distT="0" distB="0" distL="0" distR="0" wp14:anchorId="0CF467F7" wp14:editId="1745238F">
            <wp:extent cx="2284969" cy="2202512"/>
            <wp:effectExtent l="19050" t="0" r="1031" b="0"/>
            <wp:docPr id="16"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2285068" cy="2202607"/>
                    </a:xfrm>
                    <a:prstGeom prst="rect">
                      <a:avLst/>
                    </a:prstGeom>
                    <a:noFill/>
                    <a:ln w="9525">
                      <a:noFill/>
                      <a:miter lim="800000"/>
                      <a:headEnd/>
                      <a:tailEnd/>
                    </a:ln>
                  </pic:spPr>
                </pic:pic>
              </a:graphicData>
            </a:graphic>
          </wp:inline>
        </w:drawing>
      </w:r>
    </w:p>
    <w:p w14:paraId="40B7BCFB" w14:textId="77777777" w:rsidR="00FC3D10" w:rsidRPr="00FC3D10" w:rsidRDefault="004350E6" w:rsidP="00FC3D10">
      <w:pPr>
        <w:pStyle w:val="Caption"/>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fldChar w:fldCharType="begin"/>
      </w:r>
      <w:r w:rsidR="00FC3D10" w:rsidRPr="00FC3D10">
        <w:rPr>
          <w:rFonts w:ascii="Times New Roman" w:eastAsia="Times New Roman" w:hAnsi="Times New Roman" w:cs="Times New Roman"/>
          <w:sz w:val="24"/>
          <w:szCs w:val="24"/>
        </w:rPr>
        <w:instrText xml:space="preserve"> STYLEREF 1 \s </w:instrText>
      </w:r>
      <w:r>
        <w:rPr>
          <w:rFonts w:ascii="Times New Roman" w:eastAsia="Times New Roman" w:hAnsi="Times New Roman" w:cs="Times New Roman"/>
          <w:sz w:val="24"/>
          <w:szCs w:val="24"/>
          <w:lang w:val="en-US"/>
        </w:rPr>
        <w:fldChar w:fldCharType="separate"/>
      </w:r>
      <w:r w:rsidR="00FC3D10" w:rsidRPr="00FC3D10">
        <w:rPr>
          <w:rFonts w:ascii="Times New Roman" w:eastAsia="Times New Roman" w:hAnsi="Times New Roman" w:cs="Times New Roman"/>
          <w:noProof/>
          <w:sz w:val="24"/>
          <w:szCs w:val="24"/>
        </w:rPr>
        <w:t>2</w:t>
      </w:r>
      <w:r>
        <w:rPr>
          <w:rFonts w:ascii="Times New Roman" w:eastAsia="Times New Roman" w:hAnsi="Times New Roman" w:cs="Times New Roman"/>
          <w:sz w:val="24"/>
          <w:szCs w:val="24"/>
          <w:lang w:val="en-US"/>
        </w:rPr>
        <w:fldChar w:fldCharType="end"/>
      </w:r>
      <w:r w:rsidR="00FC3D10" w:rsidRPr="00FC3D10">
        <w:rPr>
          <w:rFonts w:ascii="Times New Roman" w:eastAsia="Times New Roman" w:hAnsi="Times New Roman" w:cs="Times New Roman"/>
          <w:sz w:val="24"/>
          <w:szCs w:val="24"/>
        </w:rPr>
        <w:noBreakHyphen/>
      </w:r>
      <w:r>
        <w:rPr>
          <w:rFonts w:ascii="Times New Roman" w:eastAsia="Times New Roman" w:hAnsi="Times New Roman" w:cs="Times New Roman"/>
          <w:sz w:val="24"/>
          <w:szCs w:val="24"/>
          <w:lang w:val="en-US"/>
        </w:rPr>
        <w:fldChar w:fldCharType="begin"/>
      </w:r>
      <w:r w:rsidR="00FC3D10" w:rsidRPr="00FC3D10">
        <w:rPr>
          <w:rFonts w:ascii="Times New Roman" w:eastAsia="Times New Roman" w:hAnsi="Times New Roman" w:cs="Times New Roman"/>
          <w:sz w:val="24"/>
          <w:szCs w:val="24"/>
        </w:rPr>
        <w:instrText xml:space="preserve"> SEQ Figur \* ARABIC \s 1 </w:instrText>
      </w:r>
      <w:r>
        <w:rPr>
          <w:rFonts w:ascii="Times New Roman" w:eastAsia="Times New Roman" w:hAnsi="Times New Roman" w:cs="Times New Roman"/>
          <w:sz w:val="24"/>
          <w:szCs w:val="24"/>
          <w:lang w:val="en-US"/>
        </w:rPr>
        <w:fldChar w:fldCharType="separate"/>
      </w:r>
      <w:r w:rsidR="00FC3D10" w:rsidRPr="00FC3D10">
        <w:rPr>
          <w:rFonts w:ascii="Times New Roman" w:eastAsia="Times New Roman" w:hAnsi="Times New Roman" w:cs="Times New Roman"/>
          <w:noProof/>
          <w:sz w:val="24"/>
          <w:szCs w:val="24"/>
        </w:rPr>
        <w:t>5</w:t>
      </w:r>
      <w:r>
        <w:rPr>
          <w:rFonts w:ascii="Times New Roman" w:eastAsia="Times New Roman" w:hAnsi="Times New Roman" w:cs="Times New Roman"/>
          <w:sz w:val="24"/>
          <w:szCs w:val="24"/>
          <w:lang w:val="en-US"/>
        </w:rPr>
        <w:fldChar w:fldCharType="end"/>
      </w:r>
      <w:r w:rsidR="00FC3D10" w:rsidRPr="00FC3D10">
        <w:rPr>
          <w:rFonts w:ascii="Times New Roman" w:eastAsia="Times New Roman" w:hAnsi="Times New Roman" w:cs="Times New Roman"/>
          <w:sz w:val="24"/>
          <w:szCs w:val="24"/>
        </w:rPr>
        <w:t xml:space="preserve"> </w:t>
      </w:r>
      <w:r w:rsidR="00FC3D10" w:rsidRPr="004811D5">
        <w:t>https://www.globalsecurity.org/military/library/policy/usaf/afdd/2-1/afdd2-1-draft.pdf</w:t>
      </w:r>
    </w:p>
    <w:p w14:paraId="63D9BC6D" w14:textId="77777777" w:rsidR="00C4578F" w:rsidRDefault="00FC3D10" w:rsidP="00D067F5">
      <w:pPr>
        <w:autoSpaceDE w:val="0"/>
        <w:autoSpaceDN w:val="0"/>
        <w:adjustRightInd w:val="0"/>
        <w:spacing w:after="0" w:line="240" w:lineRule="auto"/>
        <w:rPr>
          <w:lang w:val="en-US"/>
        </w:rPr>
      </w:pPr>
      <w:r w:rsidRPr="0029302B">
        <w:rPr>
          <w:b/>
          <w:lang w:val="en-US"/>
        </w:rPr>
        <w:t>Note:</w:t>
      </w:r>
      <w:r w:rsidRPr="00FC3D10">
        <w:rPr>
          <w:lang w:val="en-US"/>
        </w:rPr>
        <w:t xml:space="preserve"> When planning the MAAP, use the expected sorties from JAOP to plan. If there </w:t>
      </w:r>
      <w:r w:rsidR="0029302B" w:rsidRPr="00FC3D10">
        <w:rPr>
          <w:lang w:val="en-US"/>
        </w:rPr>
        <w:t>is</w:t>
      </w:r>
      <w:r w:rsidRPr="00FC3D10">
        <w:rPr>
          <w:lang w:val="en-US"/>
        </w:rPr>
        <w:t xml:space="preserve"> less or more pilots signed up for an event, this will need to be ironed out in stage 3 detailed ATO </w:t>
      </w:r>
      <w:r w:rsidR="0072364A">
        <w:rPr>
          <w:lang w:val="en-US"/>
        </w:rPr>
        <w:t>development</w:t>
      </w:r>
      <w:r w:rsidRPr="00FC3D10">
        <w:rPr>
          <w:lang w:val="en-US"/>
        </w:rPr>
        <w:t>.</w:t>
      </w:r>
    </w:p>
    <w:p w14:paraId="331E9A3C" w14:textId="77777777" w:rsidR="00700823" w:rsidRDefault="00700823" w:rsidP="00D067F5">
      <w:pPr>
        <w:autoSpaceDE w:val="0"/>
        <w:autoSpaceDN w:val="0"/>
        <w:adjustRightInd w:val="0"/>
        <w:spacing w:after="0" w:line="240" w:lineRule="auto"/>
        <w:rPr>
          <w:lang w:val="en-US"/>
        </w:rPr>
      </w:pPr>
    </w:p>
    <w:p w14:paraId="380FB435" w14:textId="77777777" w:rsidR="00700823" w:rsidRDefault="00700823" w:rsidP="00D067F5">
      <w:pPr>
        <w:autoSpaceDE w:val="0"/>
        <w:autoSpaceDN w:val="0"/>
        <w:adjustRightInd w:val="0"/>
        <w:spacing w:after="0" w:line="240" w:lineRule="auto"/>
        <w:rPr>
          <w:lang w:val="en-US"/>
        </w:rPr>
      </w:pPr>
      <w:r>
        <w:rPr>
          <w:lang w:val="en-US"/>
        </w:rPr>
        <w:t xml:space="preserve">With stage 1 and 2 completed in the Air Tasking Cycle completed, JFACC will </w:t>
      </w:r>
      <w:r w:rsidR="00AC6F01">
        <w:rPr>
          <w:lang w:val="en-US"/>
        </w:rPr>
        <w:t>finish and</w:t>
      </w:r>
      <w:r>
        <w:rPr>
          <w:lang w:val="en-US"/>
        </w:rPr>
        <w:t xml:space="preserve"> publish the AOD which is the guidance for the ATO period (1 or more events).</w:t>
      </w:r>
    </w:p>
    <w:p w14:paraId="4D8128E0" w14:textId="77777777" w:rsidR="00381EE4" w:rsidRPr="00FC3D10" w:rsidRDefault="00381EE4" w:rsidP="00D067F5">
      <w:pPr>
        <w:autoSpaceDE w:val="0"/>
        <w:autoSpaceDN w:val="0"/>
        <w:adjustRightInd w:val="0"/>
        <w:spacing w:after="0" w:line="240" w:lineRule="auto"/>
        <w:rPr>
          <w:lang w:val="en-US"/>
        </w:rPr>
      </w:pPr>
      <w:r>
        <w:rPr>
          <w:lang w:val="en-US"/>
        </w:rPr>
        <w:t xml:space="preserve">The AOD is </w:t>
      </w:r>
      <w:r w:rsidR="00BC4951">
        <w:rPr>
          <w:lang w:val="en-US"/>
        </w:rPr>
        <w:t>an</w:t>
      </w:r>
      <w:r>
        <w:rPr>
          <w:lang w:val="en-US"/>
        </w:rPr>
        <w:t xml:space="preserve"> important document, see Stage 4 Execution.</w:t>
      </w:r>
    </w:p>
    <w:p w14:paraId="6F09E81F" w14:textId="77777777" w:rsidR="00D067F5" w:rsidRPr="00FC3D10" w:rsidRDefault="00D067F5" w:rsidP="00D067F5">
      <w:pPr>
        <w:autoSpaceDE w:val="0"/>
        <w:autoSpaceDN w:val="0"/>
        <w:adjustRightInd w:val="0"/>
        <w:spacing w:after="0" w:line="240" w:lineRule="auto"/>
        <w:rPr>
          <w:rFonts w:ascii="TimesNewRomanPS-BoldMT" w:hAnsi="TimesNewRomanPS-BoldMT" w:cs="TimesNewRomanPS-BoldMT"/>
          <w:b/>
          <w:bCs/>
          <w:sz w:val="24"/>
          <w:szCs w:val="24"/>
          <w:lang w:val="en-US"/>
        </w:rPr>
      </w:pPr>
    </w:p>
    <w:p w14:paraId="6A1AE9CA" w14:textId="77777777" w:rsidR="00D067F5" w:rsidRPr="00FC3D10" w:rsidRDefault="00D067F5" w:rsidP="00D067F5">
      <w:pPr>
        <w:autoSpaceDE w:val="0"/>
        <w:autoSpaceDN w:val="0"/>
        <w:adjustRightInd w:val="0"/>
        <w:spacing w:after="0" w:line="240" w:lineRule="auto"/>
        <w:rPr>
          <w:rFonts w:ascii="TimesNewRomanPS-BoldMT" w:hAnsi="TimesNewRomanPS-BoldMT" w:cs="TimesNewRomanPS-BoldMT"/>
          <w:b/>
          <w:bCs/>
          <w:sz w:val="24"/>
          <w:szCs w:val="24"/>
          <w:lang w:val="en-US"/>
        </w:rPr>
      </w:pPr>
    </w:p>
    <w:p w14:paraId="2587E664" w14:textId="77777777" w:rsidR="00D067F5" w:rsidRDefault="00D067F5" w:rsidP="00BC4951">
      <w:pPr>
        <w:pStyle w:val="Heading3"/>
        <w:rPr>
          <w:lang w:val="en-US"/>
        </w:rPr>
      </w:pPr>
      <w:r w:rsidRPr="00BC4951">
        <w:rPr>
          <w:lang w:val="en-US"/>
        </w:rPr>
        <w:t>Stage 3:</w:t>
      </w:r>
      <w:r w:rsidR="00BC4951">
        <w:rPr>
          <w:lang w:val="en-US"/>
        </w:rPr>
        <w:t xml:space="preserve"> ATO production</w:t>
      </w:r>
    </w:p>
    <w:p w14:paraId="699E5567" w14:textId="77777777" w:rsidR="00A27970" w:rsidRDefault="00BC4951" w:rsidP="00D067F5">
      <w:pPr>
        <w:autoSpaceDE w:val="0"/>
        <w:autoSpaceDN w:val="0"/>
        <w:adjustRightInd w:val="0"/>
        <w:spacing w:after="0" w:line="240" w:lineRule="auto"/>
        <w:rPr>
          <w:lang w:val="en-US"/>
        </w:rPr>
      </w:pPr>
      <w:r w:rsidRPr="00BC4951">
        <w:rPr>
          <w:b/>
          <w:lang w:val="en-US"/>
        </w:rPr>
        <w:t>NOTE</w:t>
      </w:r>
      <w:r w:rsidRPr="00BC4951">
        <w:rPr>
          <w:lang w:val="en-US"/>
        </w:rPr>
        <w:t>:</w:t>
      </w:r>
      <w:r>
        <w:rPr>
          <w:lang w:val="en-US"/>
        </w:rPr>
        <w:t xml:space="preserve"> If multiple events </w:t>
      </w:r>
      <w:r w:rsidR="00B1670A">
        <w:rPr>
          <w:lang w:val="en-US"/>
        </w:rPr>
        <w:t>are</w:t>
      </w:r>
      <w:r>
        <w:rPr>
          <w:lang w:val="en-US"/>
        </w:rPr>
        <w:t xml:space="preserve"> conducted within the same ATO, stage 3 is the only stage that will be repeated for the new event on the same ATO day. </w:t>
      </w:r>
    </w:p>
    <w:p w14:paraId="7A3F50C4" w14:textId="77777777" w:rsidR="00BC4951" w:rsidRPr="00AC6F01" w:rsidRDefault="00BC4951" w:rsidP="00D067F5">
      <w:pPr>
        <w:autoSpaceDE w:val="0"/>
        <w:autoSpaceDN w:val="0"/>
        <w:adjustRightInd w:val="0"/>
        <w:spacing w:after="0" w:line="240" w:lineRule="auto"/>
        <w:rPr>
          <w:lang w:val="en-US"/>
        </w:rPr>
      </w:pPr>
    </w:p>
    <w:p w14:paraId="6A0A752C" w14:textId="77777777" w:rsidR="00AC6F01" w:rsidRDefault="00AC6F01" w:rsidP="00D067F5">
      <w:pPr>
        <w:autoSpaceDE w:val="0"/>
        <w:autoSpaceDN w:val="0"/>
        <w:adjustRightInd w:val="0"/>
        <w:spacing w:after="0" w:line="240" w:lineRule="auto"/>
        <w:rPr>
          <w:lang w:val="en-US"/>
        </w:rPr>
      </w:pPr>
      <w:r w:rsidRPr="00AC6F01">
        <w:rPr>
          <w:lang w:val="en-US"/>
        </w:rPr>
        <w:t>After MAAP is finished and the AOD is published, JFACC will go into detailed ATO planning for the event.</w:t>
      </w:r>
      <w:r w:rsidR="00381EE4">
        <w:rPr>
          <w:lang w:val="en-US"/>
        </w:rPr>
        <w:t xml:space="preserve"> Stage 3 is finalized once the deadline for the signup for </w:t>
      </w:r>
      <w:r w:rsidR="0029302B">
        <w:rPr>
          <w:lang w:val="en-US"/>
        </w:rPr>
        <w:t>an</w:t>
      </w:r>
      <w:r w:rsidR="00381EE4">
        <w:rPr>
          <w:lang w:val="en-US"/>
        </w:rPr>
        <w:t xml:space="preserve"> event has passed. For a Sunday combat mission the deadline for signups is normally either Thursday or Friday. Work for stage 3 can be started on completion of stage 2, but the actual numbers are not known 100% until after the deadline for signups so the finalization of the ATO is conducted at that time.</w:t>
      </w:r>
    </w:p>
    <w:p w14:paraId="2E3E107F" w14:textId="77777777" w:rsidR="00DC56BE" w:rsidRDefault="00DC56BE" w:rsidP="00D067F5">
      <w:pPr>
        <w:autoSpaceDE w:val="0"/>
        <w:autoSpaceDN w:val="0"/>
        <w:adjustRightInd w:val="0"/>
        <w:spacing w:after="0" w:line="240" w:lineRule="auto"/>
        <w:rPr>
          <w:lang w:val="en-US"/>
        </w:rPr>
      </w:pPr>
    </w:p>
    <w:p w14:paraId="1E0BA71D" w14:textId="77777777" w:rsidR="00DC56BE" w:rsidRDefault="00DC56BE" w:rsidP="00D067F5">
      <w:pPr>
        <w:autoSpaceDE w:val="0"/>
        <w:autoSpaceDN w:val="0"/>
        <w:adjustRightInd w:val="0"/>
        <w:spacing w:after="0" w:line="240" w:lineRule="auto"/>
        <w:rPr>
          <w:lang w:val="en-US"/>
        </w:rPr>
      </w:pPr>
      <w:r>
        <w:rPr>
          <w:lang w:val="en-US"/>
        </w:rPr>
        <w:t>JFACC will at this time translate the MAAP into actual taskings on the ATO.</w:t>
      </w:r>
    </w:p>
    <w:p w14:paraId="4016C83F" w14:textId="77777777" w:rsidR="00DC56BE" w:rsidRDefault="00DC56BE" w:rsidP="00D067F5">
      <w:pPr>
        <w:autoSpaceDE w:val="0"/>
        <w:autoSpaceDN w:val="0"/>
        <w:adjustRightInd w:val="0"/>
        <w:spacing w:after="0" w:line="240" w:lineRule="auto"/>
        <w:rPr>
          <w:lang w:val="en-US"/>
        </w:rPr>
      </w:pPr>
    </w:p>
    <w:p w14:paraId="450CE204" w14:textId="77777777" w:rsidR="00DC56BE" w:rsidRDefault="00DC56BE" w:rsidP="00D067F5">
      <w:pPr>
        <w:autoSpaceDE w:val="0"/>
        <w:autoSpaceDN w:val="0"/>
        <w:adjustRightInd w:val="0"/>
        <w:spacing w:after="0" w:line="240" w:lineRule="auto"/>
        <w:rPr>
          <w:lang w:val="en-US"/>
        </w:rPr>
      </w:pPr>
      <w:r>
        <w:rPr>
          <w:lang w:val="en-US"/>
        </w:rPr>
        <w:t xml:space="preserve">JFACC with the responsibility as Airspace Controlling Authority (ACA) and Area Air Defense Commander (AADC) will also create or update the current ACO. The ACA and AADC </w:t>
      </w:r>
      <w:r w:rsidR="0029302B">
        <w:rPr>
          <w:lang w:val="en-US"/>
        </w:rPr>
        <w:t xml:space="preserve">instructions </w:t>
      </w:r>
      <w:r w:rsidR="0029302B" w:rsidRPr="00A27970">
        <w:rPr>
          <w:lang w:val="en-US"/>
        </w:rPr>
        <w:t>must</w:t>
      </w:r>
      <w:r w:rsidRPr="00A27970">
        <w:rPr>
          <w:lang w:val="en-US"/>
        </w:rPr>
        <w:t xml:space="preserve"> be provided in sufficient detail to allow</w:t>
      </w:r>
      <w:r>
        <w:rPr>
          <w:lang w:val="en-US"/>
        </w:rPr>
        <w:t xml:space="preserve"> pilots to plan their mission, and AWACS controllers to execute the ATO.</w:t>
      </w:r>
    </w:p>
    <w:p w14:paraId="1A479816" w14:textId="77777777" w:rsidR="00DC56BE" w:rsidRDefault="00DC56BE" w:rsidP="00D067F5">
      <w:pPr>
        <w:autoSpaceDE w:val="0"/>
        <w:autoSpaceDN w:val="0"/>
        <w:adjustRightInd w:val="0"/>
        <w:spacing w:after="0" w:line="240" w:lineRule="auto"/>
        <w:rPr>
          <w:lang w:val="en-US"/>
        </w:rPr>
      </w:pPr>
    </w:p>
    <w:p w14:paraId="47A2354B" w14:textId="77777777" w:rsidR="00DC56BE" w:rsidRDefault="00DC56BE" w:rsidP="00D067F5">
      <w:pPr>
        <w:autoSpaceDE w:val="0"/>
        <w:autoSpaceDN w:val="0"/>
        <w:adjustRightInd w:val="0"/>
        <w:spacing w:after="0" w:line="240" w:lineRule="auto"/>
        <w:rPr>
          <w:lang w:val="en-US"/>
        </w:rPr>
      </w:pPr>
      <w:r w:rsidRPr="00A27970">
        <w:rPr>
          <w:lang w:val="en-US"/>
        </w:rPr>
        <w:t>These directions must enable combat operations without undue restrictions, balancing combat effectiveness with the safe, orderly, and expeditious use of airspace. A</w:t>
      </w:r>
      <w:r w:rsidR="00BA5CE4">
        <w:rPr>
          <w:lang w:val="en-US"/>
        </w:rPr>
        <w:t>irspace control</w:t>
      </w:r>
      <w:r w:rsidRPr="00A27970">
        <w:rPr>
          <w:lang w:val="en-US"/>
        </w:rPr>
        <w:t xml:space="preserve"> instructions must provide for quick coordination of task assignment or reassignment. </w:t>
      </w:r>
      <w:commentRangeStart w:id="107"/>
      <w:r w:rsidRPr="003B6A53">
        <w:rPr>
          <w:highlight w:val="yellow"/>
          <w:lang w:val="en-US"/>
          <w:rPrChange w:id="108" w:author="Halldor Jonsson" w:date="2021-11-15T17:14:00Z">
            <w:rPr>
              <w:lang w:val="en-US"/>
            </w:rPr>
          </w:rPrChange>
        </w:rPr>
        <w:t>The A</w:t>
      </w:r>
      <w:r w:rsidR="00BA5CE4" w:rsidRPr="003B6A53">
        <w:rPr>
          <w:highlight w:val="yellow"/>
          <w:lang w:val="en-US"/>
          <w:rPrChange w:id="109" w:author="Halldor Jonsson" w:date="2021-11-15T17:14:00Z">
            <w:rPr>
              <w:lang w:val="en-US"/>
            </w:rPr>
          </w:rPrChange>
        </w:rPr>
        <w:t>rea Air Defense Instructions</w:t>
      </w:r>
      <w:commentRangeEnd w:id="107"/>
      <w:r w:rsidR="003B6A53">
        <w:rPr>
          <w:rStyle w:val="CommentReference"/>
        </w:rPr>
        <w:commentReference w:id="107"/>
      </w:r>
      <w:r w:rsidR="00BA5CE4">
        <w:rPr>
          <w:lang w:val="en-US"/>
        </w:rPr>
        <w:t xml:space="preserve"> </w:t>
      </w:r>
      <w:r w:rsidRPr="00A27970">
        <w:rPr>
          <w:lang w:val="en-US"/>
        </w:rPr>
        <w:t>must direct aircraft identification and engagement procedures and ROE that are appropriate to the nature of the threat. ACA and AADC instructions should also consider the volume of friendly air traffic, friendly air defense requirements, IFF technology, weather, and enemy capabilities. ACA and AADC instr</w:t>
      </w:r>
      <w:r w:rsidR="00BC4951">
        <w:rPr>
          <w:lang w:val="en-US"/>
        </w:rPr>
        <w:t>uctions are contained in SPINS and in</w:t>
      </w:r>
      <w:r w:rsidRPr="00A27970">
        <w:rPr>
          <w:lang w:val="en-US"/>
        </w:rPr>
        <w:t xml:space="preserve"> the ACO</w:t>
      </w:r>
      <w:r w:rsidR="00BC4951">
        <w:rPr>
          <w:lang w:val="en-US"/>
        </w:rPr>
        <w:t xml:space="preserve">. SPINS and ACO </w:t>
      </w:r>
      <w:r w:rsidRPr="00A27970">
        <w:rPr>
          <w:lang w:val="en-US"/>
        </w:rPr>
        <w:t>is updated as frequently as required</w:t>
      </w:r>
      <w:r w:rsidR="00BC4951">
        <w:rPr>
          <w:lang w:val="en-US"/>
        </w:rPr>
        <w:t xml:space="preserve"> (not necessarily per event or per ATO)</w:t>
      </w:r>
      <w:r w:rsidRPr="00A27970">
        <w:rPr>
          <w:lang w:val="en-US"/>
        </w:rPr>
        <w:t>.</w:t>
      </w:r>
    </w:p>
    <w:p w14:paraId="34E36C04" w14:textId="77777777" w:rsidR="00767D5A" w:rsidRDefault="00767D5A" w:rsidP="00D067F5">
      <w:pPr>
        <w:autoSpaceDE w:val="0"/>
        <w:autoSpaceDN w:val="0"/>
        <w:adjustRightInd w:val="0"/>
        <w:spacing w:after="0" w:line="240" w:lineRule="auto"/>
        <w:rPr>
          <w:lang w:val="en-US"/>
        </w:rPr>
      </w:pPr>
    </w:p>
    <w:p w14:paraId="13B3B344" w14:textId="77777777" w:rsidR="00767D5A" w:rsidRDefault="00767D5A" w:rsidP="00767D5A">
      <w:pPr>
        <w:pStyle w:val="Heading4"/>
        <w:numPr>
          <w:ilvl w:val="0"/>
          <w:numId w:val="0"/>
        </w:numPr>
        <w:ind w:left="864"/>
        <w:rPr>
          <w:lang w:val="en-US"/>
        </w:rPr>
      </w:pPr>
    </w:p>
    <w:p w14:paraId="6FF0FB10" w14:textId="77777777" w:rsidR="00767D5A" w:rsidRDefault="00767D5A" w:rsidP="00767D5A">
      <w:pPr>
        <w:pStyle w:val="Heading4"/>
        <w:rPr>
          <w:lang w:val="en-US"/>
        </w:rPr>
      </w:pPr>
      <w:r>
        <w:rPr>
          <w:lang w:val="en-US"/>
        </w:rPr>
        <w:t>Airspace Control Order</w:t>
      </w:r>
    </w:p>
    <w:p w14:paraId="0ADC79F8" w14:textId="77777777" w:rsidR="00767D5A" w:rsidRPr="00767D5A" w:rsidRDefault="00767D5A" w:rsidP="00D067F5">
      <w:pPr>
        <w:autoSpaceDE w:val="0"/>
        <w:autoSpaceDN w:val="0"/>
        <w:adjustRightInd w:val="0"/>
        <w:spacing w:after="0" w:line="240" w:lineRule="auto"/>
        <w:rPr>
          <w:lang w:val="en-US"/>
        </w:rPr>
      </w:pPr>
      <w:r w:rsidRPr="00BA5CE4">
        <w:rPr>
          <w:lang w:val="en-US"/>
        </w:rPr>
        <w:t xml:space="preserve">Implementation of the general guidance of the ACP is accomplished through ACOs that provide specific airspace control procedures applicable for defined periods of  time. ACOs are designed to deconflict and identify all airspace users and reduce the risk of friendly fire. The ACO implements the ACP and provides the details of </w:t>
      </w:r>
      <w:r w:rsidR="00BA5CE4" w:rsidRPr="00BA5CE4">
        <w:rPr>
          <w:lang w:val="en-US"/>
        </w:rPr>
        <w:t xml:space="preserve">any </w:t>
      </w:r>
      <w:r w:rsidRPr="00BA5CE4">
        <w:rPr>
          <w:lang w:val="en-US"/>
        </w:rPr>
        <w:t>approved  requests for coordination measures</w:t>
      </w:r>
      <w:r w:rsidR="00BA5CE4" w:rsidRPr="00BA5CE4">
        <w:rPr>
          <w:lang w:val="en-US"/>
        </w:rPr>
        <w:t xml:space="preserve"> (JTACS, flights)</w:t>
      </w:r>
      <w:r w:rsidRPr="00BA5CE4">
        <w:rPr>
          <w:lang w:val="en-US"/>
        </w:rPr>
        <w:t xml:space="preserve">. </w:t>
      </w:r>
      <w:r w:rsidR="00BA5CE4" w:rsidRPr="00BA5CE4">
        <w:rPr>
          <w:lang w:val="en-US"/>
        </w:rPr>
        <w:t>The ACO</w:t>
      </w:r>
      <w:r w:rsidRPr="00BA5CE4">
        <w:rPr>
          <w:lang w:val="en-US"/>
        </w:rPr>
        <w:t xml:space="preserve"> is published as a separate document</w:t>
      </w:r>
      <w:r w:rsidR="00BA5CE4" w:rsidRPr="00BA5CE4">
        <w:rPr>
          <w:lang w:val="en-US"/>
        </w:rPr>
        <w:t xml:space="preserve">, a </w:t>
      </w:r>
      <w:proofErr w:type="spellStart"/>
      <w:r w:rsidR="00BA5CE4" w:rsidRPr="00BA5CE4">
        <w:rPr>
          <w:lang w:val="en-US"/>
        </w:rPr>
        <w:t>CombatFlite</w:t>
      </w:r>
      <w:proofErr w:type="spellEnd"/>
      <w:r w:rsidR="00BA5CE4" w:rsidRPr="00BA5CE4">
        <w:rPr>
          <w:lang w:val="en-US"/>
        </w:rPr>
        <w:t xml:space="preserve"> file</w:t>
      </w:r>
      <w:r w:rsidRPr="00BA5CE4">
        <w:rPr>
          <w:lang w:val="en-US"/>
        </w:rPr>
        <w:t xml:space="preserve"> and must be adhered to by </w:t>
      </w:r>
      <w:r w:rsidR="00BA5CE4" w:rsidRPr="00BA5CE4">
        <w:rPr>
          <w:lang w:val="en-US"/>
        </w:rPr>
        <w:t>everyone involved in the campaign/event</w:t>
      </w:r>
      <w:r w:rsidRPr="00BA5CE4">
        <w:rPr>
          <w:lang w:val="en-US"/>
        </w:rPr>
        <w:t xml:space="preserve">. It defines and </w:t>
      </w:r>
      <w:r w:rsidR="00BA5CE4" w:rsidRPr="00BA5CE4">
        <w:rPr>
          <w:lang w:val="en-US"/>
        </w:rPr>
        <w:t>establishes airspace</w:t>
      </w:r>
      <w:r w:rsidRPr="00BA5CE4">
        <w:rPr>
          <w:lang w:val="en-US"/>
        </w:rPr>
        <w:t xml:space="preserve"> for military operations. It notifies all agencies of the effective time of activation and the structure of the airspace to be used. The ACO may include coordination measures, such as air routes, base defense zones, drop zones, pickup zones, restricted areas, etc., and FSCMs, such as the FSCL, no-fire areas, and restrictive fire areas. A change to the ACO should be distributed whenever a new coordination measure and associated procedures are established, deleted, or modified. </w:t>
      </w:r>
    </w:p>
    <w:p w14:paraId="473FDAF6" w14:textId="77777777" w:rsidR="008C5FCE" w:rsidRDefault="008C5FCE" w:rsidP="00D067F5">
      <w:pPr>
        <w:autoSpaceDE w:val="0"/>
        <w:autoSpaceDN w:val="0"/>
        <w:adjustRightInd w:val="0"/>
        <w:spacing w:after="0" w:line="240" w:lineRule="auto"/>
        <w:rPr>
          <w:lang w:val="en-US"/>
        </w:rPr>
      </w:pPr>
    </w:p>
    <w:p w14:paraId="77BFEE39" w14:textId="77777777" w:rsidR="008C5FCE" w:rsidRDefault="008C5FCE" w:rsidP="00D067F5">
      <w:pPr>
        <w:autoSpaceDE w:val="0"/>
        <w:autoSpaceDN w:val="0"/>
        <w:adjustRightInd w:val="0"/>
        <w:spacing w:after="0" w:line="240" w:lineRule="auto"/>
        <w:rPr>
          <w:lang w:val="en-US"/>
        </w:rPr>
      </w:pPr>
    </w:p>
    <w:p w14:paraId="1922FF43" w14:textId="77777777" w:rsidR="008C5FCE" w:rsidRDefault="008C5FCE" w:rsidP="008C5FCE">
      <w:pPr>
        <w:pStyle w:val="Heading4"/>
        <w:rPr>
          <w:lang w:val="en-US"/>
        </w:rPr>
      </w:pPr>
      <w:r>
        <w:rPr>
          <w:lang w:val="en-US"/>
        </w:rPr>
        <w:lastRenderedPageBreak/>
        <w:t>Best practice</w:t>
      </w:r>
      <w:r w:rsidR="001E4573">
        <w:rPr>
          <w:lang w:val="en-US"/>
        </w:rPr>
        <w:t xml:space="preserve"> tasking</w:t>
      </w:r>
    </w:p>
    <w:p w14:paraId="6EA77F3C" w14:textId="77777777" w:rsidR="001E4573" w:rsidRDefault="001E4573" w:rsidP="001E4573">
      <w:pPr>
        <w:pStyle w:val="ListParagraph"/>
        <w:numPr>
          <w:ilvl w:val="0"/>
          <w:numId w:val="48"/>
        </w:numPr>
        <w:autoSpaceDE w:val="0"/>
        <w:autoSpaceDN w:val="0"/>
        <w:adjustRightInd w:val="0"/>
        <w:spacing w:after="0" w:line="240" w:lineRule="auto"/>
        <w:rPr>
          <w:lang w:val="en-US"/>
        </w:rPr>
      </w:pPr>
      <w:r>
        <w:rPr>
          <w:lang w:val="en-US"/>
        </w:rPr>
        <w:t>If different tasks is required to solve the mission, creating a package with a common mission, and having each flight be given a separate task is recommended.</w:t>
      </w:r>
    </w:p>
    <w:p w14:paraId="2AC90F18" w14:textId="77777777" w:rsidR="001E4573" w:rsidRDefault="001E4573" w:rsidP="001E4573">
      <w:pPr>
        <w:pStyle w:val="ListParagraph"/>
        <w:numPr>
          <w:ilvl w:val="1"/>
          <w:numId w:val="48"/>
        </w:numPr>
        <w:autoSpaceDE w:val="0"/>
        <w:autoSpaceDN w:val="0"/>
        <w:adjustRightInd w:val="0"/>
        <w:spacing w:after="0" w:line="240" w:lineRule="auto"/>
        <w:rPr>
          <w:lang w:val="en-US"/>
        </w:rPr>
      </w:pPr>
      <w:r>
        <w:rPr>
          <w:lang w:val="en-US"/>
        </w:rPr>
        <w:t>For example if SEAD is needed for completion of a strike tasking.</w:t>
      </w:r>
    </w:p>
    <w:p w14:paraId="7E54CD94" w14:textId="77777777" w:rsidR="001E4573" w:rsidRDefault="001E4573" w:rsidP="001E4573">
      <w:pPr>
        <w:pStyle w:val="ListParagraph"/>
        <w:numPr>
          <w:ilvl w:val="0"/>
          <w:numId w:val="48"/>
        </w:numPr>
        <w:autoSpaceDE w:val="0"/>
        <w:autoSpaceDN w:val="0"/>
        <w:adjustRightInd w:val="0"/>
        <w:spacing w:after="0" w:line="240" w:lineRule="auto"/>
        <w:rPr>
          <w:lang w:val="en-US"/>
        </w:rPr>
      </w:pPr>
      <w:r>
        <w:rPr>
          <w:lang w:val="en-US"/>
        </w:rPr>
        <w:t xml:space="preserve">When creating a package, make sure the best suited flight is given the mission commander role (package commander). </w:t>
      </w:r>
    </w:p>
    <w:p w14:paraId="165F9A02" w14:textId="77777777" w:rsidR="001E4573" w:rsidRDefault="001E4573" w:rsidP="001E4573">
      <w:pPr>
        <w:pStyle w:val="ListParagraph"/>
        <w:numPr>
          <w:ilvl w:val="1"/>
          <w:numId w:val="48"/>
        </w:numPr>
        <w:autoSpaceDE w:val="0"/>
        <w:autoSpaceDN w:val="0"/>
        <w:adjustRightInd w:val="0"/>
        <w:spacing w:after="0" w:line="240" w:lineRule="auto"/>
        <w:rPr>
          <w:lang w:val="en-US"/>
        </w:rPr>
      </w:pPr>
      <w:r>
        <w:rPr>
          <w:lang w:val="en-US"/>
        </w:rPr>
        <w:t>For a basic package with Sweep/Escort, SEAD and Strike the strike flight will normally have the best SA (flying in the back while SEAD and Sweep conducts operations to create a permissive environment for the strike.</w:t>
      </w:r>
    </w:p>
    <w:p w14:paraId="6CA40049" w14:textId="77777777" w:rsidR="001E4573" w:rsidRDefault="001E4573" w:rsidP="001E4573">
      <w:pPr>
        <w:pStyle w:val="ListParagraph"/>
        <w:numPr>
          <w:ilvl w:val="0"/>
          <w:numId w:val="48"/>
        </w:numPr>
        <w:autoSpaceDE w:val="0"/>
        <w:autoSpaceDN w:val="0"/>
        <w:adjustRightInd w:val="0"/>
        <w:spacing w:after="0" w:line="240" w:lineRule="auto"/>
        <w:rPr>
          <w:lang w:val="en-US"/>
        </w:rPr>
      </w:pPr>
      <w:r>
        <w:rPr>
          <w:lang w:val="en-US"/>
        </w:rPr>
        <w:t>If multiple flights with the same task is required to solve the mission, have one flight as mission commander for everyone is recommended.</w:t>
      </w:r>
    </w:p>
    <w:p w14:paraId="6AABEE3F" w14:textId="77777777" w:rsidR="001E4573" w:rsidRDefault="001E4573" w:rsidP="001E4573">
      <w:pPr>
        <w:pStyle w:val="ListParagraph"/>
        <w:numPr>
          <w:ilvl w:val="1"/>
          <w:numId w:val="48"/>
        </w:numPr>
        <w:autoSpaceDE w:val="0"/>
        <w:autoSpaceDN w:val="0"/>
        <w:adjustRightInd w:val="0"/>
        <w:spacing w:after="0" w:line="240" w:lineRule="auto"/>
        <w:rPr>
          <w:lang w:val="en-US"/>
        </w:rPr>
      </w:pPr>
      <w:r>
        <w:rPr>
          <w:lang w:val="en-US"/>
        </w:rPr>
        <w:t>For example if several AR flights are planned to take out a large enemy formation, having one flight assigned as SCAR is recommended.</w:t>
      </w:r>
    </w:p>
    <w:p w14:paraId="60DFDF4B" w14:textId="77777777" w:rsidR="00253369" w:rsidRDefault="0055317F" w:rsidP="00253369">
      <w:pPr>
        <w:pStyle w:val="ListParagraph"/>
        <w:numPr>
          <w:ilvl w:val="0"/>
          <w:numId w:val="48"/>
        </w:numPr>
        <w:autoSpaceDE w:val="0"/>
        <w:autoSpaceDN w:val="0"/>
        <w:adjustRightInd w:val="0"/>
        <w:spacing w:after="0" w:line="240" w:lineRule="auto"/>
        <w:rPr>
          <w:lang w:val="en-US"/>
        </w:rPr>
      </w:pPr>
      <w:r>
        <w:rPr>
          <w:lang w:val="en-US"/>
        </w:rPr>
        <w:t xml:space="preserve">Non permissive operations: </w:t>
      </w:r>
      <w:r w:rsidR="00253369">
        <w:rPr>
          <w:lang w:val="en-US"/>
        </w:rPr>
        <w:t>For operations deep into enemy airspace (beyond the FLOT) it is recommended to ensure that there are not multiple flights operating in the same general area without being coordinated</w:t>
      </w:r>
      <w:r>
        <w:rPr>
          <w:lang w:val="en-US"/>
        </w:rPr>
        <w:t xml:space="preserve"> or deconflicted</w:t>
      </w:r>
      <w:r w:rsidR="00253369">
        <w:rPr>
          <w:lang w:val="en-US"/>
        </w:rPr>
        <w:t>.</w:t>
      </w:r>
    </w:p>
    <w:p w14:paraId="07863C7B" w14:textId="77777777" w:rsidR="0055317F" w:rsidRDefault="0055317F" w:rsidP="00253369">
      <w:pPr>
        <w:pStyle w:val="ListParagraph"/>
        <w:numPr>
          <w:ilvl w:val="1"/>
          <w:numId w:val="48"/>
        </w:numPr>
        <w:autoSpaceDE w:val="0"/>
        <w:autoSpaceDN w:val="0"/>
        <w:adjustRightInd w:val="0"/>
        <w:spacing w:after="0" w:line="240" w:lineRule="auto"/>
        <w:rPr>
          <w:lang w:val="en-US"/>
        </w:rPr>
      </w:pPr>
      <w:r>
        <w:rPr>
          <w:lang w:val="en-US"/>
        </w:rPr>
        <w:t>Coordination. With multiple flights operating in the same area, they should be under control of AWACS on a common frequency (For example DCA CAP’s)</w:t>
      </w:r>
    </w:p>
    <w:p w14:paraId="43CAF44E" w14:textId="7372267A" w:rsidR="00253369" w:rsidRDefault="0055317F" w:rsidP="00253369">
      <w:pPr>
        <w:pStyle w:val="ListParagraph"/>
        <w:numPr>
          <w:ilvl w:val="1"/>
          <w:numId w:val="48"/>
        </w:numPr>
        <w:autoSpaceDE w:val="0"/>
        <w:autoSpaceDN w:val="0"/>
        <w:adjustRightInd w:val="0"/>
        <w:spacing w:after="0" w:line="240" w:lineRule="auto"/>
        <w:rPr>
          <w:lang w:val="en-US"/>
        </w:rPr>
      </w:pPr>
      <w:r>
        <w:rPr>
          <w:lang w:val="en-US"/>
        </w:rPr>
        <w:t xml:space="preserve">Space. </w:t>
      </w:r>
      <w:r w:rsidR="00253369">
        <w:rPr>
          <w:lang w:val="en-US"/>
        </w:rPr>
        <w:t xml:space="preserve">For operations in the enemy </w:t>
      </w:r>
      <w:proofErr w:type="gramStart"/>
      <w:r w:rsidR="00253369">
        <w:rPr>
          <w:lang w:val="en-US"/>
        </w:rPr>
        <w:t>airspace</w:t>
      </w:r>
      <w:proofErr w:type="gramEnd"/>
      <w:r>
        <w:rPr>
          <w:lang w:val="en-US"/>
        </w:rPr>
        <w:t xml:space="preserve"> it is also recommended to have packages attack in the same general direction, as this will ensure that one direction is safer, and will be used as </w:t>
      </w:r>
      <w:del w:id="110" w:author="Halldor Jonsson" w:date="2021-11-13T20:07:00Z">
        <w:r w:rsidDel="00FA5ECB">
          <w:rPr>
            <w:lang w:val="en-US"/>
          </w:rPr>
          <w:delText xml:space="preserve">agress </w:delText>
        </w:r>
      </w:del>
      <w:ins w:id="111" w:author="Halldor Jonsson" w:date="2021-11-13T20:07:00Z">
        <w:r w:rsidR="00FA5ECB">
          <w:rPr>
            <w:lang w:val="en-US"/>
          </w:rPr>
          <w:t>e</w:t>
        </w:r>
        <w:r w:rsidR="00FA5ECB">
          <w:rPr>
            <w:lang w:val="en-US"/>
          </w:rPr>
          <w:t xml:space="preserve">gress </w:t>
        </w:r>
      </w:ins>
      <w:r>
        <w:rPr>
          <w:lang w:val="en-US"/>
        </w:rPr>
        <w:t xml:space="preserve">direction. The concept of operations for the ATO should be visualized on </w:t>
      </w:r>
      <w:proofErr w:type="spellStart"/>
      <w:r>
        <w:rPr>
          <w:lang w:val="en-US"/>
        </w:rPr>
        <w:t>CombatFlite</w:t>
      </w:r>
      <w:proofErr w:type="spellEnd"/>
      <w:r>
        <w:rPr>
          <w:lang w:val="en-US"/>
        </w:rPr>
        <w:t xml:space="preserve"> on a threat overlay to identify issues.</w:t>
      </w:r>
    </w:p>
    <w:p w14:paraId="5C0B21F6" w14:textId="77777777" w:rsidR="0055317F" w:rsidRDefault="0055317F" w:rsidP="00253369">
      <w:pPr>
        <w:pStyle w:val="ListParagraph"/>
        <w:numPr>
          <w:ilvl w:val="1"/>
          <w:numId w:val="48"/>
        </w:numPr>
        <w:autoSpaceDE w:val="0"/>
        <w:autoSpaceDN w:val="0"/>
        <w:adjustRightInd w:val="0"/>
        <w:spacing w:after="0" w:line="240" w:lineRule="auto"/>
        <w:rPr>
          <w:lang w:val="en-US"/>
        </w:rPr>
      </w:pPr>
      <w:r>
        <w:rPr>
          <w:lang w:val="en-US"/>
        </w:rPr>
        <w:t>Time. Another option is to deconflict operations by time, having one flight or package operating at the same time in the same area.</w:t>
      </w:r>
    </w:p>
    <w:p w14:paraId="3222BB1A" w14:textId="77777777" w:rsidR="0055317F" w:rsidRDefault="0055317F" w:rsidP="0055317F">
      <w:pPr>
        <w:pStyle w:val="ListParagraph"/>
        <w:numPr>
          <w:ilvl w:val="0"/>
          <w:numId w:val="48"/>
        </w:numPr>
        <w:autoSpaceDE w:val="0"/>
        <w:autoSpaceDN w:val="0"/>
        <w:adjustRightInd w:val="0"/>
        <w:spacing w:after="0" w:line="240" w:lineRule="auto"/>
        <w:rPr>
          <w:lang w:val="en-US"/>
        </w:rPr>
      </w:pPr>
      <w:r>
        <w:rPr>
          <w:lang w:val="en-US"/>
        </w:rPr>
        <w:t>For flights operating in the same area, they should all be operating on the same tactical frequency (as such it is not advised to have a package operating close to other packages or other operations)</w:t>
      </w:r>
    </w:p>
    <w:p w14:paraId="79709B06" w14:textId="77777777" w:rsidR="0055317F" w:rsidRPr="001E4573" w:rsidRDefault="0055317F" w:rsidP="0055317F">
      <w:pPr>
        <w:pStyle w:val="ListParagraph"/>
        <w:numPr>
          <w:ilvl w:val="0"/>
          <w:numId w:val="48"/>
        </w:numPr>
        <w:autoSpaceDE w:val="0"/>
        <w:autoSpaceDN w:val="0"/>
        <w:adjustRightInd w:val="0"/>
        <w:spacing w:after="0" w:line="240" w:lineRule="auto"/>
        <w:rPr>
          <w:lang w:val="en-US"/>
        </w:rPr>
      </w:pPr>
      <w:r>
        <w:rPr>
          <w:lang w:val="en-US"/>
        </w:rPr>
        <w:t>For frequency and radio planning, one frequency should be planned for internal use within the flight, and one frequency should be used as tactical frequency (with package and/or AWACS).</w:t>
      </w:r>
    </w:p>
    <w:p w14:paraId="6FF8396D" w14:textId="77777777" w:rsidR="00DC56BE" w:rsidRDefault="00DC56BE" w:rsidP="00D067F5">
      <w:pPr>
        <w:autoSpaceDE w:val="0"/>
        <w:autoSpaceDN w:val="0"/>
        <w:adjustRightInd w:val="0"/>
        <w:spacing w:after="0" w:line="240" w:lineRule="auto"/>
        <w:rPr>
          <w:lang w:val="en-US"/>
        </w:rPr>
      </w:pPr>
    </w:p>
    <w:p w14:paraId="20BFFB5E" w14:textId="77777777" w:rsidR="00DC56BE" w:rsidRDefault="00DC56BE" w:rsidP="00D067F5">
      <w:pPr>
        <w:autoSpaceDE w:val="0"/>
        <w:autoSpaceDN w:val="0"/>
        <w:adjustRightInd w:val="0"/>
        <w:spacing w:after="0" w:line="240" w:lineRule="auto"/>
        <w:rPr>
          <w:lang w:val="en-US"/>
        </w:rPr>
      </w:pPr>
    </w:p>
    <w:p w14:paraId="001B06DD" w14:textId="77777777" w:rsidR="00D067F5" w:rsidRDefault="00D067F5" w:rsidP="00D067F5">
      <w:pPr>
        <w:autoSpaceDE w:val="0"/>
        <w:autoSpaceDN w:val="0"/>
        <w:adjustRightInd w:val="0"/>
        <w:spacing w:after="0" w:line="240" w:lineRule="auto"/>
        <w:rPr>
          <w:rFonts w:ascii="TimesNewRomanPS-BoldMT" w:hAnsi="TimesNewRomanPS-BoldMT" w:cs="TimesNewRomanPS-BoldMT"/>
          <w:b/>
          <w:bCs/>
          <w:sz w:val="24"/>
          <w:szCs w:val="24"/>
          <w:lang w:val="en-US"/>
        </w:rPr>
      </w:pPr>
    </w:p>
    <w:p w14:paraId="27E30B3A" w14:textId="77777777" w:rsidR="00D067F5" w:rsidRDefault="00D067F5" w:rsidP="00EB6BF3">
      <w:pPr>
        <w:pStyle w:val="Heading3"/>
        <w:rPr>
          <w:lang w:val="en-US"/>
        </w:rPr>
      </w:pPr>
      <w:r w:rsidRPr="00EB6BF3">
        <w:rPr>
          <w:lang w:val="en-US"/>
        </w:rPr>
        <w:t>Stage 4:</w:t>
      </w:r>
      <w:r>
        <w:rPr>
          <w:lang w:val="en-US"/>
        </w:rPr>
        <w:t xml:space="preserve"> Execution</w:t>
      </w:r>
    </w:p>
    <w:p w14:paraId="4C3279BA" w14:textId="77777777" w:rsidR="00623A04" w:rsidRPr="00623A04" w:rsidRDefault="00623A04" w:rsidP="00D067F5">
      <w:pPr>
        <w:autoSpaceDE w:val="0"/>
        <w:autoSpaceDN w:val="0"/>
        <w:adjustRightInd w:val="0"/>
        <w:spacing w:after="0" w:line="240" w:lineRule="auto"/>
        <w:rPr>
          <w:lang w:val="en-US"/>
        </w:rPr>
      </w:pPr>
      <w:r w:rsidRPr="00623A04">
        <w:rPr>
          <w:lang w:val="en-US"/>
        </w:rPr>
        <w:t xml:space="preserve">JFACC have delegated authority to redirect air operations in the execution </w:t>
      </w:r>
      <w:r w:rsidR="00EB6BF3">
        <w:rPr>
          <w:lang w:val="en-US"/>
        </w:rPr>
        <w:t>during the ATO day</w:t>
      </w:r>
      <w:r w:rsidRPr="00623A04">
        <w:rPr>
          <w:lang w:val="en-US"/>
        </w:rPr>
        <w:t xml:space="preserve"> to AWACS controllers.</w:t>
      </w:r>
    </w:p>
    <w:p w14:paraId="4774ABA3" w14:textId="77777777" w:rsidR="00623A04" w:rsidRDefault="00623A04" w:rsidP="00623A04">
      <w:pPr>
        <w:spacing w:after="0" w:line="240" w:lineRule="auto"/>
        <w:rPr>
          <w:lang w:val="en-US"/>
        </w:rPr>
      </w:pPr>
    </w:p>
    <w:p w14:paraId="61E9689A" w14:textId="77777777" w:rsidR="00A27970" w:rsidRPr="00623A04" w:rsidRDefault="00623A04" w:rsidP="00623A04">
      <w:pPr>
        <w:spacing w:after="0" w:line="240" w:lineRule="auto"/>
        <w:rPr>
          <w:lang w:val="en-US"/>
        </w:rPr>
      </w:pPr>
      <w:r>
        <w:rPr>
          <w:lang w:val="en-US"/>
        </w:rPr>
        <w:t>AWACS controllers</w:t>
      </w:r>
      <w:r w:rsidR="00A27970" w:rsidRPr="00623A04">
        <w:rPr>
          <w:lang w:val="en-US"/>
        </w:rPr>
        <w:t xml:space="preserve"> must be responsive to required changes during the execution of the ATO. In-flight reports and initial battle damage assessment (BDA) </w:t>
      </w:r>
      <w:r w:rsidR="00EB6BF3">
        <w:rPr>
          <w:lang w:val="en-US"/>
        </w:rPr>
        <w:t>may cause a re-tasking of</w:t>
      </w:r>
      <w:r w:rsidR="00A27970" w:rsidRPr="00623A04">
        <w:rPr>
          <w:lang w:val="en-US"/>
        </w:rPr>
        <w:t xml:space="preserve"> air </w:t>
      </w:r>
      <w:r w:rsidR="00EB6BF3">
        <w:rPr>
          <w:lang w:val="en-US"/>
        </w:rPr>
        <w:t>assets before launch or a re-tasking</w:t>
      </w:r>
      <w:r w:rsidR="00A27970" w:rsidRPr="00623A04">
        <w:rPr>
          <w:lang w:val="en-US"/>
        </w:rPr>
        <w:t xml:space="preserve"> once airborne. </w:t>
      </w:r>
      <w:r w:rsidR="00690C6A">
        <w:rPr>
          <w:lang w:val="en-US"/>
        </w:rPr>
        <w:t xml:space="preserve">AWACS are also delegated authority to </w:t>
      </w:r>
      <w:proofErr w:type="spellStart"/>
      <w:r w:rsidR="00690C6A">
        <w:rPr>
          <w:lang w:val="en-US"/>
        </w:rPr>
        <w:t>retask</w:t>
      </w:r>
      <w:proofErr w:type="spellEnd"/>
      <w:r w:rsidR="00690C6A">
        <w:rPr>
          <w:lang w:val="en-US"/>
        </w:rPr>
        <w:t xml:space="preserve"> sorties or missions to higher priority targets as necessary.</w:t>
      </w:r>
    </w:p>
    <w:p w14:paraId="525EB45C" w14:textId="77777777" w:rsidR="00A27970" w:rsidRPr="00623A04" w:rsidRDefault="00A27970" w:rsidP="00623A04">
      <w:pPr>
        <w:spacing w:before="100" w:beforeAutospacing="1" w:after="100" w:afterAutospacing="1" w:line="240" w:lineRule="auto"/>
        <w:rPr>
          <w:lang w:val="en-US"/>
        </w:rPr>
      </w:pPr>
      <w:r w:rsidRPr="00623A04">
        <w:rPr>
          <w:lang w:val="en-US"/>
        </w:rPr>
        <w:t xml:space="preserve">During execution, the </w:t>
      </w:r>
      <w:r w:rsidR="00623A04">
        <w:rPr>
          <w:lang w:val="en-US"/>
        </w:rPr>
        <w:t>AWACS controllers</w:t>
      </w:r>
      <w:r w:rsidR="00623A04" w:rsidRPr="00623A04">
        <w:rPr>
          <w:lang w:val="en-US"/>
        </w:rPr>
        <w:t xml:space="preserve"> are</w:t>
      </w:r>
      <w:r w:rsidR="00EB6BF3">
        <w:rPr>
          <w:lang w:val="en-US"/>
        </w:rPr>
        <w:t xml:space="preserve"> </w:t>
      </w:r>
      <w:r w:rsidRPr="00623A04">
        <w:rPr>
          <w:lang w:val="en-US"/>
        </w:rPr>
        <w:t>charged with coordina</w:t>
      </w:r>
      <w:r w:rsidR="00690C6A">
        <w:rPr>
          <w:lang w:val="en-US"/>
        </w:rPr>
        <w:t xml:space="preserve">ting and deconflicting </w:t>
      </w:r>
      <w:r w:rsidRPr="00623A04">
        <w:rPr>
          <w:lang w:val="en-US"/>
        </w:rPr>
        <w:t>changes</w:t>
      </w:r>
      <w:r w:rsidR="00690C6A">
        <w:rPr>
          <w:lang w:val="en-US"/>
        </w:rPr>
        <w:t xml:space="preserve"> to the planned ATO</w:t>
      </w:r>
      <w:r w:rsidRPr="00623A04">
        <w:rPr>
          <w:lang w:val="en-US"/>
        </w:rPr>
        <w:t xml:space="preserve"> with the appropriate control agencies</w:t>
      </w:r>
      <w:r w:rsidR="00EB6BF3">
        <w:rPr>
          <w:lang w:val="en-US"/>
        </w:rPr>
        <w:t xml:space="preserve"> (mission commanders, JTACs)</w:t>
      </w:r>
      <w:r w:rsidRPr="00623A04">
        <w:rPr>
          <w:lang w:val="en-US"/>
        </w:rPr>
        <w:t xml:space="preserve"> </w:t>
      </w:r>
    </w:p>
    <w:p w14:paraId="163A1427" w14:textId="77777777" w:rsidR="00623A04" w:rsidRPr="00623A04" w:rsidRDefault="00623A04" w:rsidP="00623A04">
      <w:pPr>
        <w:spacing w:before="100" w:beforeAutospacing="1" w:after="100" w:afterAutospacing="1" w:line="240" w:lineRule="auto"/>
        <w:rPr>
          <w:lang w:val="en-US"/>
        </w:rPr>
      </w:pPr>
      <w:r>
        <w:rPr>
          <w:lang w:val="en-US"/>
        </w:rPr>
        <w:lastRenderedPageBreak/>
        <w:t>Due to t</w:t>
      </w:r>
      <w:r w:rsidR="00690C6A">
        <w:rPr>
          <w:lang w:val="en-US"/>
        </w:rPr>
        <w:t>he</w:t>
      </w:r>
      <w:r>
        <w:rPr>
          <w:lang w:val="en-US"/>
        </w:rPr>
        <w:t xml:space="preserve"> extensive delegation of authority </w:t>
      </w:r>
      <w:r w:rsidR="00690C6A">
        <w:rPr>
          <w:lang w:val="en-US"/>
        </w:rPr>
        <w:t xml:space="preserve">from JFACC to AWACS controllers </w:t>
      </w:r>
      <w:r>
        <w:rPr>
          <w:lang w:val="en-US"/>
        </w:rPr>
        <w:t>it is important that J</w:t>
      </w:r>
      <w:r w:rsidR="00F913E7">
        <w:rPr>
          <w:lang w:val="en-US"/>
        </w:rPr>
        <w:t xml:space="preserve">FACC provides </w:t>
      </w:r>
      <w:r w:rsidR="00690C6A">
        <w:rPr>
          <w:lang w:val="en-US"/>
        </w:rPr>
        <w:t>an</w:t>
      </w:r>
      <w:r w:rsidR="00F913E7">
        <w:rPr>
          <w:lang w:val="en-US"/>
        </w:rPr>
        <w:t xml:space="preserve"> AOD with the necessary direction and guidance for AWACS controllers to handle unexpected situations.</w:t>
      </w:r>
    </w:p>
    <w:p w14:paraId="4D23D0C4" w14:textId="77777777" w:rsidR="005A3483" w:rsidRPr="009B7C1F" w:rsidRDefault="005A3483" w:rsidP="00353D32">
      <w:pPr>
        <w:pStyle w:val="NoSpacing"/>
        <w:rPr>
          <w:lang w:val="en-US"/>
        </w:rPr>
      </w:pPr>
    </w:p>
    <w:p w14:paraId="720CDCAC" w14:textId="77777777" w:rsidR="005A3483" w:rsidRPr="009B7C1F" w:rsidRDefault="005A3483" w:rsidP="00353D32">
      <w:pPr>
        <w:pStyle w:val="NoSpacing"/>
        <w:rPr>
          <w:lang w:val="en-US"/>
        </w:rPr>
      </w:pPr>
      <w:bookmarkStart w:id="112" w:name="_c43da1ar2n43" w:colFirst="0" w:colLast="0"/>
      <w:bookmarkEnd w:id="112"/>
    </w:p>
    <w:p w14:paraId="727A9AC8" w14:textId="77777777" w:rsidR="005A3483" w:rsidRPr="009B7C1F" w:rsidRDefault="0055317F" w:rsidP="00353D32">
      <w:pPr>
        <w:pStyle w:val="Heading1"/>
        <w:rPr>
          <w:lang w:val="en-US"/>
        </w:rPr>
      </w:pPr>
      <w:bookmarkStart w:id="113" w:name="_ednjwvahbnqu" w:colFirst="0" w:colLast="0"/>
      <w:bookmarkEnd w:id="113"/>
      <w:r>
        <w:rPr>
          <w:lang w:val="en-US"/>
        </w:rPr>
        <w:t>Chapter 3</w:t>
      </w:r>
      <w:r w:rsidR="008758E7" w:rsidRPr="009B7C1F">
        <w:rPr>
          <w:lang w:val="en-US"/>
        </w:rPr>
        <w:t>: 132nd Flow</w:t>
      </w:r>
    </w:p>
    <w:p w14:paraId="6490E4DD" w14:textId="77777777" w:rsidR="005A3483" w:rsidRPr="009B7C1F" w:rsidRDefault="008758E7" w:rsidP="00353D32">
      <w:pPr>
        <w:pStyle w:val="NoSpacing"/>
        <w:rPr>
          <w:lang w:val="en-US"/>
        </w:rPr>
      </w:pPr>
      <w:r w:rsidRPr="009B7C1F">
        <w:rPr>
          <w:lang w:val="en-US"/>
        </w:rPr>
        <w:t>In the 132nd, the workflow for JFACC is divided into two major parts. Part 1 is conducted prior to the first campaign mission and the output will be the Joint Air Operations Plan (JAOP). If the campaign goes over a long period of tim</w:t>
      </w:r>
      <w:r w:rsidR="0047633F">
        <w:rPr>
          <w:lang w:val="en-US"/>
        </w:rPr>
        <w:t>e (many events), then part 1 can</w:t>
      </w:r>
      <w:r w:rsidRPr="009B7C1F">
        <w:rPr>
          <w:lang w:val="en-US"/>
        </w:rPr>
        <w:t xml:space="preserve"> also be used to update or refine the plan before a new phase in the campaign is started.  Part 2 is the detailed planning conducted prior to each event and the main output is the Air </w:t>
      </w:r>
      <w:r w:rsidR="0091036A">
        <w:rPr>
          <w:lang w:val="en-US"/>
        </w:rPr>
        <w:t xml:space="preserve">Operations Directive (AOD) and </w:t>
      </w:r>
      <w:r w:rsidRPr="009B7C1F">
        <w:rPr>
          <w:lang w:val="en-US"/>
        </w:rPr>
        <w:t>Air Tasking Order (ATO).</w:t>
      </w:r>
    </w:p>
    <w:p w14:paraId="25A8D604" w14:textId="77777777" w:rsidR="005A3483" w:rsidRPr="009B7C1F" w:rsidRDefault="005A3483" w:rsidP="00353D32">
      <w:pPr>
        <w:pStyle w:val="NoSpacing"/>
        <w:rPr>
          <w:lang w:val="en-US"/>
        </w:rPr>
      </w:pPr>
    </w:p>
    <w:p w14:paraId="5927283A" w14:textId="77777777" w:rsidR="005A3483" w:rsidRPr="00CB1DFA" w:rsidRDefault="008758E7" w:rsidP="00353D32">
      <w:pPr>
        <w:pStyle w:val="NoSpacing"/>
        <w:rPr>
          <w:b/>
          <w:u w:val="single"/>
          <w:lang w:val="en-US"/>
        </w:rPr>
      </w:pPr>
      <w:r w:rsidRPr="00CB1DFA">
        <w:rPr>
          <w:b/>
          <w:u w:val="single"/>
          <w:lang w:val="en-US"/>
        </w:rPr>
        <w:t xml:space="preserve">CAUTION: </w:t>
      </w:r>
    </w:p>
    <w:p w14:paraId="4E3F0B91" w14:textId="67891A2C" w:rsidR="005A3483" w:rsidRDefault="008758E7" w:rsidP="00353D32">
      <w:pPr>
        <w:pStyle w:val="NoSpacing"/>
        <w:rPr>
          <w:lang w:val="en-US"/>
        </w:rPr>
      </w:pPr>
      <w:r w:rsidRPr="009B7C1F">
        <w:rPr>
          <w:lang w:val="en-US"/>
        </w:rPr>
        <w:t>It is very easy to get too focused on products and creating the “correct” products and documents. The most important thing for JFACC is to plan and have a plan for the campaign as a whole and specifically for each event. The products are just a way of communicating the plan to everyone involved (Mission designer, AWACS controllers, JTACs and pilots)</w:t>
      </w:r>
      <w:r w:rsidR="0091036A">
        <w:rPr>
          <w:lang w:val="en-US"/>
        </w:rPr>
        <w:t>. The best way to plan is to talk together while looking at a map, once plan or concept is agreed upon, then one can use the documents to convey the plan and necessary instructions to everyone involved.</w:t>
      </w:r>
      <w:r w:rsidR="005204BE">
        <w:rPr>
          <w:lang w:val="en-US"/>
        </w:rPr>
        <w:t xml:space="preserve"> With the process explained below, the production of the actual product comes last, and it is important to do the first steps/stages without focusing on the output product (JAOP/AOD)</w:t>
      </w:r>
      <w:ins w:id="114" w:author="Halldor Jonsson" w:date="2021-11-13T20:14:00Z">
        <w:r w:rsidR="00FA5ECB">
          <w:rPr>
            <w:lang w:val="en-US"/>
          </w:rPr>
          <w:t>.</w:t>
        </w:r>
      </w:ins>
    </w:p>
    <w:p w14:paraId="63AB92FD" w14:textId="77777777" w:rsidR="006F6203" w:rsidRDefault="006F6203" w:rsidP="00353D32">
      <w:pPr>
        <w:pStyle w:val="NoSpacing"/>
        <w:rPr>
          <w:lang w:val="en-US"/>
        </w:rPr>
      </w:pPr>
    </w:p>
    <w:p w14:paraId="4832E188" w14:textId="77777777" w:rsidR="006F6203" w:rsidRDefault="006F6203" w:rsidP="00353D32">
      <w:pPr>
        <w:pStyle w:val="NoSpacing"/>
        <w:rPr>
          <w:lang w:val="en-US"/>
        </w:rPr>
      </w:pPr>
    </w:p>
    <w:p w14:paraId="6302EE47" w14:textId="77777777" w:rsidR="006F6203" w:rsidRDefault="006F6203" w:rsidP="006F6203">
      <w:pPr>
        <w:pStyle w:val="Heading2"/>
        <w:rPr>
          <w:lang w:val="en-US"/>
        </w:rPr>
      </w:pPr>
      <w:r>
        <w:rPr>
          <w:lang w:val="en-US"/>
        </w:rPr>
        <w:t>Part 1: General concepts</w:t>
      </w:r>
    </w:p>
    <w:p w14:paraId="027C0BC3" w14:textId="77777777" w:rsidR="006F6203" w:rsidRDefault="006F6203" w:rsidP="006F6203">
      <w:pPr>
        <w:pStyle w:val="NoSpacing"/>
        <w:rPr>
          <w:lang w:val="en-US"/>
        </w:rPr>
      </w:pPr>
      <w:r>
        <w:rPr>
          <w:lang w:val="en-US"/>
        </w:rPr>
        <w:t>When using JFACC and VIS construct in 132</w:t>
      </w:r>
      <w:r w:rsidRPr="006F6203">
        <w:rPr>
          <w:vertAlign w:val="superscript"/>
          <w:lang w:val="en-US"/>
        </w:rPr>
        <w:t>nd</w:t>
      </w:r>
      <w:r>
        <w:rPr>
          <w:lang w:val="en-US"/>
        </w:rPr>
        <w:t xml:space="preserve"> events the following guiding principles are effective:</w:t>
      </w:r>
    </w:p>
    <w:p w14:paraId="6BDBF5E1" w14:textId="77777777" w:rsidR="006F6203" w:rsidRDefault="006F6203" w:rsidP="006F6203">
      <w:pPr>
        <w:pStyle w:val="NoSpacing"/>
        <w:numPr>
          <w:ilvl w:val="0"/>
          <w:numId w:val="43"/>
        </w:numPr>
        <w:rPr>
          <w:lang w:val="en-US"/>
        </w:rPr>
      </w:pPr>
      <w:r>
        <w:rPr>
          <w:lang w:val="en-US"/>
        </w:rPr>
        <w:t xml:space="preserve">One ATO Day is divided into several events. </w:t>
      </w:r>
    </w:p>
    <w:p w14:paraId="7074A1DD" w14:textId="77777777" w:rsidR="006F6203" w:rsidRDefault="006F6203" w:rsidP="006F6203">
      <w:pPr>
        <w:pStyle w:val="NoSpacing"/>
        <w:numPr>
          <w:ilvl w:val="1"/>
          <w:numId w:val="43"/>
        </w:numPr>
        <w:rPr>
          <w:lang w:val="en-US"/>
        </w:rPr>
      </w:pPr>
      <w:r>
        <w:rPr>
          <w:lang w:val="en-US"/>
        </w:rPr>
        <w:t>This is decided between mission designer and JFACC volunteers</w:t>
      </w:r>
    </w:p>
    <w:p w14:paraId="4572860F" w14:textId="2551B399" w:rsidR="006F6203" w:rsidRDefault="006F6203" w:rsidP="00353D32">
      <w:pPr>
        <w:pStyle w:val="NoSpacing"/>
        <w:numPr>
          <w:ilvl w:val="1"/>
          <w:numId w:val="43"/>
        </w:numPr>
        <w:rPr>
          <w:lang w:val="en-US"/>
        </w:rPr>
      </w:pPr>
      <w:proofErr w:type="gramStart"/>
      <w:r w:rsidRPr="006F6203">
        <w:rPr>
          <w:lang w:val="en-US"/>
        </w:rPr>
        <w:t>Typically</w:t>
      </w:r>
      <w:proofErr w:type="gramEnd"/>
      <w:r w:rsidRPr="006F6203">
        <w:rPr>
          <w:lang w:val="en-US"/>
        </w:rPr>
        <w:t xml:space="preserve"> one ATO day consist of minimum 2 events</w:t>
      </w:r>
    </w:p>
    <w:p w14:paraId="558DC125" w14:textId="77777777" w:rsidR="006F6203" w:rsidRDefault="006F6203" w:rsidP="00353D32">
      <w:pPr>
        <w:pStyle w:val="NoSpacing"/>
        <w:numPr>
          <w:ilvl w:val="1"/>
          <w:numId w:val="43"/>
        </w:numPr>
        <w:rPr>
          <w:lang w:val="en-US"/>
        </w:rPr>
      </w:pPr>
      <w:r>
        <w:rPr>
          <w:lang w:val="en-US"/>
        </w:rPr>
        <w:t>The benefit this gives is that the products created for an event is still valid also for the next event and thus, events can be conducted at a more rapid pace. The only artificiality is that for event number two, JFACC will need to create a new ATO to facilitate for the signups on the actual date. But other products such as AOD, JPTL, ACO is still valid with the same information.</w:t>
      </w:r>
    </w:p>
    <w:p w14:paraId="3A377E29" w14:textId="77777777" w:rsidR="006F6203" w:rsidRDefault="006F6203" w:rsidP="006F6203">
      <w:pPr>
        <w:pStyle w:val="NoSpacing"/>
        <w:numPr>
          <w:ilvl w:val="0"/>
          <w:numId w:val="43"/>
        </w:numPr>
        <w:rPr>
          <w:lang w:val="en-US"/>
        </w:rPr>
      </w:pPr>
      <w:r>
        <w:rPr>
          <w:lang w:val="en-US"/>
        </w:rPr>
        <w:t>ATO day in a campaign is given the name D1 (for first day of campaign), D2 (second day), etc.</w:t>
      </w:r>
    </w:p>
    <w:p w14:paraId="7DEFBCF0" w14:textId="369FD195" w:rsidR="00A81E64" w:rsidRDefault="006F6203" w:rsidP="006F6203">
      <w:pPr>
        <w:pStyle w:val="NoSpacing"/>
        <w:numPr>
          <w:ilvl w:val="1"/>
          <w:numId w:val="43"/>
        </w:numPr>
        <w:rPr>
          <w:lang w:val="en-US"/>
        </w:rPr>
      </w:pPr>
      <w:r>
        <w:rPr>
          <w:lang w:val="en-US"/>
        </w:rPr>
        <w:t xml:space="preserve">If more events are conducted on the same ATO day, then the </w:t>
      </w:r>
      <w:del w:id="115" w:author="Halldor Jonsson" w:date="2021-11-15T17:18:00Z">
        <w:r w:rsidR="00A81E64" w:rsidDel="0012711D">
          <w:rPr>
            <w:lang w:val="en-US"/>
          </w:rPr>
          <w:delText xml:space="preserve">the </w:delText>
        </w:r>
      </w:del>
      <w:r w:rsidR="00A81E64">
        <w:rPr>
          <w:lang w:val="en-US"/>
        </w:rPr>
        <w:t xml:space="preserve">event number for the day is added: </w:t>
      </w:r>
    </w:p>
    <w:p w14:paraId="71303F6A" w14:textId="77777777" w:rsidR="00A81E64" w:rsidRDefault="00A81E64" w:rsidP="00A81E64">
      <w:pPr>
        <w:pStyle w:val="NoSpacing"/>
        <w:numPr>
          <w:ilvl w:val="2"/>
          <w:numId w:val="43"/>
        </w:numPr>
        <w:rPr>
          <w:lang w:val="en-US"/>
        </w:rPr>
      </w:pPr>
      <w:r>
        <w:rPr>
          <w:lang w:val="en-US"/>
        </w:rPr>
        <w:t xml:space="preserve">ATO Day 1, event 1: D1.1. </w:t>
      </w:r>
    </w:p>
    <w:p w14:paraId="62FDCC01" w14:textId="77777777" w:rsidR="00A81E64" w:rsidRDefault="00A81E64" w:rsidP="00A81E64">
      <w:pPr>
        <w:pStyle w:val="NoSpacing"/>
        <w:numPr>
          <w:ilvl w:val="2"/>
          <w:numId w:val="43"/>
        </w:numPr>
        <w:rPr>
          <w:lang w:val="en-US"/>
        </w:rPr>
      </w:pPr>
      <w:r>
        <w:rPr>
          <w:lang w:val="en-US"/>
        </w:rPr>
        <w:t>ATO Day 1, event 2: D1.2</w:t>
      </w:r>
    </w:p>
    <w:p w14:paraId="3D881E00" w14:textId="77777777" w:rsidR="006F6203" w:rsidRPr="006F6203" w:rsidRDefault="00A81E64" w:rsidP="00A81E64">
      <w:pPr>
        <w:pStyle w:val="NoSpacing"/>
        <w:numPr>
          <w:ilvl w:val="2"/>
          <w:numId w:val="43"/>
        </w:numPr>
        <w:rPr>
          <w:lang w:val="en-US"/>
        </w:rPr>
      </w:pPr>
      <w:r>
        <w:rPr>
          <w:lang w:val="en-US"/>
        </w:rPr>
        <w:t>ATO Day 2, event 3: D2.3.</w:t>
      </w:r>
    </w:p>
    <w:p w14:paraId="29F3C576" w14:textId="77777777" w:rsidR="005A3483" w:rsidRPr="009B7C1F" w:rsidRDefault="005A3483" w:rsidP="00353D32">
      <w:pPr>
        <w:pStyle w:val="NoSpacing"/>
        <w:rPr>
          <w:lang w:val="en-US"/>
        </w:rPr>
      </w:pPr>
    </w:p>
    <w:p w14:paraId="07EB0315" w14:textId="77777777" w:rsidR="005A3483" w:rsidRPr="009B7C1F" w:rsidRDefault="008758E7" w:rsidP="00353D32">
      <w:pPr>
        <w:pStyle w:val="Heading2"/>
        <w:rPr>
          <w:lang w:val="en-US"/>
        </w:rPr>
      </w:pPr>
      <w:bookmarkStart w:id="116" w:name="_av6k6iywnjjh" w:colFirst="0" w:colLast="0"/>
      <w:bookmarkEnd w:id="116"/>
      <w:r w:rsidRPr="009B7C1F">
        <w:rPr>
          <w:lang w:val="en-US"/>
        </w:rPr>
        <w:lastRenderedPageBreak/>
        <w:t>Part 1</w:t>
      </w:r>
      <w:r w:rsidR="00640D9F">
        <w:rPr>
          <w:lang w:val="en-US"/>
        </w:rPr>
        <w:t xml:space="preserve"> Planning</w:t>
      </w:r>
      <w:r w:rsidRPr="009B7C1F">
        <w:rPr>
          <w:lang w:val="en-US"/>
        </w:rPr>
        <w:t xml:space="preserve">: </w:t>
      </w:r>
      <w:r w:rsidR="007D2A1A">
        <w:rPr>
          <w:lang w:val="en-US"/>
        </w:rPr>
        <w:t xml:space="preserve">Air </w:t>
      </w:r>
      <w:r w:rsidRPr="009B7C1F">
        <w:rPr>
          <w:lang w:val="en-US"/>
        </w:rPr>
        <w:t>Campaign planning</w:t>
      </w:r>
      <w:r w:rsidR="007D2A1A">
        <w:rPr>
          <w:lang w:val="en-US"/>
        </w:rPr>
        <w:t xml:space="preserve"> </w:t>
      </w:r>
    </w:p>
    <w:p w14:paraId="5DE1ED7B" w14:textId="77777777" w:rsidR="005A3483" w:rsidRPr="009B7C1F" w:rsidRDefault="008758E7" w:rsidP="00941D77">
      <w:pPr>
        <w:pStyle w:val="Heading3"/>
        <w:rPr>
          <w:lang w:val="en-US"/>
        </w:rPr>
      </w:pPr>
      <w:r w:rsidRPr="009B7C1F">
        <w:rPr>
          <w:lang w:val="en-US"/>
        </w:rPr>
        <w:t>Inputs:</w:t>
      </w:r>
    </w:p>
    <w:p w14:paraId="3F607202" w14:textId="77777777" w:rsidR="005A3483" w:rsidRPr="009B7C1F" w:rsidRDefault="008758E7" w:rsidP="005204BE">
      <w:pPr>
        <w:pStyle w:val="NoSpacing"/>
        <w:numPr>
          <w:ilvl w:val="0"/>
          <w:numId w:val="26"/>
        </w:numPr>
        <w:rPr>
          <w:lang w:val="en-US"/>
        </w:rPr>
      </w:pPr>
      <w:r w:rsidRPr="009B7C1F">
        <w:rPr>
          <w:lang w:val="en-US"/>
        </w:rPr>
        <w:t>JFC Operations Order (mission designer)</w:t>
      </w:r>
    </w:p>
    <w:p w14:paraId="720286E6" w14:textId="77777777" w:rsidR="005A3483" w:rsidRPr="009B7C1F" w:rsidRDefault="008758E7" w:rsidP="005204BE">
      <w:pPr>
        <w:pStyle w:val="NoSpacing"/>
        <w:numPr>
          <w:ilvl w:val="0"/>
          <w:numId w:val="26"/>
        </w:numPr>
        <w:rPr>
          <w:lang w:val="en-US"/>
        </w:rPr>
      </w:pPr>
      <w:r w:rsidRPr="009B7C1F">
        <w:rPr>
          <w:lang w:val="en-US"/>
        </w:rPr>
        <w:t>(LCC</w:t>
      </w:r>
      <w:r w:rsidR="00CB2ED2">
        <w:rPr>
          <w:lang w:val="en-US"/>
        </w:rPr>
        <w:t>/MCC</w:t>
      </w:r>
      <w:r w:rsidRPr="009B7C1F">
        <w:rPr>
          <w:lang w:val="en-US"/>
        </w:rPr>
        <w:t xml:space="preserve"> Concept of operations) (mission designer)</w:t>
      </w:r>
    </w:p>
    <w:p w14:paraId="65FE0D07" w14:textId="77777777" w:rsidR="005A3483" w:rsidRDefault="008758E7" w:rsidP="005204BE">
      <w:pPr>
        <w:pStyle w:val="NoSpacing"/>
        <w:numPr>
          <w:ilvl w:val="0"/>
          <w:numId w:val="26"/>
        </w:numPr>
        <w:rPr>
          <w:lang w:val="en-US"/>
        </w:rPr>
      </w:pPr>
      <w:r w:rsidRPr="009B7C1F">
        <w:rPr>
          <w:lang w:val="en-US"/>
        </w:rPr>
        <w:t>Intelligence products</w:t>
      </w:r>
      <w:r w:rsidR="00D33EE3">
        <w:rPr>
          <w:lang w:val="en-US"/>
        </w:rPr>
        <w:t xml:space="preserve"> (</w:t>
      </w:r>
      <w:r w:rsidRPr="009B7C1F">
        <w:rPr>
          <w:lang w:val="en-US"/>
        </w:rPr>
        <w:t>Mission designer / VIS)</w:t>
      </w:r>
    </w:p>
    <w:p w14:paraId="5E46BFE6" w14:textId="77777777" w:rsidR="00353D32" w:rsidRDefault="00D33EE3" w:rsidP="00353D32">
      <w:pPr>
        <w:pStyle w:val="NoSpacing"/>
        <w:numPr>
          <w:ilvl w:val="0"/>
          <w:numId w:val="26"/>
        </w:numPr>
        <w:rPr>
          <w:lang w:val="en-US"/>
        </w:rPr>
      </w:pPr>
      <w:r w:rsidRPr="00D33EE3">
        <w:rPr>
          <w:lang w:val="en-US"/>
        </w:rPr>
        <w:t>Draft JTL</w:t>
      </w:r>
      <w:r w:rsidR="004B3FE6">
        <w:rPr>
          <w:lang w:val="en-US"/>
        </w:rPr>
        <w:t xml:space="preserve"> </w:t>
      </w:r>
      <w:r w:rsidR="004B3FE6" w:rsidRPr="009B7C1F">
        <w:rPr>
          <w:lang w:val="en-US"/>
        </w:rPr>
        <w:t>(mission designer)</w:t>
      </w:r>
    </w:p>
    <w:p w14:paraId="5B3CCC25" w14:textId="77777777" w:rsidR="00D33EE3" w:rsidRPr="00D33EE3" w:rsidRDefault="00D33EE3" w:rsidP="00353D32">
      <w:pPr>
        <w:pStyle w:val="NoSpacing"/>
        <w:numPr>
          <w:ilvl w:val="0"/>
          <w:numId w:val="26"/>
        </w:numPr>
        <w:rPr>
          <w:lang w:val="en-US"/>
        </w:rPr>
      </w:pPr>
      <w:r>
        <w:rPr>
          <w:lang w:val="en-US"/>
        </w:rPr>
        <w:t xml:space="preserve">Draft ACP </w:t>
      </w:r>
      <w:r w:rsidR="004B3FE6">
        <w:rPr>
          <w:lang w:val="en-US"/>
        </w:rPr>
        <w:t xml:space="preserve"> </w:t>
      </w:r>
      <w:r w:rsidR="004B3FE6" w:rsidRPr="009B7C1F">
        <w:rPr>
          <w:lang w:val="en-US"/>
        </w:rPr>
        <w:t>(mission designer)</w:t>
      </w:r>
    </w:p>
    <w:p w14:paraId="46708F5E" w14:textId="77777777" w:rsidR="00353D32" w:rsidRPr="009B7C1F" w:rsidRDefault="00353D32" w:rsidP="00941D77">
      <w:pPr>
        <w:pStyle w:val="Heading3"/>
        <w:rPr>
          <w:lang w:val="en-US"/>
        </w:rPr>
      </w:pPr>
      <w:r w:rsidRPr="009B7C1F">
        <w:rPr>
          <w:lang w:val="en-US"/>
        </w:rPr>
        <w:t>Output:</w:t>
      </w:r>
      <w:r w:rsidR="00AB6CCF">
        <w:rPr>
          <w:lang w:val="en-US"/>
        </w:rPr>
        <w:t xml:space="preserve"> </w:t>
      </w:r>
    </w:p>
    <w:p w14:paraId="6738E083" w14:textId="77777777" w:rsidR="00353D32" w:rsidRPr="00AB6CCF" w:rsidRDefault="00353D32" w:rsidP="005204BE">
      <w:pPr>
        <w:pStyle w:val="NoSpacing"/>
        <w:numPr>
          <w:ilvl w:val="0"/>
          <w:numId w:val="27"/>
        </w:numPr>
        <w:rPr>
          <w:lang w:val="en-US"/>
        </w:rPr>
      </w:pPr>
      <w:r w:rsidRPr="00AB6CCF">
        <w:rPr>
          <w:lang w:val="en-US"/>
        </w:rPr>
        <w:t>JAOP</w:t>
      </w:r>
      <w:r w:rsidR="00AB6CCF">
        <w:rPr>
          <w:lang w:val="en-US"/>
        </w:rPr>
        <w:t xml:space="preserve"> (Text document)</w:t>
      </w:r>
    </w:p>
    <w:p w14:paraId="0C09F9DA" w14:textId="77777777" w:rsidR="00353D32" w:rsidRPr="00AB6CCF" w:rsidRDefault="00353D32" w:rsidP="00D33EE3">
      <w:pPr>
        <w:pStyle w:val="NoSpacing"/>
        <w:numPr>
          <w:ilvl w:val="0"/>
          <w:numId w:val="27"/>
        </w:numPr>
        <w:rPr>
          <w:lang w:val="en-US"/>
        </w:rPr>
      </w:pPr>
      <w:r w:rsidRPr="00AB6CCF">
        <w:rPr>
          <w:lang w:val="en-US"/>
        </w:rPr>
        <w:t>JTL</w:t>
      </w:r>
      <w:r w:rsidR="00D33EE3" w:rsidRPr="00AB6CCF">
        <w:rPr>
          <w:lang w:val="en-US"/>
        </w:rPr>
        <w:t xml:space="preserve"> (Approved)</w:t>
      </w:r>
      <w:r w:rsidR="00AB6CCF">
        <w:rPr>
          <w:lang w:val="en-US"/>
        </w:rPr>
        <w:t xml:space="preserve"> (Spreadsheet)</w:t>
      </w:r>
    </w:p>
    <w:p w14:paraId="75C2E820" w14:textId="77777777" w:rsidR="00353D32" w:rsidRPr="00AB6CCF" w:rsidRDefault="00353D32" w:rsidP="005204BE">
      <w:pPr>
        <w:pStyle w:val="NoSpacing"/>
        <w:numPr>
          <w:ilvl w:val="0"/>
          <w:numId w:val="27"/>
        </w:numPr>
        <w:rPr>
          <w:lang w:val="en-US"/>
        </w:rPr>
      </w:pPr>
      <w:r w:rsidRPr="00AB6CCF">
        <w:rPr>
          <w:lang w:val="en-US"/>
        </w:rPr>
        <w:t>TST Matrix</w:t>
      </w:r>
      <w:r w:rsidR="009D4859" w:rsidRPr="00AB6CCF">
        <w:rPr>
          <w:lang w:val="en-US"/>
        </w:rPr>
        <w:t xml:space="preserve"> (as part of JAOP)</w:t>
      </w:r>
    </w:p>
    <w:p w14:paraId="514FFBD9" w14:textId="77777777" w:rsidR="00353D32" w:rsidRPr="00AB6CCF" w:rsidRDefault="00353D32" w:rsidP="005204BE">
      <w:pPr>
        <w:pStyle w:val="NoSpacing"/>
        <w:numPr>
          <w:ilvl w:val="0"/>
          <w:numId w:val="27"/>
        </w:numPr>
        <w:rPr>
          <w:lang w:val="en-US"/>
        </w:rPr>
      </w:pPr>
      <w:r w:rsidRPr="00AB6CCF">
        <w:rPr>
          <w:lang w:val="en-US"/>
        </w:rPr>
        <w:t>ACP</w:t>
      </w:r>
      <w:r w:rsidR="00D33EE3" w:rsidRPr="00AB6CCF">
        <w:rPr>
          <w:lang w:val="en-US"/>
        </w:rPr>
        <w:t xml:space="preserve"> (Approved)</w:t>
      </w:r>
      <w:r w:rsidR="00AB6CCF">
        <w:rPr>
          <w:lang w:val="en-US"/>
        </w:rPr>
        <w:t xml:space="preserve"> (</w:t>
      </w:r>
      <w:proofErr w:type="spellStart"/>
      <w:r w:rsidR="00AB6CCF">
        <w:rPr>
          <w:lang w:val="en-US"/>
        </w:rPr>
        <w:t>CombatFlite</w:t>
      </w:r>
      <w:proofErr w:type="spellEnd"/>
      <w:r w:rsidR="00AB6CCF">
        <w:rPr>
          <w:lang w:val="en-US"/>
        </w:rPr>
        <w:t xml:space="preserve"> file)</w:t>
      </w:r>
    </w:p>
    <w:p w14:paraId="047DA727" w14:textId="77777777" w:rsidR="00D33EE3" w:rsidRDefault="00D33EE3" w:rsidP="00D33EE3">
      <w:pPr>
        <w:pStyle w:val="NoSpacing"/>
        <w:rPr>
          <w:lang w:val="en-US"/>
        </w:rPr>
      </w:pPr>
    </w:p>
    <w:p w14:paraId="6382252F" w14:textId="77777777" w:rsidR="00D33EE3" w:rsidRPr="00950AFD" w:rsidRDefault="00D33EE3" w:rsidP="00D33EE3">
      <w:pPr>
        <w:pStyle w:val="NoSpacing"/>
        <w:rPr>
          <w:b/>
          <w:lang w:val="en-US"/>
        </w:rPr>
      </w:pPr>
      <w:r w:rsidRPr="00950AFD">
        <w:rPr>
          <w:b/>
          <w:lang w:val="en-US"/>
        </w:rPr>
        <w:t>Goal:</w:t>
      </w:r>
    </w:p>
    <w:p w14:paraId="12D967C0" w14:textId="77777777" w:rsidR="00D33EE3" w:rsidRDefault="00D33EE3" w:rsidP="00D33EE3">
      <w:pPr>
        <w:pStyle w:val="NoSpacing"/>
        <w:rPr>
          <w:lang w:val="en-US"/>
        </w:rPr>
      </w:pPr>
      <w:r>
        <w:rPr>
          <w:lang w:val="en-US"/>
        </w:rPr>
        <w:t>The intended goal with the planning and the associated products is to have a plan and to communicate the plan to all pilots involved, the mission designers and AWACS controllers.</w:t>
      </w:r>
      <w:r w:rsidR="007177B4">
        <w:rPr>
          <w:lang w:val="en-US"/>
        </w:rPr>
        <w:t xml:space="preserve"> The intention is not to create products for the products sake. </w:t>
      </w:r>
    </w:p>
    <w:p w14:paraId="396DE4E7" w14:textId="77777777" w:rsidR="007177B4" w:rsidRDefault="007177B4" w:rsidP="00D33EE3">
      <w:pPr>
        <w:pStyle w:val="NoSpacing"/>
        <w:rPr>
          <w:lang w:val="en-US"/>
        </w:rPr>
      </w:pPr>
      <w:r>
        <w:rPr>
          <w:lang w:val="en-US"/>
        </w:rPr>
        <w:t>JAOP is intended for having the plan and communicating the plan to everyone, and to</w:t>
      </w:r>
      <w:r w:rsidR="00D300DC">
        <w:rPr>
          <w:lang w:val="en-US"/>
        </w:rPr>
        <w:t xml:space="preserve"> have the important information available for the air tasking cycle (event planning)</w:t>
      </w:r>
    </w:p>
    <w:p w14:paraId="47F33594" w14:textId="2C3821DD" w:rsidR="00D300DC" w:rsidRDefault="00D300DC" w:rsidP="00D33EE3">
      <w:pPr>
        <w:pStyle w:val="NoSpacing"/>
        <w:rPr>
          <w:lang w:val="en-US"/>
        </w:rPr>
      </w:pPr>
      <w:r>
        <w:rPr>
          <w:lang w:val="en-US"/>
        </w:rPr>
        <w:t xml:space="preserve">The approved JTL will also be used for </w:t>
      </w:r>
      <w:r w:rsidR="009D4859">
        <w:rPr>
          <w:lang w:val="en-US"/>
        </w:rPr>
        <w:t>the development of the plan (JAOP), but will also be used as a basis for targets and prioritization during events. The TST matrix is valid for all events and such a</w:t>
      </w:r>
      <w:ins w:id="117" w:author="Halldor Jonsson" w:date="2021-11-15T17:19:00Z">
        <w:r w:rsidR="0012711D">
          <w:rPr>
            <w:lang w:val="en-US"/>
          </w:rPr>
          <w:t>n</w:t>
        </w:r>
      </w:ins>
      <w:r w:rsidR="009D4859">
        <w:rPr>
          <w:lang w:val="en-US"/>
        </w:rPr>
        <w:t xml:space="preserve"> important product. The ACP is all available points to be used during the different events and having this product built will </w:t>
      </w:r>
      <w:r w:rsidR="00950AFD">
        <w:rPr>
          <w:lang w:val="en-US"/>
        </w:rPr>
        <w:t>significantly</w:t>
      </w:r>
      <w:r w:rsidR="009D4859">
        <w:rPr>
          <w:lang w:val="en-US"/>
        </w:rPr>
        <w:t xml:space="preserve"> easy the workload </w:t>
      </w:r>
      <w:r w:rsidR="00950AFD">
        <w:rPr>
          <w:lang w:val="en-US"/>
        </w:rPr>
        <w:t>during the planning and preparation for each event (reducing JFACC workload).</w:t>
      </w:r>
    </w:p>
    <w:p w14:paraId="585B496D" w14:textId="77777777" w:rsidR="00950AFD" w:rsidRPr="00835F42" w:rsidRDefault="00950AFD" w:rsidP="00D33EE3">
      <w:pPr>
        <w:pStyle w:val="NoSpacing"/>
        <w:rPr>
          <w:b/>
          <w:lang w:val="en-US"/>
        </w:rPr>
      </w:pPr>
      <w:r w:rsidRPr="00835F42">
        <w:rPr>
          <w:b/>
          <w:lang w:val="en-US"/>
        </w:rPr>
        <w:t xml:space="preserve">So while there </w:t>
      </w:r>
      <w:r w:rsidR="0076100F" w:rsidRPr="00835F42">
        <w:rPr>
          <w:b/>
          <w:lang w:val="en-US"/>
        </w:rPr>
        <w:t>are a lot of work and time consuming tasks</w:t>
      </w:r>
      <w:r w:rsidRPr="00835F42">
        <w:rPr>
          <w:b/>
          <w:lang w:val="en-US"/>
        </w:rPr>
        <w:t xml:space="preserve"> in the Air Campaign planning, it will pay </w:t>
      </w:r>
      <w:r w:rsidR="0076100F" w:rsidRPr="00835F42">
        <w:rPr>
          <w:b/>
          <w:lang w:val="en-US"/>
        </w:rPr>
        <w:t xml:space="preserve">dividends when it is completed </w:t>
      </w:r>
      <w:r w:rsidRPr="00835F42">
        <w:rPr>
          <w:b/>
          <w:lang w:val="en-US"/>
        </w:rPr>
        <w:t xml:space="preserve">for </w:t>
      </w:r>
      <w:r w:rsidR="0076100F" w:rsidRPr="00835F42">
        <w:rPr>
          <w:b/>
          <w:lang w:val="en-US"/>
        </w:rPr>
        <w:t xml:space="preserve">the start of </w:t>
      </w:r>
      <w:r w:rsidRPr="00835F42">
        <w:rPr>
          <w:b/>
          <w:lang w:val="en-US"/>
        </w:rPr>
        <w:t>the air tasking cycle</w:t>
      </w:r>
      <w:r w:rsidR="0076100F" w:rsidRPr="00835F42">
        <w:rPr>
          <w:b/>
          <w:lang w:val="en-US"/>
        </w:rPr>
        <w:t>. T</w:t>
      </w:r>
      <w:r w:rsidRPr="00835F42">
        <w:rPr>
          <w:b/>
          <w:lang w:val="en-US"/>
        </w:rPr>
        <w:t xml:space="preserve">he workload </w:t>
      </w:r>
      <w:r w:rsidR="0076100F" w:rsidRPr="00835F42">
        <w:rPr>
          <w:b/>
          <w:lang w:val="en-US"/>
        </w:rPr>
        <w:t>is</w:t>
      </w:r>
      <w:r w:rsidRPr="00835F42">
        <w:rPr>
          <w:b/>
          <w:lang w:val="en-US"/>
        </w:rPr>
        <w:t xml:space="preserve"> red</w:t>
      </w:r>
      <w:r w:rsidR="0076100F" w:rsidRPr="00835F42">
        <w:rPr>
          <w:b/>
          <w:lang w:val="en-US"/>
        </w:rPr>
        <w:t>uced between each planned event and events can be conducted at a higher pace.</w:t>
      </w:r>
    </w:p>
    <w:p w14:paraId="411CD28F" w14:textId="77777777" w:rsidR="005204BE" w:rsidRDefault="005204BE" w:rsidP="00353D32">
      <w:pPr>
        <w:pStyle w:val="NoSpacing"/>
        <w:rPr>
          <w:lang w:val="en-US"/>
        </w:rPr>
      </w:pPr>
    </w:p>
    <w:p w14:paraId="09C68A60" w14:textId="77777777" w:rsidR="005204BE" w:rsidRDefault="005204BE" w:rsidP="005204BE">
      <w:pPr>
        <w:pStyle w:val="Heading3"/>
        <w:rPr>
          <w:lang w:val="en-US"/>
        </w:rPr>
      </w:pPr>
      <w:r>
        <w:rPr>
          <w:lang w:val="en-US"/>
        </w:rPr>
        <w:t xml:space="preserve">Step 1: </w:t>
      </w:r>
      <w:r w:rsidRPr="009B7C1F">
        <w:rPr>
          <w:lang w:val="en-US"/>
        </w:rPr>
        <w:t>Operational Environment Research.</w:t>
      </w:r>
    </w:p>
    <w:p w14:paraId="20B730DC" w14:textId="77777777" w:rsidR="007D2A1A" w:rsidRPr="006A156E" w:rsidRDefault="007D2A1A" w:rsidP="007D2A1A">
      <w:pPr>
        <w:pStyle w:val="NoSpacing"/>
        <w:rPr>
          <w:lang w:val="en-US"/>
        </w:rPr>
      </w:pPr>
      <w:r>
        <w:rPr>
          <w:lang w:val="en-US"/>
        </w:rPr>
        <w:t xml:space="preserve">This initial step is all about reading the operation order to get </w:t>
      </w:r>
      <w:proofErr w:type="gramStart"/>
      <w:r>
        <w:rPr>
          <w:lang w:val="en-US"/>
        </w:rPr>
        <w:t>a</w:t>
      </w:r>
      <w:proofErr w:type="gramEnd"/>
      <w:r>
        <w:rPr>
          <w:lang w:val="en-US"/>
        </w:rPr>
        <w:t xml:space="preserve"> overview of the situation. Read all intelligence reports, and </w:t>
      </w:r>
      <w:r w:rsidR="006A156E">
        <w:rPr>
          <w:lang w:val="en-US"/>
        </w:rPr>
        <w:t xml:space="preserve">especially </w:t>
      </w:r>
      <w:r w:rsidRPr="006A156E">
        <w:rPr>
          <w:i/>
          <w:lang w:val="en-US"/>
        </w:rPr>
        <w:t>“XXX Country as candidate for Air attack”</w:t>
      </w:r>
      <w:r w:rsidRPr="006A156E">
        <w:rPr>
          <w:lang w:val="en-US"/>
        </w:rPr>
        <w:t xml:space="preserve"> provided</w:t>
      </w:r>
      <w:r>
        <w:rPr>
          <w:rFonts w:ascii="TimesNewRomanPSMT" w:hAnsi="TimesNewRomanPSMT" w:cs="TimesNewRomanPSMT"/>
          <w:lang w:val="en-US"/>
        </w:rPr>
        <w:t xml:space="preserve"> by VID </w:t>
      </w:r>
      <w:r w:rsidRPr="006A156E">
        <w:rPr>
          <w:lang w:val="en-US"/>
        </w:rPr>
        <w:t xml:space="preserve">for the campaign. Also start looking at the map of the area of operations and get </w:t>
      </w:r>
      <w:proofErr w:type="gramStart"/>
      <w:r w:rsidRPr="006A156E">
        <w:rPr>
          <w:lang w:val="en-US"/>
        </w:rPr>
        <w:t>a</w:t>
      </w:r>
      <w:proofErr w:type="gramEnd"/>
      <w:r w:rsidRPr="006A156E">
        <w:rPr>
          <w:lang w:val="en-US"/>
        </w:rPr>
        <w:t xml:space="preserve"> understanding of time-distance for key locations (especially friendly and enemy airfields and major bases).</w:t>
      </w:r>
      <w:r w:rsidR="00C73A60">
        <w:rPr>
          <w:lang w:val="en-US"/>
        </w:rPr>
        <w:t xml:space="preserve"> A good understanding of enemy most likely and most dangerous course of action is also developed in this step.</w:t>
      </w:r>
      <w:r w:rsidRPr="006A156E">
        <w:rPr>
          <w:lang w:val="en-US"/>
        </w:rPr>
        <w:t xml:space="preserve"> </w:t>
      </w:r>
    </w:p>
    <w:p w14:paraId="2EDA334D" w14:textId="77777777" w:rsidR="007D2A1A" w:rsidRDefault="007D2A1A" w:rsidP="007D2A1A">
      <w:pPr>
        <w:pStyle w:val="NoSpacing"/>
        <w:rPr>
          <w:rFonts w:ascii="TimesNewRomanPSMT" w:hAnsi="TimesNewRomanPSMT" w:cs="TimesNewRomanPSMT"/>
          <w:lang w:val="en-US"/>
        </w:rPr>
      </w:pPr>
    </w:p>
    <w:p w14:paraId="03EEE07A" w14:textId="77777777" w:rsidR="007D2A1A" w:rsidRDefault="007D2A1A" w:rsidP="007D2A1A">
      <w:pPr>
        <w:pStyle w:val="Heading3"/>
        <w:rPr>
          <w:lang w:val="en-US"/>
        </w:rPr>
      </w:pPr>
      <w:r>
        <w:rPr>
          <w:lang w:val="en-US"/>
        </w:rPr>
        <w:t xml:space="preserve">Step 2: </w:t>
      </w:r>
      <w:r w:rsidRPr="009B7C1F">
        <w:rPr>
          <w:lang w:val="en-US"/>
        </w:rPr>
        <w:t>Centers of Gravity Identification.</w:t>
      </w:r>
    </w:p>
    <w:p w14:paraId="7E265114" w14:textId="77777777" w:rsidR="00C73A60" w:rsidRPr="00C73A60" w:rsidRDefault="00C73A60" w:rsidP="00C73A60">
      <w:pPr>
        <w:pStyle w:val="NoSpacing"/>
        <w:rPr>
          <w:lang w:val="en-US"/>
        </w:rPr>
      </w:pPr>
      <w:r>
        <w:rPr>
          <w:lang w:val="en-US"/>
        </w:rPr>
        <w:t>Getting an understanding of enemy objectives (overall + ACC+MCC+LCC), then conducting analysis on enemy COG and identify potential CV that can be attacked.</w:t>
      </w:r>
    </w:p>
    <w:p w14:paraId="1F016547" w14:textId="77777777" w:rsidR="007D2A1A" w:rsidRPr="007D2A1A" w:rsidRDefault="007D2A1A" w:rsidP="007D2A1A">
      <w:pPr>
        <w:pStyle w:val="NoSpacing"/>
        <w:rPr>
          <w:lang w:val="en-US"/>
        </w:rPr>
      </w:pPr>
    </w:p>
    <w:p w14:paraId="139715C2" w14:textId="77777777" w:rsidR="005204BE" w:rsidRDefault="005204BE" w:rsidP="00353D32">
      <w:pPr>
        <w:pStyle w:val="NoSpacing"/>
        <w:rPr>
          <w:lang w:val="en-US"/>
        </w:rPr>
      </w:pPr>
    </w:p>
    <w:p w14:paraId="262A7976" w14:textId="77777777" w:rsidR="005204BE" w:rsidRDefault="007D2A1A" w:rsidP="005204BE">
      <w:pPr>
        <w:pStyle w:val="Heading3"/>
        <w:rPr>
          <w:lang w:val="en-US"/>
        </w:rPr>
      </w:pPr>
      <w:r>
        <w:rPr>
          <w:lang w:val="en-US"/>
        </w:rPr>
        <w:t>Step 3</w:t>
      </w:r>
      <w:r w:rsidR="005204BE">
        <w:rPr>
          <w:lang w:val="en-US"/>
        </w:rPr>
        <w:t xml:space="preserve">: </w:t>
      </w:r>
      <w:r w:rsidR="005204BE" w:rsidRPr="009B7C1F">
        <w:rPr>
          <w:lang w:val="en-US"/>
        </w:rPr>
        <w:t>Objective Determination.</w:t>
      </w:r>
    </w:p>
    <w:p w14:paraId="4682705E" w14:textId="77777777" w:rsidR="001532C7" w:rsidRPr="00354AD7" w:rsidRDefault="00354AD7" w:rsidP="001532C7">
      <w:pPr>
        <w:pStyle w:val="NoSpacing"/>
        <w:rPr>
          <w:lang w:val="en-US"/>
        </w:rPr>
      </w:pPr>
      <w:r>
        <w:rPr>
          <w:lang w:val="en-US"/>
        </w:rPr>
        <w:t xml:space="preserve">Based on the guidance given in the Operation Order from JFC, and the detailed knowledge about the enemy gained in step 1 and 2, JFACC should in step 3 determine all objectives needed to support the Joint Force Commander in achieving his objectives and expressed end </w:t>
      </w:r>
      <w:r>
        <w:rPr>
          <w:lang w:val="en-US"/>
        </w:rPr>
        <w:lastRenderedPageBreak/>
        <w:t>state. If the LCC and MCC have created concept of operations for their operations, this should also be taken into consideration for JFACC’s objectives on how to support both LCC and MCC.</w:t>
      </w:r>
    </w:p>
    <w:p w14:paraId="151DB173" w14:textId="77777777" w:rsidR="005204BE" w:rsidRDefault="005204BE" w:rsidP="00353D32">
      <w:pPr>
        <w:pStyle w:val="NoSpacing"/>
        <w:rPr>
          <w:lang w:val="en-US"/>
        </w:rPr>
      </w:pPr>
    </w:p>
    <w:p w14:paraId="2F2D4073" w14:textId="77777777" w:rsidR="005204BE" w:rsidRDefault="005204BE" w:rsidP="00353D32">
      <w:pPr>
        <w:pStyle w:val="NoSpacing"/>
        <w:rPr>
          <w:lang w:val="en-US"/>
        </w:rPr>
      </w:pPr>
    </w:p>
    <w:p w14:paraId="760E540A" w14:textId="77777777" w:rsidR="005204BE" w:rsidRDefault="005204BE" w:rsidP="005204BE">
      <w:pPr>
        <w:pStyle w:val="Heading3"/>
        <w:rPr>
          <w:lang w:val="en-US"/>
        </w:rPr>
      </w:pPr>
      <w:bookmarkStart w:id="118" w:name="_Step_4:_Strategy"/>
      <w:bookmarkEnd w:id="118"/>
      <w:r>
        <w:rPr>
          <w:lang w:val="en-US"/>
        </w:rPr>
        <w:t xml:space="preserve">Step 4: </w:t>
      </w:r>
      <w:r w:rsidRPr="009B7C1F">
        <w:rPr>
          <w:lang w:val="en-US"/>
        </w:rPr>
        <w:t>Strategy Identification.</w:t>
      </w:r>
    </w:p>
    <w:p w14:paraId="1EBB02CA" w14:textId="77777777" w:rsidR="00640D9F" w:rsidRDefault="00354AD7" w:rsidP="002131BE">
      <w:pPr>
        <w:pStyle w:val="NoSpacing"/>
        <w:rPr>
          <w:lang w:val="en-US"/>
        </w:rPr>
      </w:pPr>
      <w:r>
        <w:rPr>
          <w:lang w:val="en-US"/>
        </w:rPr>
        <w:t xml:space="preserve">With step 1-3 the focus have been on what to do, but here in step 4 the focus shifts to how to do it. </w:t>
      </w:r>
      <w:r w:rsidR="00640D9F">
        <w:rPr>
          <w:lang w:val="en-US"/>
        </w:rPr>
        <w:t xml:space="preserve">Air power will likely be stretched between the two battles: Fight for control of the air, and support for the overall operation through strategic attack or support to LCC and MCC. With the enemy </w:t>
      </w:r>
      <w:commentRangeStart w:id="119"/>
      <w:r w:rsidR="00640D9F" w:rsidRPr="002100A7">
        <w:rPr>
          <w:highlight w:val="yellow"/>
          <w:lang w:val="en-US"/>
          <w:rPrChange w:id="120" w:author="Halldor Jonsson" w:date="2021-11-15T17:20:00Z">
            <w:rPr>
              <w:lang w:val="en-US"/>
            </w:rPr>
          </w:rPrChange>
        </w:rPr>
        <w:t>ML and MD COA</w:t>
      </w:r>
      <w:r w:rsidR="00640D9F">
        <w:rPr>
          <w:lang w:val="en-US"/>
        </w:rPr>
        <w:t xml:space="preserve"> </w:t>
      </w:r>
      <w:commentRangeEnd w:id="119"/>
      <w:r w:rsidR="002100A7">
        <w:rPr>
          <w:rStyle w:val="CommentReference"/>
        </w:rPr>
        <w:commentReference w:id="119"/>
      </w:r>
      <w:r w:rsidR="00640D9F">
        <w:rPr>
          <w:lang w:val="en-US"/>
        </w:rPr>
        <w:t xml:space="preserve">and COG and own objectives available JFACC must now decide how to sequence actions to meet the objectives at the best possible way. This process is best done over a map with a timeline, and overall concept of operations can be visualized using </w:t>
      </w:r>
      <w:proofErr w:type="spellStart"/>
      <w:r w:rsidR="00640D9F">
        <w:rPr>
          <w:lang w:val="en-US"/>
        </w:rPr>
        <w:t>CombatFlite</w:t>
      </w:r>
      <w:proofErr w:type="spellEnd"/>
      <w:r w:rsidR="00640D9F">
        <w:rPr>
          <w:lang w:val="en-US"/>
        </w:rPr>
        <w:t>.</w:t>
      </w:r>
    </w:p>
    <w:p w14:paraId="0766BC4E" w14:textId="77777777" w:rsidR="00640D9F" w:rsidRDefault="00640D9F" w:rsidP="002131BE">
      <w:pPr>
        <w:pStyle w:val="NoSpacing"/>
        <w:rPr>
          <w:lang w:val="en-US"/>
        </w:rPr>
      </w:pPr>
    </w:p>
    <w:p w14:paraId="0B52A34D" w14:textId="77777777" w:rsidR="002131BE" w:rsidRDefault="00640D9F" w:rsidP="002131BE">
      <w:pPr>
        <w:pStyle w:val="NoSpacing"/>
        <w:rPr>
          <w:lang w:val="en-US"/>
        </w:rPr>
      </w:pPr>
      <w:r>
        <w:rPr>
          <w:lang w:val="en-US"/>
        </w:rPr>
        <w:t>As part of this the overall targeting strategy is also outlined here, which is about giving priorities to target categories, and target categories to available targets, so the Joint Target List is complete and can be used for execution and ATO planning (per event). With the available information understood in step 1-3 the Time Sensitive Targeting list will also be created at this step.</w:t>
      </w:r>
    </w:p>
    <w:p w14:paraId="7C4F85D4" w14:textId="77777777" w:rsidR="005378D7" w:rsidRDefault="005378D7" w:rsidP="002131BE">
      <w:pPr>
        <w:pStyle w:val="NoSpacing"/>
        <w:rPr>
          <w:lang w:val="en-US"/>
        </w:rPr>
      </w:pPr>
    </w:p>
    <w:p w14:paraId="11CE1373" w14:textId="77777777" w:rsidR="005378D7" w:rsidRDefault="005378D7" w:rsidP="005378D7">
      <w:pPr>
        <w:autoSpaceDE w:val="0"/>
        <w:autoSpaceDN w:val="0"/>
        <w:adjustRightInd w:val="0"/>
        <w:spacing w:after="0" w:line="240" w:lineRule="auto"/>
        <w:rPr>
          <w:rFonts w:ascii="TimesNewRomanPSMT" w:hAnsi="TimesNewRomanPSMT" w:cs="TimesNewRomanPSMT"/>
          <w:lang w:val="en-US"/>
        </w:rPr>
      </w:pPr>
      <w:r>
        <w:rPr>
          <w:lang w:val="en-US"/>
        </w:rPr>
        <w:t>With the responsibilities as Airspace Controlling Authority (ACA) and Area Air Defense Commander (AADC), JFACC will as part of the Strategy Identification develop</w:t>
      </w:r>
      <w:r w:rsidRPr="005378D7">
        <w:rPr>
          <w:rFonts w:ascii="TimesNewRomanPSMT" w:hAnsi="TimesNewRomanPSMT" w:cs="TimesNewRomanPSMT"/>
          <w:lang w:val="en-US"/>
        </w:rPr>
        <w:t xml:space="preserve"> a plan for area air defense (Land based SAMs, ship based SAMs and fighter aircraft DCA CAP)</w:t>
      </w:r>
      <w:r>
        <w:rPr>
          <w:rFonts w:ascii="TimesNewRomanPSMT" w:hAnsi="TimesNewRomanPSMT" w:cs="TimesNewRomanPSMT"/>
          <w:lang w:val="en-US"/>
        </w:rPr>
        <w:t>, and develop</w:t>
      </w:r>
      <w:r w:rsidRPr="005378D7">
        <w:rPr>
          <w:rFonts w:ascii="TimesNewRomanPSMT" w:hAnsi="TimesNewRomanPSMT" w:cs="TimesNewRomanPSMT"/>
          <w:lang w:val="en-US"/>
        </w:rPr>
        <w:t xml:space="preserve"> </w:t>
      </w:r>
      <w:r>
        <w:rPr>
          <w:rFonts w:ascii="TimesNewRomanPSMT" w:hAnsi="TimesNewRomanPSMT" w:cs="TimesNewRomanPSMT"/>
          <w:lang w:val="en-US"/>
        </w:rPr>
        <w:t>and implement identification and engagement procedures that are appropriate to the air and missile threats (Identification and engagement procedures are written into SPINS for the operation)</w:t>
      </w:r>
    </w:p>
    <w:p w14:paraId="29CCD8F4" w14:textId="77777777" w:rsidR="005378D7" w:rsidRDefault="005378D7" w:rsidP="005378D7">
      <w:pPr>
        <w:autoSpaceDE w:val="0"/>
        <w:autoSpaceDN w:val="0"/>
        <w:adjustRightInd w:val="0"/>
        <w:spacing w:after="0" w:line="240" w:lineRule="auto"/>
        <w:rPr>
          <w:rFonts w:ascii="TimesNewRomanPSMT" w:hAnsi="TimesNewRomanPSMT" w:cs="TimesNewRomanPSMT"/>
          <w:lang w:val="en-US"/>
        </w:rPr>
      </w:pPr>
    </w:p>
    <w:p w14:paraId="32ABC8A1" w14:textId="10D52B77" w:rsidR="005378D7" w:rsidRPr="005378D7" w:rsidRDefault="005378D7" w:rsidP="005378D7">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The strategy, including the area air defense plan is an input for the ACP to ensure airspace control areas/sectors are synchronized with the air defense regions/sectors.</w:t>
      </w:r>
      <w:ins w:id="121" w:author="Halldor Jonsson" w:date="2021-11-15T17:21:00Z">
        <w:r w:rsidR="002100A7">
          <w:rPr>
            <w:rFonts w:ascii="TimesNewRomanPSMT" w:hAnsi="TimesNewRomanPSMT" w:cs="TimesNewRomanPSMT"/>
            <w:lang w:val="en-US"/>
          </w:rPr>
          <w:t xml:space="preserve"> </w:t>
        </w:r>
      </w:ins>
      <w:r>
        <w:rPr>
          <w:rFonts w:ascii="TimesNewRomanPSMT" w:hAnsi="TimesNewRomanPSMT" w:cs="TimesNewRomanPSMT"/>
          <w:lang w:val="en-US"/>
        </w:rPr>
        <w:t xml:space="preserve">JFACC will as part of this step develop the Airspace Control Plan which is general guidance for the control of airspace and all relevant airspace control measures (routes, </w:t>
      </w:r>
      <w:r w:rsidR="00835F42">
        <w:rPr>
          <w:rFonts w:ascii="TimesNewRomanPSMT" w:hAnsi="TimesNewRomanPSMT" w:cs="TimesNewRomanPSMT"/>
          <w:lang w:val="en-US"/>
        </w:rPr>
        <w:t xml:space="preserve">transit corridors, </w:t>
      </w:r>
      <w:proofErr w:type="spellStart"/>
      <w:r>
        <w:rPr>
          <w:rFonts w:ascii="TimesNewRomanPSMT" w:hAnsi="TimesNewRomanPSMT" w:cs="TimesNewRomanPSMT"/>
          <w:lang w:val="en-US"/>
        </w:rPr>
        <w:t>navpoints</w:t>
      </w:r>
      <w:proofErr w:type="spellEnd"/>
      <w:r>
        <w:rPr>
          <w:rFonts w:ascii="TimesNewRomanPSMT" w:hAnsi="TimesNewRomanPSMT" w:cs="TimesNewRomanPSMT"/>
          <w:lang w:val="en-US"/>
        </w:rPr>
        <w:t xml:space="preserve">, </w:t>
      </w:r>
      <w:proofErr w:type="spellStart"/>
      <w:r>
        <w:rPr>
          <w:rFonts w:ascii="TimesNewRomanPSMT" w:hAnsi="TimesNewRomanPSMT" w:cs="TimesNewRomanPSMT"/>
          <w:lang w:val="en-US"/>
        </w:rPr>
        <w:t>killbox</w:t>
      </w:r>
      <w:proofErr w:type="spellEnd"/>
      <w:r>
        <w:rPr>
          <w:rFonts w:ascii="TimesNewRomanPSMT" w:hAnsi="TimesNewRomanPSMT" w:cs="TimesNewRomanPSMT"/>
          <w:lang w:val="en-US"/>
        </w:rPr>
        <w:t xml:space="preserve">, contact points, initial points, fighter engagement zones, </w:t>
      </w:r>
      <w:commentRangeStart w:id="122"/>
      <w:r w:rsidRPr="00F43D04">
        <w:rPr>
          <w:rFonts w:ascii="TimesNewRomanPSMT" w:hAnsi="TimesNewRomanPSMT" w:cs="TimesNewRomanPSMT"/>
          <w:highlight w:val="yellow"/>
          <w:lang w:val="en-US"/>
          <w:rPrChange w:id="123" w:author="Halldor Jonsson" w:date="2021-11-15T17:22:00Z">
            <w:rPr>
              <w:rFonts w:ascii="TimesNewRomanPSMT" w:hAnsi="TimesNewRomanPSMT" w:cs="TimesNewRomanPSMT"/>
              <w:lang w:val="en-US"/>
            </w:rPr>
          </w:rPrChange>
        </w:rPr>
        <w:t>missile engagement zones</w:t>
      </w:r>
      <w:r>
        <w:rPr>
          <w:rFonts w:ascii="TimesNewRomanPSMT" w:hAnsi="TimesNewRomanPSMT" w:cs="TimesNewRomanPSMT"/>
          <w:lang w:val="en-US"/>
        </w:rPr>
        <w:t>,</w:t>
      </w:r>
      <w:commentRangeEnd w:id="122"/>
      <w:r w:rsidR="00F43D04">
        <w:rPr>
          <w:rStyle w:val="CommentReference"/>
        </w:rPr>
        <w:commentReference w:id="122"/>
      </w:r>
      <w:r>
        <w:rPr>
          <w:rFonts w:ascii="TimesNewRomanPSMT" w:hAnsi="TimesNewRomanPSMT" w:cs="TimesNewRomanPSMT"/>
          <w:lang w:val="en-US"/>
        </w:rPr>
        <w:t xml:space="preserve"> minimum risk routes, restricted operating zones).</w:t>
      </w:r>
    </w:p>
    <w:p w14:paraId="033CA6FA" w14:textId="77777777" w:rsidR="00640D9F" w:rsidRDefault="00640D9F" w:rsidP="002131BE">
      <w:pPr>
        <w:pStyle w:val="NoSpacing"/>
        <w:rPr>
          <w:lang w:val="en-US"/>
        </w:rPr>
      </w:pPr>
    </w:p>
    <w:p w14:paraId="48DE7A2B" w14:textId="77777777" w:rsidR="00640D9F" w:rsidRDefault="00640D9F" w:rsidP="002131BE">
      <w:pPr>
        <w:pStyle w:val="NoSpacing"/>
        <w:rPr>
          <w:lang w:val="en-US"/>
        </w:rPr>
      </w:pPr>
    </w:p>
    <w:p w14:paraId="1A01AA0E" w14:textId="77777777" w:rsidR="005204BE" w:rsidRDefault="005204BE" w:rsidP="005204BE">
      <w:pPr>
        <w:pStyle w:val="Heading3"/>
        <w:rPr>
          <w:lang w:val="en-US"/>
        </w:rPr>
      </w:pPr>
      <w:r>
        <w:rPr>
          <w:lang w:val="en-US"/>
        </w:rPr>
        <w:t>Step 5: JAOP Production</w:t>
      </w:r>
    </w:p>
    <w:p w14:paraId="4CE58AD1" w14:textId="77777777" w:rsidR="00640D9F" w:rsidRPr="00640D9F" w:rsidRDefault="00640D9F" w:rsidP="00640D9F">
      <w:pPr>
        <w:pStyle w:val="NoSpacing"/>
        <w:rPr>
          <w:lang w:val="en-US"/>
        </w:rPr>
      </w:pPr>
      <w:r>
        <w:rPr>
          <w:lang w:val="en-US"/>
        </w:rPr>
        <w:t xml:space="preserve">With step 4 complete, JFACC have a clear understanding of </w:t>
      </w:r>
      <w:r w:rsidR="00010425">
        <w:rPr>
          <w:lang w:val="en-US"/>
        </w:rPr>
        <w:t>Joint Force Commanders</w:t>
      </w:r>
      <w:r>
        <w:rPr>
          <w:lang w:val="en-US"/>
        </w:rPr>
        <w:t xml:space="preserve"> order, and the enemy together with a good understanding of how they want to execute the campaign. </w:t>
      </w:r>
      <w:commentRangeStart w:id="124"/>
      <w:r>
        <w:rPr>
          <w:lang w:val="en-US"/>
        </w:rPr>
        <w:t>JFACC now produce the Joint Air Operations Plan (JAOP) to communicate the plan to everyone involved in the operation</w:t>
      </w:r>
      <w:commentRangeEnd w:id="124"/>
      <w:r w:rsidR="00296076">
        <w:rPr>
          <w:rStyle w:val="CommentReference"/>
        </w:rPr>
        <w:commentReference w:id="124"/>
      </w:r>
      <w:r>
        <w:rPr>
          <w:lang w:val="en-US"/>
        </w:rPr>
        <w:t>. The JAOP will be used as guidance for</w:t>
      </w:r>
      <w:r w:rsidR="00106FD2">
        <w:rPr>
          <w:lang w:val="en-US"/>
        </w:rPr>
        <w:t xml:space="preserve"> JFACC </w:t>
      </w:r>
      <w:r w:rsidR="00010425">
        <w:rPr>
          <w:lang w:val="en-US"/>
        </w:rPr>
        <w:t>personnel</w:t>
      </w:r>
      <w:r w:rsidR="00106FD2">
        <w:rPr>
          <w:lang w:val="en-US"/>
        </w:rPr>
        <w:t xml:space="preserve"> involved in </w:t>
      </w:r>
      <w:r w:rsidR="00010425">
        <w:rPr>
          <w:lang w:val="en-US"/>
        </w:rPr>
        <w:t>the execution of the campaign. In addition</w:t>
      </w:r>
      <w:r w:rsidR="00106FD2">
        <w:rPr>
          <w:lang w:val="en-US"/>
        </w:rPr>
        <w:t xml:space="preserve"> the JAOP will be used by mission designer to place necessary aircraft at correct airbases and</w:t>
      </w:r>
      <w:r w:rsidR="00010425">
        <w:rPr>
          <w:lang w:val="en-US"/>
        </w:rPr>
        <w:t xml:space="preserve"> to create the necessary FARPs.</w:t>
      </w:r>
    </w:p>
    <w:p w14:paraId="1D0B4274" w14:textId="77777777" w:rsidR="005A3483" w:rsidRPr="009B7C1F" w:rsidRDefault="005A3483" w:rsidP="00353D32">
      <w:pPr>
        <w:pStyle w:val="NoSpacing"/>
        <w:rPr>
          <w:lang w:val="en-US"/>
        </w:rPr>
      </w:pPr>
    </w:p>
    <w:p w14:paraId="54011D67" w14:textId="77777777" w:rsidR="005A3483" w:rsidRPr="009B7C1F" w:rsidRDefault="008758E7" w:rsidP="00353D32">
      <w:pPr>
        <w:pStyle w:val="Heading2"/>
        <w:rPr>
          <w:lang w:val="en-US"/>
        </w:rPr>
      </w:pPr>
      <w:bookmarkStart w:id="125" w:name="_btgj838bz20z" w:colFirst="0" w:colLast="0"/>
      <w:bookmarkEnd w:id="125"/>
      <w:r w:rsidRPr="009B7C1F">
        <w:rPr>
          <w:lang w:val="en-US"/>
        </w:rPr>
        <w:t>Part 2</w:t>
      </w:r>
      <w:r w:rsidR="00640D9F">
        <w:rPr>
          <w:lang w:val="en-US"/>
        </w:rPr>
        <w:t xml:space="preserve"> Execution</w:t>
      </w:r>
      <w:r w:rsidRPr="009B7C1F">
        <w:rPr>
          <w:lang w:val="en-US"/>
        </w:rPr>
        <w:t xml:space="preserve">: </w:t>
      </w:r>
      <w:r w:rsidR="0023583E">
        <w:rPr>
          <w:lang w:val="en-US"/>
        </w:rPr>
        <w:t>Air Tasking Cycle</w:t>
      </w:r>
      <w:r w:rsidR="004522E3">
        <w:rPr>
          <w:lang w:val="en-US"/>
        </w:rPr>
        <w:t xml:space="preserve"> (per event)</w:t>
      </w:r>
    </w:p>
    <w:p w14:paraId="49D1DA46" w14:textId="77777777" w:rsidR="005A3483" w:rsidRPr="009B7C1F" w:rsidRDefault="008758E7" w:rsidP="00941D77">
      <w:pPr>
        <w:pStyle w:val="Heading3"/>
        <w:rPr>
          <w:lang w:val="en-US"/>
        </w:rPr>
      </w:pPr>
      <w:r w:rsidRPr="009B7C1F">
        <w:rPr>
          <w:lang w:val="en-US"/>
        </w:rPr>
        <w:t>Inputs:</w:t>
      </w:r>
    </w:p>
    <w:p w14:paraId="12AF91D0" w14:textId="77777777" w:rsidR="005A3483" w:rsidRPr="009B7C1F" w:rsidRDefault="008758E7" w:rsidP="005204BE">
      <w:pPr>
        <w:pStyle w:val="NoSpacing"/>
        <w:numPr>
          <w:ilvl w:val="0"/>
          <w:numId w:val="28"/>
        </w:numPr>
        <w:rPr>
          <w:lang w:val="en-US"/>
        </w:rPr>
      </w:pPr>
      <w:r w:rsidRPr="009B7C1F">
        <w:rPr>
          <w:lang w:val="en-US"/>
        </w:rPr>
        <w:t xml:space="preserve">JFC </w:t>
      </w:r>
      <w:r w:rsidR="00937F36" w:rsidRPr="009B7C1F">
        <w:rPr>
          <w:lang w:val="en-US"/>
        </w:rPr>
        <w:t xml:space="preserve">Direction &amp; </w:t>
      </w:r>
      <w:r w:rsidRPr="009B7C1F">
        <w:rPr>
          <w:lang w:val="en-US"/>
        </w:rPr>
        <w:t>Guidance (Mission designer)</w:t>
      </w:r>
    </w:p>
    <w:p w14:paraId="74799EFE" w14:textId="77777777" w:rsidR="005A3483" w:rsidRPr="009B7C1F" w:rsidRDefault="008758E7" w:rsidP="005204BE">
      <w:pPr>
        <w:pStyle w:val="NoSpacing"/>
        <w:numPr>
          <w:ilvl w:val="0"/>
          <w:numId w:val="28"/>
        </w:numPr>
        <w:rPr>
          <w:lang w:val="en-US"/>
        </w:rPr>
      </w:pPr>
      <w:r w:rsidRPr="009B7C1F">
        <w:rPr>
          <w:lang w:val="en-US"/>
        </w:rPr>
        <w:t>VIS intelligence (Player intelligence</w:t>
      </w:r>
      <w:r w:rsidR="002E6764" w:rsidRPr="009B7C1F">
        <w:rPr>
          <w:lang w:val="en-US"/>
        </w:rPr>
        <w:t>)</w:t>
      </w:r>
    </w:p>
    <w:p w14:paraId="78D56C95" w14:textId="77777777" w:rsidR="005A3483" w:rsidRPr="009B7C1F" w:rsidRDefault="008758E7" w:rsidP="005204BE">
      <w:pPr>
        <w:pStyle w:val="NoSpacing"/>
        <w:numPr>
          <w:ilvl w:val="0"/>
          <w:numId w:val="28"/>
        </w:numPr>
        <w:rPr>
          <w:lang w:val="en-US"/>
        </w:rPr>
      </w:pPr>
      <w:r w:rsidRPr="009B7C1F">
        <w:rPr>
          <w:lang w:val="en-US"/>
        </w:rPr>
        <w:t>VID intelligence (Mission designer)</w:t>
      </w:r>
    </w:p>
    <w:p w14:paraId="2EB38924" w14:textId="77777777" w:rsidR="005A3483" w:rsidRPr="009B7C1F" w:rsidRDefault="008758E7" w:rsidP="005204BE">
      <w:pPr>
        <w:pStyle w:val="NoSpacing"/>
        <w:numPr>
          <w:ilvl w:val="0"/>
          <w:numId w:val="28"/>
        </w:numPr>
        <w:rPr>
          <w:lang w:val="en-US"/>
        </w:rPr>
      </w:pPr>
      <w:r w:rsidRPr="009B7C1F">
        <w:rPr>
          <w:lang w:val="en-US"/>
        </w:rPr>
        <w:t>Air Requests</w:t>
      </w:r>
      <w:r w:rsidR="00937F36" w:rsidRPr="009B7C1F">
        <w:rPr>
          <w:lang w:val="en-US"/>
        </w:rPr>
        <w:t xml:space="preserve"> (From LCC, SOCC and MCC)</w:t>
      </w:r>
      <w:r w:rsidRPr="009B7C1F">
        <w:rPr>
          <w:lang w:val="en-US"/>
        </w:rPr>
        <w:t xml:space="preserve"> (Mission designer)</w:t>
      </w:r>
    </w:p>
    <w:p w14:paraId="38A0EB0B" w14:textId="77777777" w:rsidR="00353D32" w:rsidRPr="009B7C1F" w:rsidRDefault="00353D32" w:rsidP="00353D32">
      <w:pPr>
        <w:pStyle w:val="NoSpacing"/>
        <w:rPr>
          <w:lang w:val="en-US"/>
        </w:rPr>
      </w:pPr>
    </w:p>
    <w:p w14:paraId="1065CAFB" w14:textId="77777777" w:rsidR="00353D32" w:rsidRPr="009B7C1F" w:rsidRDefault="00353D32" w:rsidP="00941D77">
      <w:pPr>
        <w:pStyle w:val="Heading3"/>
        <w:rPr>
          <w:lang w:val="en-US"/>
        </w:rPr>
      </w:pPr>
      <w:r w:rsidRPr="009B7C1F">
        <w:rPr>
          <w:lang w:val="en-US"/>
        </w:rPr>
        <w:lastRenderedPageBreak/>
        <w:t>Output:</w:t>
      </w:r>
    </w:p>
    <w:p w14:paraId="2C28CBB0" w14:textId="77777777" w:rsidR="00353D32" w:rsidRPr="009B7C1F" w:rsidRDefault="00AB6CCF" w:rsidP="005204BE">
      <w:pPr>
        <w:pStyle w:val="NoSpacing"/>
        <w:numPr>
          <w:ilvl w:val="0"/>
          <w:numId w:val="29"/>
        </w:numPr>
        <w:rPr>
          <w:lang w:val="en-US"/>
        </w:rPr>
      </w:pPr>
      <w:r>
        <w:rPr>
          <w:lang w:val="en-US"/>
        </w:rPr>
        <w:t>AOD (Text document)</w:t>
      </w:r>
    </w:p>
    <w:p w14:paraId="341AE3DF" w14:textId="77777777" w:rsidR="00353D32" w:rsidRPr="009B7C1F" w:rsidRDefault="00353D32" w:rsidP="005204BE">
      <w:pPr>
        <w:pStyle w:val="NoSpacing"/>
        <w:numPr>
          <w:ilvl w:val="0"/>
          <w:numId w:val="29"/>
        </w:numPr>
        <w:rPr>
          <w:lang w:val="en-US"/>
        </w:rPr>
      </w:pPr>
      <w:r w:rsidRPr="009B7C1F">
        <w:rPr>
          <w:lang w:val="en-US"/>
        </w:rPr>
        <w:t>ATO</w:t>
      </w:r>
      <w:r w:rsidR="00AB6CCF">
        <w:rPr>
          <w:lang w:val="en-US"/>
        </w:rPr>
        <w:t xml:space="preserve"> (132</w:t>
      </w:r>
      <w:r w:rsidR="00AB6CCF" w:rsidRPr="00AB6CCF">
        <w:rPr>
          <w:vertAlign w:val="superscript"/>
          <w:lang w:val="en-US"/>
        </w:rPr>
        <w:t>nd</w:t>
      </w:r>
      <w:r w:rsidR="00AB6CCF">
        <w:rPr>
          <w:lang w:val="en-US"/>
        </w:rPr>
        <w:t xml:space="preserve"> website)</w:t>
      </w:r>
    </w:p>
    <w:p w14:paraId="06A4C00D" w14:textId="77777777" w:rsidR="00353D32" w:rsidRPr="009B7C1F" w:rsidRDefault="00353D32" w:rsidP="005204BE">
      <w:pPr>
        <w:pStyle w:val="NoSpacing"/>
        <w:numPr>
          <w:ilvl w:val="0"/>
          <w:numId w:val="29"/>
        </w:numPr>
        <w:rPr>
          <w:lang w:val="en-US"/>
        </w:rPr>
      </w:pPr>
      <w:r w:rsidRPr="009B7C1F">
        <w:rPr>
          <w:lang w:val="en-US"/>
        </w:rPr>
        <w:t>JPTL</w:t>
      </w:r>
      <w:r w:rsidR="00AB6CCF">
        <w:rPr>
          <w:lang w:val="en-US"/>
        </w:rPr>
        <w:t xml:space="preserve"> (As part of AOD)</w:t>
      </w:r>
    </w:p>
    <w:p w14:paraId="7968649F" w14:textId="77777777" w:rsidR="00353D32" w:rsidRPr="009B7C1F" w:rsidRDefault="00353D32" w:rsidP="005204BE">
      <w:pPr>
        <w:pStyle w:val="NoSpacing"/>
        <w:numPr>
          <w:ilvl w:val="0"/>
          <w:numId w:val="29"/>
        </w:numPr>
        <w:rPr>
          <w:lang w:val="en-US"/>
        </w:rPr>
      </w:pPr>
      <w:r w:rsidRPr="009B7C1F">
        <w:rPr>
          <w:lang w:val="en-US"/>
        </w:rPr>
        <w:t>ACO</w:t>
      </w:r>
      <w:r w:rsidR="00AB6CCF">
        <w:rPr>
          <w:lang w:val="en-US"/>
        </w:rPr>
        <w:t xml:space="preserve"> (</w:t>
      </w:r>
      <w:proofErr w:type="spellStart"/>
      <w:r w:rsidR="00AB6CCF">
        <w:rPr>
          <w:lang w:val="en-US"/>
        </w:rPr>
        <w:t>CombatFlite</w:t>
      </w:r>
      <w:proofErr w:type="spellEnd"/>
      <w:r w:rsidR="00AB6CCF">
        <w:rPr>
          <w:lang w:val="en-US"/>
        </w:rPr>
        <w:t xml:space="preserve"> file)</w:t>
      </w:r>
    </w:p>
    <w:p w14:paraId="34E926EB" w14:textId="77777777" w:rsidR="005A3483" w:rsidRPr="009B7C1F" w:rsidRDefault="005A3483" w:rsidP="00353D32">
      <w:pPr>
        <w:pStyle w:val="NoSpacing"/>
        <w:rPr>
          <w:lang w:val="en-US"/>
        </w:rPr>
      </w:pPr>
    </w:p>
    <w:p w14:paraId="6F86C249" w14:textId="77777777" w:rsidR="005A3483" w:rsidRPr="009B7C1F" w:rsidRDefault="005A3483" w:rsidP="00353D32">
      <w:pPr>
        <w:pStyle w:val="NoSpacing"/>
        <w:rPr>
          <w:lang w:val="en-US"/>
        </w:rPr>
      </w:pPr>
    </w:p>
    <w:p w14:paraId="1FD85E36" w14:textId="77777777" w:rsidR="005A3483" w:rsidRPr="009B7C1F" w:rsidRDefault="00593C8D" w:rsidP="00353D32">
      <w:pPr>
        <w:pStyle w:val="Heading3"/>
        <w:rPr>
          <w:lang w:val="en-US"/>
        </w:rPr>
      </w:pPr>
      <w:r>
        <w:rPr>
          <w:lang w:val="en-US"/>
        </w:rPr>
        <w:t xml:space="preserve">Stage 1: Objectives and effects. </w:t>
      </w:r>
      <w:r w:rsidR="00A66878">
        <w:rPr>
          <w:lang w:val="en-US"/>
        </w:rPr>
        <w:t>Directions</w:t>
      </w:r>
      <w:r>
        <w:rPr>
          <w:lang w:val="en-US"/>
        </w:rPr>
        <w:t xml:space="preserve"> </w:t>
      </w:r>
      <w:r w:rsidR="00A66878">
        <w:rPr>
          <w:lang w:val="en-US"/>
        </w:rPr>
        <w:t>&amp;</w:t>
      </w:r>
      <w:r>
        <w:rPr>
          <w:lang w:val="en-US"/>
        </w:rPr>
        <w:t xml:space="preserve"> </w:t>
      </w:r>
      <w:r w:rsidR="00A66878">
        <w:rPr>
          <w:lang w:val="en-US"/>
        </w:rPr>
        <w:t>Guidance</w:t>
      </w:r>
    </w:p>
    <w:p w14:paraId="4AA3027A" w14:textId="77777777" w:rsidR="005A3483" w:rsidRPr="009B7C1F" w:rsidRDefault="00593C8D" w:rsidP="00353D32">
      <w:pPr>
        <w:pStyle w:val="NoSpacing"/>
        <w:rPr>
          <w:lang w:val="en-US"/>
        </w:rPr>
      </w:pPr>
      <w:r>
        <w:rPr>
          <w:lang w:val="en-US"/>
        </w:rPr>
        <w:t xml:space="preserve">Assess previous actions on earlier ATO days. </w:t>
      </w:r>
      <w:r w:rsidR="008758E7" w:rsidRPr="009B7C1F">
        <w:rPr>
          <w:lang w:val="en-US"/>
        </w:rPr>
        <w:t xml:space="preserve">Review JFC guidance + objectives, review JFACC objectives. Figure out what effects are needed to be accomplished on this </w:t>
      </w:r>
      <w:r>
        <w:rPr>
          <w:lang w:val="en-US"/>
        </w:rPr>
        <w:t>ATO day</w:t>
      </w:r>
      <w:r w:rsidR="008758E7" w:rsidRPr="009B7C1F">
        <w:rPr>
          <w:lang w:val="en-US"/>
        </w:rPr>
        <w:t xml:space="preserve"> to meet the objectives given in the JAOP+ JFC </w:t>
      </w:r>
      <w:r w:rsidR="00937F36" w:rsidRPr="009B7C1F">
        <w:rPr>
          <w:lang w:val="en-US"/>
        </w:rPr>
        <w:t>Direction &amp; G</w:t>
      </w:r>
      <w:r w:rsidR="008758E7" w:rsidRPr="009B7C1F">
        <w:rPr>
          <w:lang w:val="en-US"/>
        </w:rPr>
        <w:t xml:space="preserve">uidance. </w:t>
      </w:r>
    </w:p>
    <w:p w14:paraId="6AA2D962" w14:textId="77777777" w:rsidR="005A3483" w:rsidRPr="009B7C1F" w:rsidRDefault="008758E7" w:rsidP="00353D32">
      <w:pPr>
        <w:pStyle w:val="Heading3"/>
        <w:rPr>
          <w:lang w:val="en-US"/>
        </w:rPr>
      </w:pPr>
      <w:r w:rsidRPr="009B7C1F">
        <w:rPr>
          <w:lang w:val="en-US"/>
        </w:rPr>
        <w:t>Stage 2: Targeting</w:t>
      </w:r>
      <w:r w:rsidR="00A66878">
        <w:rPr>
          <w:lang w:val="en-US"/>
        </w:rPr>
        <w:t xml:space="preserve">, </w:t>
      </w:r>
      <w:proofErr w:type="spellStart"/>
      <w:r w:rsidR="00A66878">
        <w:rPr>
          <w:lang w:val="en-US"/>
        </w:rPr>
        <w:t>weaponeering</w:t>
      </w:r>
      <w:proofErr w:type="spellEnd"/>
      <w:r w:rsidR="00A66878">
        <w:rPr>
          <w:lang w:val="en-US"/>
        </w:rPr>
        <w:t xml:space="preserve">, </w:t>
      </w:r>
      <w:r w:rsidR="00593C8D">
        <w:rPr>
          <w:lang w:val="en-US"/>
        </w:rPr>
        <w:t>MAAP</w:t>
      </w:r>
      <w:r w:rsidR="00A66878">
        <w:rPr>
          <w:lang w:val="en-US"/>
        </w:rPr>
        <w:t xml:space="preserve"> and </w:t>
      </w:r>
      <w:r w:rsidR="00593C8D">
        <w:rPr>
          <w:lang w:val="en-US"/>
        </w:rPr>
        <w:t>AOD</w:t>
      </w:r>
      <w:r w:rsidR="00A66878">
        <w:rPr>
          <w:lang w:val="en-US"/>
        </w:rPr>
        <w:t>.</w:t>
      </w:r>
    </w:p>
    <w:p w14:paraId="047A875B" w14:textId="77777777" w:rsidR="00593C8D" w:rsidRDefault="00593C8D" w:rsidP="00353D32">
      <w:pPr>
        <w:pStyle w:val="NoSpacing"/>
        <w:rPr>
          <w:lang w:val="en-US"/>
        </w:rPr>
      </w:pPr>
      <w:r>
        <w:rPr>
          <w:lang w:val="en-US"/>
        </w:rPr>
        <w:t xml:space="preserve">Start with reviewing incoming air requests (injects from mission designer) and review information requirements from VIS (if participating in the  campaign) and decide if any flights are needed to be tasked to conduct ISR. </w:t>
      </w:r>
    </w:p>
    <w:p w14:paraId="6BA7601C" w14:textId="77777777" w:rsidR="00593C8D" w:rsidRDefault="00593C8D" w:rsidP="00353D32">
      <w:pPr>
        <w:pStyle w:val="NoSpacing"/>
        <w:rPr>
          <w:lang w:val="en-US"/>
        </w:rPr>
      </w:pPr>
    </w:p>
    <w:p w14:paraId="0F1EF8E7" w14:textId="77777777" w:rsidR="00593C8D" w:rsidRDefault="00593C8D" w:rsidP="00353D32">
      <w:pPr>
        <w:pStyle w:val="NoSpacing"/>
        <w:rPr>
          <w:lang w:val="en-US"/>
        </w:rPr>
      </w:pPr>
      <w:r>
        <w:rPr>
          <w:lang w:val="en-US"/>
        </w:rPr>
        <w:t>Based on stage 1, d</w:t>
      </w:r>
      <w:r w:rsidR="008758E7" w:rsidRPr="009B7C1F">
        <w:rPr>
          <w:lang w:val="en-US"/>
        </w:rPr>
        <w:t xml:space="preserve">ecide what targets need to be attacked from the Joint Target List (JTL). These targets are then placed on the Joint Prioritized Target List (JPTL) to be attacked </w:t>
      </w:r>
      <w:r>
        <w:rPr>
          <w:lang w:val="en-US"/>
        </w:rPr>
        <w:t>during the coming ATO day</w:t>
      </w:r>
      <w:r w:rsidR="008758E7" w:rsidRPr="009B7C1F">
        <w:rPr>
          <w:lang w:val="en-US"/>
        </w:rPr>
        <w:t>.</w:t>
      </w:r>
      <w:r>
        <w:rPr>
          <w:lang w:val="en-US"/>
        </w:rPr>
        <w:t xml:space="preserve"> Conduct</w:t>
      </w:r>
      <w:commentRangeStart w:id="126"/>
      <w:r>
        <w:rPr>
          <w:lang w:val="en-US"/>
        </w:rPr>
        <w:t xml:space="preserve"> </w:t>
      </w:r>
      <w:proofErr w:type="spellStart"/>
      <w:r>
        <w:rPr>
          <w:lang w:val="en-US"/>
        </w:rPr>
        <w:t>weaponeering</w:t>
      </w:r>
      <w:proofErr w:type="spellEnd"/>
      <w:r>
        <w:rPr>
          <w:lang w:val="en-US"/>
        </w:rPr>
        <w:t xml:space="preserve"> to figure out the required ordnance and flights needed per target.</w:t>
      </w:r>
      <w:commentRangeEnd w:id="126"/>
      <w:r w:rsidR="00A6553F">
        <w:rPr>
          <w:rStyle w:val="CommentReference"/>
        </w:rPr>
        <w:commentReference w:id="126"/>
      </w:r>
      <w:r>
        <w:rPr>
          <w:lang w:val="en-US"/>
        </w:rPr>
        <w:t xml:space="preserve"> This will feed the master attack air plan: </w:t>
      </w:r>
      <w:commentRangeStart w:id="127"/>
      <w:r w:rsidRPr="009B7C1F">
        <w:rPr>
          <w:lang w:val="en-US"/>
        </w:rPr>
        <w:t xml:space="preserve">JFACC </w:t>
      </w:r>
      <w:r>
        <w:rPr>
          <w:lang w:val="en-US"/>
        </w:rPr>
        <w:t xml:space="preserve">will </w:t>
      </w:r>
      <w:r w:rsidRPr="009B7C1F">
        <w:rPr>
          <w:lang w:val="en-US"/>
        </w:rPr>
        <w:t xml:space="preserve">do a </w:t>
      </w:r>
      <w:proofErr w:type="gramStart"/>
      <w:r w:rsidRPr="009B7C1F">
        <w:rPr>
          <w:lang w:val="en-US"/>
        </w:rPr>
        <w:t>flights</w:t>
      </w:r>
      <w:proofErr w:type="gramEnd"/>
      <w:r w:rsidRPr="009B7C1F">
        <w:rPr>
          <w:lang w:val="en-US"/>
        </w:rPr>
        <w:t xml:space="preserve"> to tasks </w:t>
      </w:r>
      <w:commentRangeEnd w:id="127"/>
      <w:r w:rsidR="0073343A">
        <w:rPr>
          <w:rStyle w:val="CommentReference"/>
        </w:rPr>
        <w:commentReference w:id="127"/>
      </w:r>
      <w:r w:rsidRPr="009B7C1F">
        <w:rPr>
          <w:lang w:val="en-US"/>
        </w:rPr>
        <w:t>where they figure out how many flights are needed per task</w:t>
      </w:r>
      <w:r w:rsidR="00A52363">
        <w:rPr>
          <w:lang w:val="en-US"/>
        </w:rPr>
        <w:t>.</w:t>
      </w:r>
    </w:p>
    <w:p w14:paraId="323F6A98" w14:textId="77777777" w:rsidR="00593C8D" w:rsidRDefault="00593C8D" w:rsidP="00353D32">
      <w:pPr>
        <w:pStyle w:val="NoSpacing"/>
        <w:rPr>
          <w:lang w:val="en-US"/>
        </w:rPr>
      </w:pPr>
    </w:p>
    <w:p w14:paraId="45E9174B" w14:textId="77777777" w:rsidR="00593C8D" w:rsidRPr="009B7C1F" w:rsidRDefault="00593C8D" w:rsidP="00353D32">
      <w:pPr>
        <w:pStyle w:val="NoSpacing"/>
        <w:rPr>
          <w:lang w:val="en-US"/>
        </w:rPr>
      </w:pPr>
      <w:r>
        <w:rPr>
          <w:lang w:val="en-US"/>
        </w:rPr>
        <w:t>With the information so far, the AOD can be produced.</w:t>
      </w:r>
    </w:p>
    <w:p w14:paraId="1A2F7C6E" w14:textId="77777777" w:rsidR="005A3483" w:rsidRPr="009B7C1F" w:rsidRDefault="005A3483" w:rsidP="00353D32">
      <w:pPr>
        <w:pStyle w:val="NoSpacing"/>
        <w:rPr>
          <w:lang w:val="en-US"/>
        </w:rPr>
      </w:pPr>
    </w:p>
    <w:p w14:paraId="2AC535D2" w14:textId="77777777" w:rsidR="005A3483" w:rsidRDefault="008758E7" w:rsidP="00353D32">
      <w:pPr>
        <w:pStyle w:val="Heading3"/>
        <w:rPr>
          <w:lang w:val="en-US"/>
        </w:rPr>
      </w:pPr>
      <w:r w:rsidRPr="009B7C1F">
        <w:rPr>
          <w:lang w:val="en-US"/>
        </w:rPr>
        <w:t xml:space="preserve">Stage 3: </w:t>
      </w:r>
      <w:r w:rsidR="00A66878">
        <w:rPr>
          <w:lang w:val="en-US"/>
        </w:rPr>
        <w:t>ATO and ACO production</w:t>
      </w:r>
    </w:p>
    <w:p w14:paraId="6AAE730E" w14:textId="77777777" w:rsidR="00593C8D" w:rsidRDefault="00593C8D" w:rsidP="00593C8D">
      <w:pPr>
        <w:autoSpaceDE w:val="0"/>
        <w:autoSpaceDN w:val="0"/>
        <w:adjustRightInd w:val="0"/>
        <w:spacing w:after="0" w:line="240" w:lineRule="auto"/>
        <w:rPr>
          <w:lang w:val="en-US"/>
        </w:rPr>
      </w:pPr>
      <w:r w:rsidRPr="00BC4951">
        <w:rPr>
          <w:b/>
          <w:lang w:val="en-US"/>
        </w:rPr>
        <w:t>NOTE</w:t>
      </w:r>
      <w:r w:rsidRPr="00BC4951">
        <w:rPr>
          <w:lang w:val="en-US"/>
        </w:rPr>
        <w:t>:</w:t>
      </w:r>
      <w:r>
        <w:rPr>
          <w:lang w:val="en-US"/>
        </w:rPr>
        <w:t xml:space="preserve"> If multiple events are conducted within the same ATO, stage 3 is the only stage that will be repeated for the new event on the same ATO day (due to limitation of not knowing signups and needed to make a new ATO for the subsequent for the same ATO day).  </w:t>
      </w:r>
    </w:p>
    <w:p w14:paraId="4180E203" w14:textId="77777777" w:rsidR="00A52363" w:rsidRDefault="00A52363" w:rsidP="00593C8D">
      <w:pPr>
        <w:autoSpaceDE w:val="0"/>
        <w:autoSpaceDN w:val="0"/>
        <w:adjustRightInd w:val="0"/>
        <w:spacing w:after="0" w:line="240" w:lineRule="auto"/>
        <w:rPr>
          <w:lang w:val="en-US"/>
        </w:rPr>
      </w:pPr>
    </w:p>
    <w:p w14:paraId="086B6595" w14:textId="77777777" w:rsidR="00A52363" w:rsidRPr="009B7C1F" w:rsidRDefault="00A52363" w:rsidP="00A52363">
      <w:pPr>
        <w:pStyle w:val="NoSpacing"/>
        <w:rPr>
          <w:lang w:val="en-US"/>
        </w:rPr>
      </w:pPr>
      <w:r w:rsidRPr="009B7C1F">
        <w:rPr>
          <w:lang w:val="en-US"/>
        </w:rPr>
        <w:t xml:space="preserve">In this stage </w:t>
      </w:r>
      <w:r>
        <w:rPr>
          <w:lang w:val="en-US"/>
        </w:rPr>
        <w:t>the MAAP will be translated into actual taskings on the ATO. Based on the MAAP the ACO is</w:t>
      </w:r>
      <w:r w:rsidRPr="009B7C1F">
        <w:rPr>
          <w:lang w:val="en-US"/>
        </w:rPr>
        <w:t xml:space="preserve"> </w:t>
      </w:r>
      <w:r>
        <w:rPr>
          <w:lang w:val="en-US"/>
        </w:rPr>
        <w:t xml:space="preserve">also </w:t>
      </w:r>
      <w:r w:rsidRPr="009B7C1F">
        <w:rPr>
          <w:lang w:val="en-US"/>
        </w:rPr>
        <w:t>created.  As part of the taskings on the ATO, specific IR’s (Information Requirements) are attached to the tasking as needed.</w:t>
      </w:r>
    </w:p>
    <w:p w14:paraId="1B24CC77" w14:textId="77777777" w:rsidR="00A52363" w:rsidRDefault="00A52363" w:rsidP="00593C8D">
      <w:pPr>
        <w:autoSpaceDE w:val="0"/>
        <w:autoSpaceDN w:val="0"/>
        <w:adjustRightInd w:val="0"/>
        <w:spacing w:after="0" w:line="240" w:lineRule="auto"/>
        <w:rPr>
          <w:lang w:val="en-US"/>
        </w:rPr>
      </w:pPr>
    </w:p>
    <w:p w14:paraId="6DC4A1B5" w14:textId="77777777" w:rsidR="00593C8D" w:rsidRDefault="00593C8D" w:rsidP="00593C8D">
      <w:pPr>
        <w:pStyle w:val="NoSpacing"/>
        <w:rPr>
          <w:lang w:val="en-US"/>
        </w:rPr>
      </w:pPr>
    </w:p>
    <w:p w14:paraId="2B7C8A9A" w14:textId="77777777" w:rsidR="00593C8D" w:rsidRPr="00593C8D" w:rsidRDefault="00593C8D" w:rsidP="00593C8D">
      <w:pPr>
        <w:pStyle w:val="NoSpacing"/>
        <w:rPr>
          <w:lang w:val="en-US"/>
        </w:rPr>
      </w:pPr>
    </w:p>
    <w:p w14:paraId="63DDF482" w14:textId="77777777" w:rsidR="005A3483" w:rsidRPr="009B7C1F" w:rsidRDefault="005A3483" w:rsidP="00353D32">
      <w:pPr>
        <w:pStyle w:val="NoSpacing"/>
        <w:rPr>
          <w:lang w:val="en-US"/>
        </w:rPr>
      </w:pPr>
    </w:p>
    <w:p w14:paraId="54FA12C4" w14:textId="77777777" w:rsidR="005A3483" w:rsidRPr="009B7C1F" w:rsidRDefault="008758E7" w:rsidP="00353D32">
      <w:pPr>
        <w:pStyle w:val="Heading3"/>
        <w:rPr>
          <w:lang w:val="en-US"/>
        </w:rPr>
      </w:pPr>
      <w:r w:rsidRPr="009B7C1F">
        <w:rPr>
          <w:lang w:val="en-US"/>
        </w:rPr>
        <w:t xml:space="preserve">Stage 4: </w:t>
      </w:r>
      <w:r w:rsidR="00A66878">
        <w:rPr>
          <w:lang w:val="en-US"/>
        </w:rPr>
        <w:t>Execution</w:t>
      </w:r>
    </w:p>
    <w:p w14:paraId="18AEC67E" w14:textId="77777777" w:rsidR="00253369" w:rsidRPr="00623A04" w:rsidRDefault="00253369" w:rsidP="00253369">
      <w:pPr>
        <w:autoSpaceDE w:val="0"/>
        <w:autoSpaceDN w:val="0"/>
        <w:adjustRightInd w:val="0"/>
        <w:spacing w:after="0" w:line="240" w:lineRule="auto"/>
        <w:rPr>
          <w:lang w:val="en-US"/>
        </w:rPr>
      </w:pPr>
      <w:r>
        <w:rPr>
          <w:lang w:val="en-US"/>
        </w:rPr>
        <w:t xml:space="preserve">During execution </w:t>
      </w:r>
      <w:r w:rsidRPr="00623A04">
        <w:rPr>
          <w:lang w:val="en-US"/>
        </w:rPr>
        <w:t xml:space="preserve">JFACC have delegated authority to redirect air operations </w:t>
      </w:r>
      <w:r>
        <w:rPr>
          <w:lang w:val="en-US"/>
        </w:rPr>
        <w:t xml:space="preserve">to </w:t>
      </w:r>
      <w:r w:rsidRPr="00623A04">
        <w:rPr>
          <w:lang w:val="en-US"/>
        </w:rPr>
        <w:t>AWACS c</w:t>
      </w:r>
      <w:r>
        <w:rPr>
          <w:lang w:val="en-US"/>
        </w:rPr>
        <w:t>ontrollers. A good AOD with communicates the intent, direction and guidance from JFACC is needed for AWACS controllers to act and handle the event in the spirit of JFACC when unexpected situations occur.</w:t>
      </w:r>
    </w:p>
    <w:p w14:paraId="040188B9" w14:textId="77777777" w:rsidR="005A3483" w:rsidRDefault="005A3483" w:rsidP="00353D32">
      <w:pPr>
        <w:pStyle w:val="NoSpacing"/>
        <w:rPr>
          <w:lang w:val="en-US"/>
        </w:rPr>
      </w:pPr>
    </w:p>
    <w:p w14:paraId="49E6D67B" w14:textId="77777777" w:rsidR="00166A79" w:rsidRDefault="00166A79" w:rsidP="00353D32">
      <w:pPr>
        <w:pStyle w:val="NoSpacing"/>
        <w:rPr>
          <w:lang w:val="en-US"/>
        </w:rPr>
      </w:pPr>
    </w:p>
    <w:p w14:paraId="37BF0C25" w14:textId="77777777" w:rsidR="00166A79" w:rsidRDefault="00166A79" w:rsidP="00353D32">
      <w:pPr>
        <w:pStyle w:val="NoSpacing"/>
        <w:rPr>
          <w:lang w:val="en-US"/>
        </w:rPr>
      </w:pPr>
    </w:p>
    <w:p w14:paraId="3741AAA7" w14:textId="77777777" w:rsidR="00166A79" w:rsidRDefault="00166A79" w:rsidP="00353D32">
      <w:pPr>
        <w:pStyle w:val="NoSpacing"/>
        <w:rPr>
          <w:lang w:val="en-US"/>
        </w:rPr>
      </w:pPr>
    </w:p>
    <w:p w14:paraId="6D3C9FE2" w14:textId="77777777" w:rsidR="00166A79" w:rsidRDefault="00166A79" w:rsidP="00353D32">
      <w:pPr>
        <w:pStyle w:val="NoSpacing"/>
        <w:rPr>
          <w:lang w:val="en-US"/>
        </w:rPr>
      </w:pPr>
    </w:p>
    <w:p w14:paraId="49CE8B6D" w14:textId="77777777" w:rsidR="00166A79" w:rsidRDefault="00166A79" w:rsidP="00353D32">
      <w:pPr>
        <w:pStyle w:val="NoSpacing"/>
        <w:rPr>
          <w:lang w:val="en-US"/>
        </w:rPr>
      </w:pPr>
    </w:p>
    <w:p w14:paraId="13C7A4D9" w14:textId="77777777" w:rsidR="00166A79" w:rsidRDefault="00166A79" w:rsidP="00353D32">
      <w:pPr>
        <w:pStyle w:val="NoSpacing"/>
        <w:rPr>
          <w:lang w:val="en-US"/>
        </w:rPr>
      </w:pPr>
    </w:p>
    <w:p w14:paraId="6D0BE0E9" w14:textId="77777777" w:rsidR="00166A79" w:rsidRDefault="00166A79" w:rsidP="00353D32">
      <w:pPr>
        <w:pStyle w:val="NoSpacing"/>
        <w:rPr>
          <w:lang w:val="en-US"/>
        </w:rPr>
      </w:pPr>
    </w:p>
    <w:p w14:paraId="7BC040CE" w14:textId="77777777" w:rsidR="00166A79" w:rsidRDefault="00166A79" w:rsidP="00353D32">
      <w:pPr>
        <w:pStyle w:val="NoSpacing"/>
        <w:rPr>
          <w:lang w:val="en-US"/>
        </w:rPr>
      </w:pPr>
    </w:p>
    <w:p w14:paraId="198309E9" w14:textId="77777777" w:rsidR="00166A79" w:rsidRDefault="00166A79" w:rsidP="00353D32">
      <w:pPr>
        <w:pStyle w:val="NoSpacing"/>
        <w:rPr>
          <w:lang w:val="en-US"/>
        </w:rPr>
      </w:pPr>
    </w:p>
    <w:p w14:paraId="531FF8D9" w14:textId="77777777" w:rsidR="00166A79" w:rsidRPr="009B7C1F" w:rsidRDefault="00166A79" w:rsidP="00353D32">
      <w:pPr>
        <w:pStyle w:val="NoSpacing"/>
        <w:rPr>
          <w:lang w:val="en-US"/>
        </w:rPr>
      </w:pPr>
    </w:p>
    <w:p w14:paraId="0C9A886F" w14:textId="77777777" w:rsidR="0032543F" w:rsidRDefault="00F913E7" w:rsidP="00F913E7">
      <w:pPr>
        <w:pStyle w:val="Heading1"/>
        <w:rPr>
          <w:lang w:val="en-US"/>
        </w:rPr>
      </w:pPr>
      <w:r>
        <w:rPr>
          <w:lang w:val="en-US"/>
        </w:rPr>
        <w:t>JFACC organization</w:t>
      </w:r>
    </w:p>
    <w:p w14:paraId="1F70B782" w14:textId="77777777" w:rsidR="00F913E7" w:rsidRDefault="00F913E7" w:rsidP="00353D32">
      <w:pPr>
        <w:pStyle w:val="NoSpacing"/>
        <w:rPr>
          <w:lang w:val="en-US"/>
        </w:rPr>
      </w:pPr>
      <w:r>
        <w:rPr>
          <w:lang w:val="en-US"/>
        </w:rPr>
        <w:t>Best practice for</w:t>
      </w:r>
      <w:r w:rsidR="0023583E">
        <w:rPr>
          <w:lang w:val="en-US"/>
        </w:rPr>
        <w:t xml:space="preserve"> JFACC is:</w:t>
      </w:r>
    </w:p>
    <w:p w14:paraId="423CBE02" w14:textId="77777777" w:rsidR="00F913E7" w:rsidRDefault="00F913E7" w:rsidP="00723C82">
      <w:pPr>
        <w:pStyle w:val="Heading2"/>
        <w:rPr>
          <w:lang w:val="en-US"/>
        </w:rPr>
      </w:pPr>
      <w:r>
        <w:rPr>
          <w:lang w:val="en-US"/>
        </w:rPr>
        <w:t>Air campaign planning</w:t>
      </w:r>
    </w:p>
    <w:p w14:paraId="2F522D04" w14:textId="77777777" w:rsidR="006C1DA1" w:rsidRPr="006C1DA1" w:rsidRDefault="006C1DA1" w:rsidP="006C1DA1">
      <w:pPr>
        <w:pStyle w:val="NoSpacing"/>
        <w:rPr>
          <w:lang w:val="en-US"/>
        </w:rPr>
      </w:pPr>
      <w:r>
        <w:rPr>
          <w:lang w:val="en-US"/>
        </w:rPr>
        <w:t>It is recommended that one member of the JFACC team is in charge, as it will be easier to maintain overall understanding and making sure the entire team gets through the process.</w:t>
      </w:r>
    </w:p>
    <w:p w14:paraId="7E95C791" w14:textId="77777777" w:rsidR="00F913E7" w:rsidRDefault="00F913E7" w:rsidP="00353D32">
      <w:pPr>
        <w:pStyle w:val="NoSpacing"/>
        <w:rPr>
          <w:lang w:val="en-US"/>
        </w:rPr>
      </w:pPr>
    </w:p>
    <w:p w14:paraId="53161311" w14:textId="77777777" w:rsidR="00F913E7" w:rsidRDefault="00F913E7" w:rsidP="00723C82">
      <w:pPr>
        <w:pStyle w:val="Heading2"/>
        <w:rPr>
          <w:lang w:val="en-US"/>
        </w:rPr>
      </w:pPr>
      <w:r>
        <w:rPr>
          <w:lang w:val="en-US"/>
        </w:rPr>
        <w:t>Air tasking cycle:</w:t>
      </w:r>
    </w:p>
    <w:p w14:paraId="10E643BA" w14:textId="77777777" w:rsidR="00F913E7" w:rsidRDefault="00F913E7" w:rsidP="00353D32">
      <w:pPr>
        <w:pStyle w:val="NoSpacing"/>
        <w:rPr>
          <w:lang w:val="en-US"/>
        </w:rPr>
      </w:pPr>
      <w:r>
        <w:rPr>
          <w:lang w:val="en-US"/>
        </w:rPr>
        <w:t xml:space="preserve">It is recommended, that one JFACC member is responsible for </w:t>
      </w:r>
      <w:r w:rsidR="006C1DA1">
        <w:rPr>
          <w:lang w:val="en-US"/>
        </w:rPr>
        <w:t>an</w:t>
      </w:r>
      <w:r>
        <w:rPr>
          <w:lang w:val="en-US"/>
        </w:rPr>
        <w:t xml:space="preserve"> ATO, and follow this ATO through the various steps in the air tasking cycle:</w:t>
      </w:r>
    </w:p>
    <w:p w14:paraId="6CC0F429" w14:textId="77777777" w:rsidR="00F913E7" w:rsidRDefault="00F913E7" w:rsidP="00353D32">
      <w:pPr>
        <w:pStyle w:val="NoSpacing"/>
        <w:rPr>
          <w:lang w:val="en-US"/>
        </w:rPr>
      </w:pPr>
      <w:r>
        <w:rPr>
          <w:lang w:val="en-US"/>
        </w:rPr>
        <w:t xml:space="preserve">In example below, JFACC member 1 is responsible for ATO A to be flown on Day 1 of the campaign. JFACC member 1 will conduct the stages in the air planning cycle sequentially. </w:t>
      </w:r>
    </w:p>
    <w:p w14:paraId="4163AE93" w14:textId="77777777" w:rsidR="00F913E7" w:rsidRDefault="00F913E7" w:rsidP="00353D32">
      <w:pPr>
        <w:pStyle w:val="NoSpacing"/>
        <w:rPr>
          <w:lang w:val="en-US"/>
        </w:rPr>
      </w:pPr>
    </w:p>
    <w:p w14:paraId="282D039D" w14:textId="77777777" w:rsidR="00F913E7" w:rsidRDefault="00F913E7" w:rsidP="00353D32">
      <w:pPr>
        <w:pStyle w:val="NoSpacing"/>
        <w:rPr>
          <w:lang w:val="en-US"/>
        </w:rPr>
      </w:pPr>
      <w:r>
        <w:rPr>
          <w:lang w:val="en-US"/>
        </w:rPr>
        <w:t>For the week where ATO A is flown on Sunday (D1), then JFACC member 2 is preparing the ATO for Day 2 of the campaign, while JFACC member 3 is going through stage 2 in the air tasking cycle and focusing on completing the JPTL and MAAP for the ATO for D3. At the same time JFACC member 4 is going through stage 1 and focusing on the objectives and effects for the ATO scheduled for D4.</w:t>
      </w:r>
    </w:p>
    <w:p w14:paraId="61F05914" w14:textId="77777777" w:rsidR="00F913E7" w:rsidRDefault="00F913E7" w:rsidP="00353D32">
      <w:pPr>
        <w:pStyle w:val="NoSpacing"/>
        <w:rPr>
          <w:lang w:val="en-US"/>
        </w:rPr>
      </w:pPr>
    </w:p>
    <w:p w14:paraId="5C963333" w14:textId="77777777" w:rsidR="00F913E7" w:rsidRDefault="00F913E7" w:rsidP="00353D32">
      <w:pPr>
        <w:pStyle w:val="NoSpacing"/>
        <w:rPr>
          <w:lang w:val="en-US"/>
        </w:rPr>
      </w:pPr>
    </w:p>
    <w:p w14:paraId="09370AB1" w14:textId="77777777" w:rsidR="00F913E7" w:rsidRDefault="00F913E7" w:rsidP="00353D32">
      <w:pPr>
        <w:pStyle w:val="NoSpacing"/>
        <w:rPr>
          <w:lang w:val="en-US"/>
        </w:rPr>
      </w:pPr>
      <w:r w:rsidRPr="00F913E7">
        <w:rPr>
          <w:noProof/>
        </w:rPr>
        <w:drawing>
          <wp:inline distT="0" distB="0" distL="0" distR="0" wp14:anchorId="5271DA99" wp14:editId="74DBFB84">
            <wp:extent cx="4221494" cy="1637969"/>
            <wp:effectExtent l="19050" t="0" r="7606" b="0"/>
            <wp:docPr id="1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4222007" cy="1638168"/>
                    </a:xfrm>
                    <a:prstGeom prst="rect">
                      <a:avLst/>
                    </a:prstGeom>
                    <a:noFill/>
                    <a:ln w="9525">
                      <a:noFill/>
                      <a:miter lim="800000"/>
                      <a:headEnd/>
                      <a:tailEnd/>
                    </a:ln>
                  </pic:spPr>
                </pic:pic>
              </a:graphicData>
            </a:graphic>
          </wp:inline>
        </w:drawing>
      </w:r>
    </w:p>
    <w:p w14:paraId="1FA1CFA4" w14:textId="77777777" w:rsidR="006C1DA1" w:rsidRDefault="006C1DA1" w:rsidP="00353D32">
      <w:pPr>
        <w:pStyle w:val="NoSpacing"/>
        <w:rPr>
          <w:lang w:val="en-US"/>
        </w:rPr>
      </w:pPr>
    </w:p>
    <w:p w14:paraId="1DA787EB" w14:textId="77777777" w:rsidR="006C1DA1" w:rsidRDefault="006C1DA1" w:rsidP="00353D32">
      <w:pPr>
        <w:pStyle w:val="NoSpacing"/>
        <w:rPr>
          <w:lang w:val="en-US"/>
        </w:rPr>
      </w:pPr>
      <w:r>
        <w:rPr>
          <w:lang w:val="en-US"/>
        </w:rPr>
        <w:t>Note that when the different stages take place is not important, and such all steps can be conducted in the same week of the event, or it can be spread out over more weeks. This is intended to facilitate for people having different schedules and different ability for the effort needed to plan for the event.</w:t>
      </w:r>
    </w:p>
    <w:p w14:paraId="3F1604D5" w14:textId="77777777" w:rsidR="00A52363" w:rsidRDefault="00A52363" w:rsidP="00353D32">
      <w:pPr>
        <w:pStyle w:val="NoSpacing"/>
        <w:rPr>
          <w:lang w:val="en-US"/>
        </w:rPr>
      </w:pPr>
    </w:p>
    <w:p w14:paraId="4AC43DA3" w14:textId="77777777" w:rsidR="00A52363" w:rsidRDefault="00A52363" w:rsidP="00353D32">
      <w:pPr>
        <w:pStyle w:val="NoSpacing"/>
        <w:rPr>
          <w:lang w:val="en-US"/>
        </w:rPr>
      </w:pPr>
    </w:p>
    <w:p w14:paraId="657D8362" w14:textId="77777777" w:rsidR="0032543F" w:rsidRDefault="0032543F" w:rsidP="0032543F">
      <w:pPr>
        <w:pStyle w:val="Heading1"/>
        <w:rPr>
          <w:lang w:val="en-US"/>
        </w:rPr>
      </w:pPr>
      <w:r>
        <w:rPr>
          <w:lang w:val="en-US"/>
        </w:rPr>
        <w:lastRenderedPageBreak/>
        <w:t>ANNEX</w:t>
      </w:r>
    </w:p>
    <w:p w14:paraId="1B263965" w14:textId="77777777" w:rsidR="0032543F" w:rsidRDefault="0032543F" w:rsidP="0032543F">
      <w:pPr>
        <w:pStyle w:val="Heading2"/>
        <w:rPr>
          <w:lang w:val="en-US"/>
        </w:rPr>
      </w:pPr>
      <w:bookmarkStart w:id="128" w:name="_Annex_1:_Worksheet"/>
      <w:bookmarkEnd w:id="128"/>
      <w:r>
        <w:rPr>
          <w:lang w:val="en-US"/>
        </w:rPr>
        <w:t>Annex 1: Worksheet for understanding objectives</w:t>
      </w:r>
    </w:p>
    <w:p w14:paraId="247495A9" w14:textId="77777777" w:rsidR="0032543F" w:rsidRDefault="0032543F" w:rsidP="0032543F">
      <w:pPr>
        <w:pStyle w:val="NoSpacing"/>
        <w:rPr>
          <w:lang w:val="en-US"/>
        </w:rPr>
      </w:pPr>
    </w:p>
    <w:p w14:paraId="279E3030" w14:textId="77777777" w:rsidR="0032543F" w:rsidRDefault="006C1DA1" w:rsidP="0032543F">
      <w:pPr>
        <w:pStyle w:val="NoSpacing"/>
        <w:rPr>
          <w:lang w:val="en-US"/>
        </w:rPr>
      </w:pPr>
      <w:commentRangeStart w:id="129"/>
      <w:r>
        <w:rPr>
          <w:lang w:val="en-US"/>
        </w:rPr>
        <w:t xml:space="preserve">Objective </w:t>
      </w:r>
      <w:r w:rsidR="0032543F">
        <w:rPr>
          <w:lang w:val="en-US"/>
        </w:rPr>
        <w:t>(XX)</w:t>
      </w:r>
    </w:p>
    <w:p w14:paraId="7AAB7953" w14:textId="77777777" w:rsidR="0032543F" w:rsidRDefault="0032543F" w:rsidP="0032543F">
      <w:pPr>
        <w:pStyle w:val="NoSpacing"/>
        <w:rPr>
          <w:lang w:val="en-US"/>
        </w:rPr>
      </w:pPr>
      <w:r>
        <w:rPr>
          <w:lang w:val="en-US"/>
        </w:rPr>
        <w:t>Identify the enemy activity to be affected (</w:t>
      </w:r>
      <w:r w:rsidRPr="003E3EEE">
        <w:rPr>
          <w:b/>
          <w:lang w:val="en-US"/>
        </w:rPr>
        <w:t>WHAT</w:t>
      </w:r>
      <w:r>
        <w:rPr>
          <w:lang w:val="en-US"/>
        </w:rPr>
        <w:t xml:space="preserve"> do we want to do?)</w:t>
      </w:r>
    </w:p>
    <w:p w14:paraId="1F5A67D4" w14:textId="77777777" w:rsidR="003E3EEE" w:rsidRDefault="003E3EEE" w:rsidP="0032543F">
      <w:pPr>
        <w:pStyle w:val="NoSpacing"/>
        <w:rPr>
          <w:lang w:val="en-US"/>
        </w:rPr>
      </w:pPr>
      <w:r>
        <w:rPr>
          <w:lang w:val="en-US"/>
        </w:rPr>
        <w:t>Answer:</w:t>
      </w:r>
    </w:p>
    <w:p w14:paraId="6A4E0176" w14:textId="77777777" w:rsidR="0032543F" w:rsidRDefault="0032543F" w:rsidP="0032543F">
      <w:pPr>
        <w:pStyle w:val="NoSpacing"/>
        <w:rPr>
          <w:lang w:val="en-US"/>
        </w:rPr>
      </w:pPr>
    </w:p>
    <w:p w14:paraId="4D9AF6B7" w14:textId="77777777" w:rsidR="003E3EEE" w:rsidRDefault="003E3EEE" w:rsidP="0032543F">
      <w:pPr>
        <w:pStyle w:val="NoSpacing"/>
        <w:rPr>
          <w:lang w:val="en-US"/>
        </w:rPr>
      </w:pPr>
    </w:p>
    <w:p w14:paraId="4CF7A511" w14:textId="77777777" w:rsidR="003E3EEE" w:rsidRDefault="003E3EEE" w:rsidP="0032543F">
      <w:pPr>
        <w:pStyle w:val="NoSpacing"/>
        <w:rPr>
          <w:lang w:val="en-US"/>
        </w:rPr>
      </w:pPr>
    </w:p>
    <w:p w14:paraId="53846E2B" w14:textId="77777777" w:rsidR="0032543F" w:rsidRDefault="0032543F" w:rsidP="0032543F">
      <w:pPr>
        <w:pStyle w:val="NoSpacing"/>
        <w:rPr>
          <w:b/>
          <w:lang w:val="en-US"/>
        </w:rPr>
      </w:pPr>
      <w:r>
        <w:rPr>
          <w:lang w:val="en-US"/>
        </w:rPr>
        <w:t xml:space="preserve">Identify the target system(s) performing the activity (Against </w:t>
      </w:r>
      <w:r w:rsidRPr="003E3EEE">
        <w:rPr>
          <w:b/>
          <w:lang w:val="en-US"/>
        </w:rPr>
        <w:t>WHOM?</w:t>
      </w:r>
      <w:r w:rsidR="003E3EEE" w:rsidRPr="003E3EEE">
        <w:rPr>
          <w:b/>
          <w:lang w:val="en-US"/>
        </w:rPr>
        <w:t>)</w:t>
      </w:r>
    </w:p>
    <w:p w14:paraId="1A833E2A" w14:textId="77777777" w:rsidR="003E3EEE" w:rsidRPr="003E3EEE" w:rsidRDefault="003E3EEE" w:rsidP="0032543F">
      <w:pPr>
        <w:pStyle w:val="NoSpacing"/>
        <w:rPr>
          <w:lang w:val="en-US"/>
        </w:rPr>
      </w:pPr>
      <w:r w:rsidRPr="003E3EEE">
        <w:rPr>
          <w:lang w:val="en-US"/>
        </w:rPr>
        <w:t>Answer:</w:t>
      </w:r>
    </w:p>
    <w:p w14:paraId="37F4A33B" w14:textId="77777777" w:rsidR="003E3EEE" w:rsidRDefault="003E3EEE" w:rsidP="0032543F">
      <w:pPr>
        <w:pStyle w:val="NoSpacing"/>
        <w:rPr>
          <w:b/>
          <w:lang w:val="en-US"/>
        </w:rPr>
      </w:pPr>
    </w:p>
    <w:p w14:paraId="3F26DD55" w14:textId="77777777" w:rsidR="003E3EEE" w:rsidRDefault="003E3EEE" w:rsidP="0032543F">
      <w:pPr>
        <w:pStyle w:val="NoSpacing"/>
        <w:rPr>
          <w:b/>
          <w:lang w:val="en-US"/>
        </w:rPr>
      </w:pPr>
    </w:p>
    <w:p w14:paraId="5105E9FB" w14:textId="77777777" w:rsidR="003E3EEE" w:rsidRDefault="003E3EEE" w:rsidP="0032543F">
      <w:pPr>
        <w:pStyle w:val="NoSpacing"/>
        <w:rPr>
          <w:b/>
          <w:lang w:val="en-US"/>
        </w:rPr>
      </w:pPr>
    </w:p>
    <w:p w14:paraId="6AEE35CC" w14:textId="77777777" w:rsidR="003E3EEE" w:rsidRDefault="003E3EEE" w:rsidP="003E3EEE">
      <w:pPr>
        <w:pStyle w:val="NoSpacing"/>
        <w:rPr>
          <w:lang w:val="en-US"/>
        </w:rPr>
      </w:pPr>
      <w:r>
        <w:rPr>
          <w:lang w:val="en-US"/>
        </w:rPr>
        <w:t>Identify the specific location where enemy activity should be modified (</w:t>
      </w:r>
      <w:r w:rsidRPr="003E3EEE">
        <w:rPr>
          <w:b/>
          <w:lang w:val="en-US"/>
        </w:rPr>
        <w:t>WHERE</w:t>
      </w:r>
      <w:r>
        <w:rPr>
          <w:lang w:val="en-US"/>
        </w:rPr>
        <w:t xml:space="preserve"> do we want to affect the enemy activity)</w:t>
      </w:r>
    </w:p>
    <w:p w14:paraId="4F92B75D" w14:textId="77777777" w:rsidR="003E3EEE" w:rsidRDefault="003E3EEE" w:rsidP="003E3EEE">
      <w:pPr>
        <w:pStyle w:val="NoSpacing"/>
        <w:rPr>
          <w:lang w:val="en-US"/>
        </w:rPr>
      </w:pPr>
      <w:r>
        <w:rPr>
          <w:lang w:val="en-US"/>
        </w:rPr>
        <w:t>Answer:</w:t>
      </w:r>
    </w:p>
    <w:p w14:paraId="4A91461F" w14:textId="77777777" w:rsidR="003E3EEE" w:rsidRDefault="003E3EEE" w:rsidP="003E3EEE">
      <w:pPr>
        <w:pStyle w:val="NoSpacing"/>
        <w:rPr>
          <w:lang w:val="en-US"/>
        </w:rPr>
      </w:pPr>
    </w:p>
    <w:p w14:paraId="423BFD36" w14:textId="77777777" w:rsidR="003E3EEE" w:rsidRDefault="003E3EEE" w:rsidP="003E3EEE">
      <w:pPr>
        <w:pStyle w:val="NoSpacing"/>
        <w:rPr>
          <w:lang w:val="en-US"/>
        </w:rPr>
      </w:pPr>
    </w:p>
    <w:p w14:paraId="126DD451" w14:textId="77777777" w:rsidR="003E3EEE" w:rsidRDefault="003E3EEE" w:rsidP="003E3EEE">
      <w:pPr>
        <w:pStyle w:val="NoSpacing"/>
        <w:rPr>
          <w:lang w:val="en-US"/>
        </w:rPr>
      </w:pPr>
    </w:p>
    <w:p w14:paraId="1A76D6C8" w14:textId="77777777" w:rsidR="003E3EEE" w:rsidRDefault="003E3EEE" w:rsidP="003E3EEE">
      <w:pPr>
        <w:pStyle w:val="NoSpacing"/>
        <w:rPr>
          <w:lang w:val="en-US"/>
        </w:rPr>
      </w:pPr>
      <w:r>
        <w:rPr>
          <w:lang w:val="en-US"/>
        </w:rPr>
        <w:t>Determine the opportune time and duration to impact the enemy (</w:t>
      </w:r>
      <w:r w:rsidRPr="003E3EEE">
        <w:rPr>
          <w:b/>
          <w:lang w:val="en-US"/>
        </w:rPr>
        <w:t>WHEN</w:t>
      </w:r>
      <w:r>
        <w:rPr>
          <w:lang w:val="en-US"/>
        </w:rPr>
        <w:t xml:space="preserve"> and for </w:t>
      </w:r>
      <w:r w:rsidRPr="003E3EEE">
        <w:rPr>
          <w:b/>
          <w:lang w:val="en-US"/>
        </w:rPr>
        <w:t>HOW LONG</w:t>
      </w:r>
      <w:r>
        <w:rPr>
          <w:lang w:val="en-US"/>
        </w:rPr>
        <w:t xml:space="preserve"> do we want to impact the objectives?)</w:t>
      </w:r>
    </w:p>
    <w:p w14:paraId="5C1A88B4" w14:textId="77777777" w:rsidR="003E3EEE" w:rsidRDefault="003E3EEE" w:rsidP="003E3EEE">
      <w:pPr>
        <w:pStyle w:val="NoSpacing"/>
        <w:rPr>
          <w:lang w:val="en-US"/>
        </w:rPr>
      </w:pPr>
      <w:r>
        <w:rPr>
          <w:lang w:val="en-US"/>
        </w:rPr>
        <w:t>Answer:</w:t>
      </w:r>
    </w:p>
    <w:p w14:paraId="00FB3743" w14:textId="77777777" w:rsidR="003E3EEE" w:rsidRDefault="003E3EEE" w:rsidP="0032543F">
      <w:pPr>
        <w:pStyle w:val="NoSpacing"/>
        <w:rPr>
          <w:lang w:val="en-US"/>
        </w:rPr>
      </w:pPr>
    </w:p>
    <w:p w14:paraId="4083BEF6" w14:textId="77777777" w:rsidR="0032543F" w:rsidRDefault="0032543F" w:rsidP="0032543F">
      <w:pPr>
        <w:pStyle w:val="NoSpacing"/>
        <w:rPr>
          <w:lang w:val="en-US"/>
        </w:rPr>
      </w:pPr>
    </w:p>
    <w:p w14:paraId="1941B0FF" w14:textId="77777777" w:rsidR="003E3EEE" w:rsidRDefault="003E3EEE" w:rsidP="0032543F">
      <w:pPr>
        <w:pStyle w:val="NoSpacing"/>
        <w:rPr>
          <w:lang w:val="en-US"/>
        </w:rPr>
      </w:pPr>
    </w:p>
    <w:p w14:paraId="082FEC79" w14:textId="77777777" w:rsidR="0032543F" w:rsidRDefault="0032543F" w:rsidP="0032543F">
      <w:pPr>
        <w:pStyle w:val="NoSpacing"/>
        <w:rPr>
          <w:lang w:val="en-US"/>
        </w:rPr>
      </w:pPr>
      <w:r>
        <w:rPr>
          <w:lang w:val="en-US"/>
        </w:rPr>
        <w:t>Identify logical, available assets that can reach the objective target(s) within time constraints (</w:t>
      </w:r>
      <w:r w:rsidRPr="003E3EEE">
        <w:rPr>
          <w:b/>
          <w:lang w:val="en-US"/>
        </w:rPr>
        <w:t xml:space="preserve">HOW </w:t>
      </w:r>
      <w:r>
        <w:rPr>
          <w:lang w:val="en-US"/>
        </w:rPr>
        <w:t>do we want to reach the objective)</w:t>
      </w:r>
      <w:r w:rsidR="003E3EEE">
        <w:rPr>
          <w:lang w:val="en-US"/>
        </w:rPr>
        <w:t>.</w:t>
      </w:r>
    </w:p>
    <w:p w14:paraId="318F9C86" w14:textId="77777777" w:rsidR="003E3EEE" w:rsidRDefault="003E3EEE" w:rsidP="0032543F">
      <w:pPr>
        <w:pStyle w:val="NoSpacing"/>
        <w:rPr>
          <w:lang w:val="en-US"/>
        </w:rPr>
      </w:pPr>
      <w:r>
        <w:rPr>
          <w:lang w:val="en-US"/>
        </w:rPr>
        <w:t>Answer:</w:t>
      </w:r>
    </w:p>
    <w:p w14:paraId="6D748DDA" w14:textId="77777777" w:rsidR="0032543F" w:rsidRDefault="0032543F" w:rsidP="0032543F">
      <w:pPr>
        <w:pStyle w:val="NoSpacing"/>
        <w:rPr>
          <w:lang w:val="en-US"/>
        </w:rPr>
      </w:pPr>
    </w:p>
    <w:p w14:paraId="2B72E7D9" w14:textId="77777777" w:rsidR="003E3EEE" w:rsidRDefault="003E3EEE" w:rsidP="0032543F">
      <w:pPr>
        <w:pStyle w:val="NoSpacing"/>
        <w:rPr>
          <w:lang w:val="en-US"/>
        </w:rPr>
      </w:pPr>
    </w:p>
    <w:p w14:paraId="723528DA" w14:textId="77777777" w:rsidR="003E3EEE" w:rsidRDefault="003E3EEE" w:rsidP="0032543F">
      <w:pPr>
        <w:pStyle w:val="NoSpacing"/>
        <w:rPr>
          <w:lang w:val="en-US"/>
        </w:rPr>
      </w:pPr>
    </w:p>
    <w:p w14:paraId="7C6D15CC" w14:textId="77777777" w:rsidR="0032543F" w:rsidRDefault="0032543F" w:rsidP="0032543F">
      <w:pPr>
        <w:pStyle w:val="NoSpacing"/>
        <w:rPr>
          <w:lang w:val="en-US"/>
        </w:rPr>
      </w:pPr>
      <w:r>
        <w:rPr>
          <w:lang w:val="en-US"/>
        </w:rPr>
        <w:t>State attainable, quantifiable criteria against which effectiveness/success will be measured (</w:t>
      </w:r>
      <w:r w:rsidRPr="003E3EEE">
        <w:rPr>
          <w:b/>
          <w:lang w:val="en-US"/>
        </w:rPr>
        <w:t xml:space="preserve">TO WHAT DEGREE </w:t>
      </w:r>
      <w:r>
        <w:rPr>
          <w:lang w:val="en-US"/>
        </w:rPr>
        <w:t>do we want to reach the objective)</w:t>
      </w:r>
    </w:p>
    <w:p w14:paraId="7FEA34CF" w14:textId="77777777" w:rsidR="003E3EEE" w:rsidRDefault="003E3EEE" w:rsidP="0032543F">
      <w:pPr>
        <w:pStyle w:val="NoSpacing"/>
        <w:rPr>
          <w:lang w:val="en-US"/>
        </w:rPr>
      </w:pPr>
      <w:r>
        <w:rPr>
          <w:lang w:val="en-US"/>
        </w:rPr>
        <w:t>Answer:</w:t>
      </w:r>
    </w:p>
    <w:p w14:paraId="56F8D339" w14:textId="77777777" w:rsidR="0032543F" w:rsidRDefault="0032543F" w:rsidP="0032543F">
      <w:pPr>
        <w:pStyle w:val="NoSpacing"/>
        <w:rPr>
          <w:lang w:val="en-US"/>
        </w:rPr>
      </w:pPr>
    </w:p>
    <w:p w14:paraId="22CC0C73" w14:textId="77777777" w:rsidR="0032543F" w:rsidRDefault="0032543F" w:rsidP="0032543F">
      <w:pPr>
        <w:pStyle w:val="NoSpacing"/>
        <w:rPr>
          <w:lang w:val="en-US"/>
        </w:rPr>
      </w:pPr>
    </w:p>
    <w:p w14:paraId="090649FC" w14:textId="77777777" w:rsidR="0032543F" w:rsidRDefault="0032543F" w:rsidP="0032543F">
      <w:pPr>
        <w:pStyle w:val="NoSpacing"/>
        <w:rPr>
          <w:lang w:val="en-US"/>
        </w:rPr>
      </w:pPr>
    </w:p>
    <w:p w14:paraId="5150F07C" w14:textId="77777777" w:rsidR="0032543F" w:rsidRDefault="0032543F" w:rsidP="0032543F">
      <w:pPr>
        <w:pStyle w:val="NoSpacing"/>
        <w:rPr>
          <w:lang w:val="en-US"/>
        </w:rPr>
      </w:pPr>
      <w:r>
        <w:rPr>
          <w:lang w:val="en-US"/>
        </w:rPr>
        <w:t>Perform cost analysis to estimate the cost versus potential benefit. (</w:t>
      </w:r>
      <w:r w:rsidRPr="003E3EEE">
        <w:rPr>
          <w:b/>
          <w:lang w:val="en-US"/>
        </w:rPr>
        <w:t>HOW MUCH</w:t>
      </w:r>
      <w:r>
        <w:rPr>
          <w:lang w:val="en-US"/>
        </w:rPr>
        <w:t xml:space="preserve"> will it cost to reach the objective, and is it </w:t>
      </w:r>
      <w:r w:rsidRPr="003E3EEE">
        <w:rPr>
          <w:b/>
          <w:lang w:val="en-US"/>
        </w:rPr>
        <w:t>WORTH</w:t>
      </w:r>
      <w:r>
        <w:rPr>
          <w:lang w:val="en-US"/>
        </w:rPr>
        <w:t xml:space="preserve"> it?)</w:t>
      </w:r>
    </w:p>
    <w:p w14:paraId="292697C5" w14:textId="77777777" w:rsidR="003E3EEE" w:rsidRDefault="003E3EEE" w:rsidP="0032543F">
      <w:pPr>
        <w:pStyle w:val="NoSpacing"/>
        <w:rPr>
          <w:lang w:val="en-US"/>
        </w:rPr>
      </w:pPr>
      <w:r>
        <w:rPr>
          <w:lang w:val="en-US"/>
        </w:rPr>
        <w:t>Answer:</w:t>
      </w:r>
    </w:p>
    <w:p w14:paraId="4899286C" w14:textId="77777777" w:rsidR="0032543F" w:rsidRDefault="0032543F" w:rsidP="0032543F">
      <w:pPr>
        <w:pStyle w:val="NoSpacing"/>
        <w:rPr>
          <w:lang w:val="en-US"/>
        </w:rPr>
      </w:pPr>
    </w:p>
    <w:p w14:paraId="36B0987E" w14:textId="77777777" w:rsidR="003E3EEE" w:rsidRDefault="003E3EEE" w:rsidP="0032543F">
      <w:pPr>
        <w:pStyle w:val="NoSpacing"/>
        <w:rPr>
          <w:lang w:val="en-US"/>
        </w:rPr>
      </w:pPr>
    </w:p>
    <w:p w14:paraId="2FD6EAC6" w14:textId="77777777" w:rsidR="003E3EEE" w:rsidRDefault="003E3EEE" w:rsidP="0032543F">
      <w:pPr>
        <w:pStyle w:val="NoSpacing"/>
        <w:rPr>
          <w:lang w:val="en-US"/>
        </w:rPr>
      </w:pPr>
    </w:p>
    <w:p w14:paraId="62F96EF7" w14:textId="77777777" w:rsidR="0032543F" w:rsidRDefault="003E3EEE" w:rsidP="0032543F">
      <w:pPr>
        <w:pStyle w:val="NoSpacing"/>
        <w:rPr>
          <w:lang w:val="en-US"/>
        </w:rPr>
      </w:pPr>
      <w:r>
        <w:rPr>
          <w:lang w:val="en-US"/>
        </w:rPr>
        <w:t>Check the objective against all known guidance. (</w:t>
      </w:r>
      <w:r w:rsidRPr="003E3EEE">
        <w:rPr>
          <w:b/>
          <w:lang w:val="en-US"/>
        </w:rPr>
        <w:t>WHY</w:t>
      </w:r>
      <w:r>
        <w:rPr>
          <w:lang w:val="en-US"/>
        </w:rPr>
        <w:t xml:space="preserve"> do we want to reach the </w:t>
      </w:r>
      <w:r w:rsidR="0023583E">
        <w:rPr>
          <w:lang w:val="en-US"/>
        </w:rPr>
        <w:t>objective?</w:t>
      </w:r>
      <w:r>
        <w:rPr>
          <w:lang w:val="en-US"/>
        </w:rPr>
        <w:t>)</w:t>
      </w:r>
    </w:p>
    <w:p w14:paraId="1622ED0C" w14:textId="77777777" w:rsidR="003E3EEE" w:rsidRPr="0032543F" w:rsidRDefault="003E3EEE" w:rsidP="0032543F">
      <w:pPr>
        <w:pStyle w:val="NoSpacing"/>
        <w:rPr>
          <w:lang w:val="en-US"/>
        </w:rPr>
      </w:pPr>
      <w:r>
        <w:rPr>
          <w:lang w:val="en-US"/>
        </w:rPr>
        <w:t>Answer:</w:t>
      </w:r>
      <w:commentRangeEnd w:id="129"/>
      <w:r w:rsidR="00F86271">
        <w:rPr>
          <w:rStyle w:val="CommentReference"/>
        </w:rPr>
        <w:commentReference w:id="129"/>
      </w:r>
    </w:p>
    <w:p w14:paraId="54ECADBD" w14:textId="77777777" w:rsidR="0032543F" w:rsidRPr="0032543F" w:rsidRDefault="0032543F" w:rsidP="0032543F">
      <w:pPr>
        <w:pStyle w:val="NoSpacing"/>
        <w:rPr>
          <w:lang w:val="en-US"/>
        </w:rPr>
      </w:pPr>
    </w:p>
    <w:p w14:paraId="16D21756" w14:textId="77777777" w:rsidR="0032543F" w:rsidRDefault="0032543F" w:rsidP="00353D32">
      <w:pPr>
        <w:pStyle w:val="NoSpacing"/>
        <w:rPr>
          <w:lang w:val="en-US"/>
        </w:rPr>
      </w:pPr>
    </w:p>
    <w:p w14:paraId="14D5F265" w14:textId="77777777" w:rsidR="0032543F" w:rsidRDefault="0032543F" w:rsidP="00353D32">
      <w:pPr>
        <w:pStyle w:val="NoSpacing"/>
        <w:rPr>
          <w:lang w:val="en-US"/>
        </w:rPr>
      </w:pPr>
    </w:p>
    <w:p w14:paraId="6EC0D059" w14:textId="77777777" w:rsidR="0032543F" w:rsidRDefault="0032543F" w:rsidP="00353D32">
      <w:pPr>
        <w:pStyle w:val="NoSpacing"/>
        <w:rPr>
          <w:lang w:val="en-US"/>
        </w:rPr>
      </w:pPr>
    </w:p>
    <w:p w14:paraId="7605E75B" w14:textId="77777777" w:rsidR="0032543F" w:rsidRDefault="0032543F" w:rsidP="00353D32">
      <w:pPr>
        <w:pStyle w:val="NoSpacing"/>
        <w:rPr>
          <w:lang w:val="en-US"/>
        </w:rPr>
      </w:pPr>
    </w:p>
    <w:p w14:paraId="5B89862B" w14:textId="77777777" w:rsidR="0032543F" w:rsidRDefault="0032543F" w:rsidP="00353D32">
      <w:pPr>
        <w:pStyle w:val="NoSpacing"/>
        <w:rPr>
          <w:lang w:val="en-US"/>
        </w:rPr>
      </w:pPr>
    </w:p>
    <w:p w14:paraId="45ED000E" w14:textId="77777777" w:rsidR="0032543F" w:rsidRDefault="0032543F" w:rsidP="00353D32">
      <w:pPr>
        <w:pStyle w:val="NoSpacing"/>
        <w:rPr>
          <w:lang w:val="en-US"/>
        </w:rPr>
      </w:pPr>
    </w:p>
    <w:p w14:paraId="3027EA29" w14:textId="77777777" w:rsidR="0032543F" w:rsidRDefault="0032543F" w:rsidP="00353D32">
      <w:pPr>
        <w:pStyle w:val="NoSpacing"/>
        <w:rPr>
          <w:lang w:val="en-US"/>
        </w:rPr>
      </w:pPr>
    </w:p>
    <w:p w14:paraId="064EEEE8" w14:textId="77777777" w:rsidR="0032543F" w:rsidRDefault="0032543F" w:rsidP="00353D32">
      <w:pPr>
        <w:pStyle w:val="NoSpacing"/>
        <w:rPr>
          <w:lang w:val="en-US"/>
        </w:rPr>
      </w:pPr>
    </w:p>
    <w:p w14:paraId="1D2FDCC0" w14:textId="77777777" w:rsidR="0032543F" w:rsidRDefault="0032543F" w:rsidP="00353D32">
      <w:pPr>
        <w:pStyle w:val="NoSpacing"/>
        <w:rPr>
          <w:lang w:val="en-US"/>
        </w:rPr>
      </w:pPr>
    </w:p>
    <w:p w14:paraId="50347A81" w14:textId="77777777" w:rsidR="0032543F" w:rsidRDefault="0032543F" w:rsidP="00353D32">
      <w:pPr>
        <w:pStyle w:val="NoSpacing"/>
        <w:rPr>
          <w:lang w:val="en-US"/>
        </w:rPr>
      </w:pPr>
    </w:p>
    <w:p w14:paraId="084C8F04" w14:textId="77777777" w:rsidR="0032543F" w:rsidRDefault="0032543F" w:rsidP="00353D32">
      <w:pPr>
        <w:pStyle w:val="NoSpacing"/>
        <w:rPr>
          <w:lang w:val="en-US"/>
        </w:rPr>
      </w:pPr>
    </w:p>
    <w:p w14:paraId="7C17525C" w14:textId="77777777" w:rsidR="0032543F" w:rsidRDefault="00CB1DFA" w:rsidP="00CB1DFA">
      <w:pPr>
        <w:pStyle w:val="Heading2"/>
        <w:rPr>
          <w:lang w:val="en-US"/>
        </w:rPr>
      </w:pPr>
      <w:r>
        <w:rPr>
          <w:lang w:val="en-US"/>
        </w:rPr>
        <w:t>Annex 2: JAOP format (</w:t>
      </w:r>
      <w:r w:rsidR="009F0A4F">
        <w:rPr>
          <w:lang w:val="en-US"/>
        </w:rPr>
        <w:t xml:space="preserve">Air </w:t>
      </w:r>
      <w:r>
        <w:rPr>
          <w:lang w:val="en-US"/>
        </w:rPr>
        <w:t>campaign planning)</w:t>
      </w:r>
    </w:p>
    <w:p w14:paraId="25BF7F52" w14:textId="77777777" w:rsidR="00CB1DFA" w:rsidRDefault="00CB1DFA" w:rsidP="00353D32">
      <w:pPr>
        <w:pStyle w:val="NoSpacing"/>
        <w:rPr>
          <w:lang w:val="en-US"/>
        </w:rPr>
      </w:pPr>
    </w:p>
    <w:p w14:paraId="3E8435D8" w14:textId="77777777" w:rsidR="00CB1DFA" w:rsidRDefault="00CB1DFA" w:rsidP="00353D32">
      <w:pPr>
        <w:pStyle w:val="NoSpacing"/>
        <w:rPr>
          <w:lang w:val="en-US"/>
        </w:rPr>
      </w:pPr>
    </w:p>
    <w:p w14:paraId="71127D20" w14:textId="77777777" w:rsidR="00CB1DFA" w:rsidRDefault="00CB1DFA" w:rsidP="00CB1DFA">
      <w:pPr>
        <w:pStyle w:val="Heading2"/>
        <w:rPr>
          <w:lang w:val="en-US"/>
        </w:rPr>
      </w:pPr>
      <w:r>
        <w:rPr>
          <w:lang w:val="en-US"/>
        </w:rPr>
        <w:t>Annex 3: AOD format (phase or event planning)</w:t>
      </w:r>
    </w:p>
    <w:p w14:paraId="6D5736C6" w14:textId="77777777" w:rsidR="00CA3319" w:rsidRDefault="00CA3319" w:rsidP="00CA3319">
      <w:pPr>
        <w:pStyle w:val="NoSpacing"/>
        <w:rPr>
          <w:lang w:val="en-US"/>
        </w:rPr>
      </w:pPr>
    </w:p>
    <w:p w14:paraId="45DD3766" w14:textId="77777777" w:rsidR="00CA3319" w:rsidRDefault="00CA3319" w:rsidP="00CA3319">
      <w:pPr>
        <w:pStyle w:val="Heading2"/>
        <w:rPr>
          <w:lang w:val="en-US"/>
        </w:rPr>
      </w:pPr>
      <w:bookmarkStart w:id="130" w:name="_Annex_4:_Target"/>
      <w:bookmarkEnd w:id="130"/>
      <w:r>
        <w:rPr>
          <w:lang w:val="en-US"/>
        </w:rPr>
        <w:t>Annex 4: Target priorities</w:t>
      </w:r>
    </w:p>
    <w:p w14:paraId="52A32C6E" w14:textId="77777777" w:rsidR="00CA3319" w:rsidRDefault="00CA3319" w:rsidP="00CA3319">
      <w:pPr>
        <w:pStyle w:val="NoSpacing"/>
        <w:rPr>
          <w:lang w:val="en-US"/>
        </w:rPr>
      </w:pPr>
      <w:r>
        <w:rPr>
          <w:lang w:val="en-US"/>
        </w:rPr>
        <w:t>Priority A</w:t>
      </w:r>
    </w:p>
    <w:p w14:paraId="58EC52C6" w14:textId="77777777" w:rsidR="00CA3319" w:rsidRDefault="00CA3319" w:rsidP="00CA3319">
      <w:pPr>
        <w:pStyle w:val="NoSpacing"/>
        <w:numPr>
          <w:ilvl w:val="0"/>
          <w:numId w:val="36"/>
        </w:numPr>
        <w:rPr>
          <w:lang w:val="en-US"/>
        </w:rPr>
      </w:pPr>
      <w:r w:rsidRPr="00CA3319">
        <w:rPr>
          <w:lang w:val="en-US"/>
        </w:rPr>
        <w:t xml:space="preserve">The target is essential for mission success in support of current objectives (or is a designated </w:t>
      </w:r>
      <w:r>
        <w:rPr>
          <w:lang w:val="en-US"/>
        </w:rPr>
        <w:t>a Time Sensitive Target (</w:t>
      </w:r>
      <w:r w:rsidRPr="00CA3319">
        <w:rPr>
          <w:lang w:val="en-US"/>
        </w:rPr>
        <w:t>TST)</w:t>
      </w:r>
      <w:r>
        <w:rPr>
          <w:lang w:val="en-US"/>
        </w:rPr>
        <w:t>.</w:t>
      </w:r>
    </w:p>
    <w:p w14:paraId="7D305576" w14:textId="77777777" w:rsidR="00CA3319" w:rsidRDefault="00CA3319" w:rsidP="00CA3319">
      <w:pPr>
        <w:pStyle w:val="NoSpacing"/>
        <w:numPr>
          <w:ilvl w:val="0"/>
          <w:numId w:val="36"/>
        </w:numPr>
        <w:rPr>
          <w:lang w:val="en-US"/>
        </w:rPr>
      </w:pPr>
      <w:r w:rsidRPr="00CA3319">
        <w:rPr>
          <w:lang w:val="en-US"/>
        </w:rPr>
        <w:t>It is crucial to the overall success of the operation</w:t>
      </w:r>
      <w:r>
        <w:rPr>
          <w:lang w:val="en-US"/>
        </w:rPr>
        <w:t>.</w:t>
      </w:r>
    </w:p>
    <w:p w14:paraId="424B8069" w14:textId="77777777" w:rsidR="00CA3319" w:rsidRDefault="00CA3319" w:rsidP="00CA3319">
      <w:pPr>
        <w:pStyle w:val="NoSpacing"/>
        <w:numPr>
          <w:ilvl w:val="0"/>
          <w:numId w:val="36"/>
        </w:numPr>
        <w:rPr>
          <w:lang w:val="en-US"/>
        </w:rPr>
      </w:pPr>
      <w:r w:rsidRPr="00CA3319">
        <w:rPr>
          <w:lang w:val="en-US"/>
        </w:rPr>
        <w:t>It will have immediate and compelling effects</w:t>
      </w:r>
      <w:r>
        <w:rPr>
          <w:lang w:val="en-US"/>
        </w:rPr>
        <w:t>.</w:t>
      </w:r>
      <w:r w:rsidRPr="00CA3319">
        <w:rPr>
          <w:lang w:val="en-US"/>
        </w:rPr>
        <w:t xml:space="preserve"> </w:t>
      </w:r>
    </w:p>
    <w:p w14:paraId="658A0F63" w14:textId="77777777" w:rsidR="00CA3319" w:rsidRDefault="00CA3319" w:rsidP="00CA3319">
      <w:pPr>
        <w:pStyle w:val="NoSpacing"/>
        <w:numPr>
          <w:ilvl w:val="0"/>
          <w:numId w:val="36"/>
        </w:numPr>
        <w:rPr>
          <w:lang w:val="en-US"/>
        </w:rPr>
      </w:pPr>
      <w:r w:rsidRPr="00CA3319">
        <w:rPr>
          <w:lang w:val="en-US"/>
        </w:rPr>
        <w:t>Its timeliness as an urgent tar</w:t>
      </w:r>
      <w:r>
        <w:rPr>
          <w:lang w:val="en-US"/>
        </w:rPr>
        <w:t>get may not exist in the future.</w:t>
      </w:r>
    </w:p>
    <w:p w14:paraId="7C7D4199" w14:textId="77777777" w:rsidR="00CA3319" w:rsidRDefault="00CA3319" w:rsidP="00CA3319">
      <w:pPr>
        <w:pStyle w:val="NoSpacing"/>
        <w:numPr>
          <w:ilvl w:val="0"/>
          <w:numId w:val="36"/>
        </w:numPr>
        <w:rPr>
          <w:lang w:val="en-US"/>
        </w:rPr>
      </w:pPr>
      <w:r w:rsidRPr="00CA3319">
        <w:rPr>
          <w:lang w:val="en-US"/>
        </w:rPr>
        <w:t>If not targeted, negative consequences may seriously jeopardize future CJTF operations</w:t>
      </w:r>
    </w:p>
    <w:p w14:paraId="6C4A755A" w14:textId="77777777" w:rsidR="00CA3319" w:rsidRDefault="00CA3319" w:rsidP="00CA3319">
      <w:pPr>
        <w:pStyle w:val="NoSpacing"/>
        <w:rPr>
          <w:lang w:val="en-US"/>
        </w:rPr>
      </w:pPr>
    </w:p>
    <w:p w14:paraId="7F84F7C0" w14:textId="77777777" w:rsidR="00CA3319" w:rsidRDefault="00CA3319" w:rsidP="00CA3319">
      <w:pPr>
        <w:pStyle w:val="NoSpacing"/>
        <w:rPr>
          <w:lang w:val="en-US"/>
        </w:rPr>
      </w:pPr>
    </w:p>
    <w:p w14:paraId="2B217CE8" w14:textId="77777777" w:rsidR="00CA3319" w:rsidRDefault="00CA3319" w:rsidP="00CA3319">
      <w:pPr>
        <w:pStyle w:val="NoSpacing"/>
        <w:rPr>
          <w:lang w:val="en-US"/>
        </w:rPr>
      </w:pPr>
      <w:r>
        <w:rPr>
          <w:lang w:val="en-US"/>
        </w:rPr>
        <w:t>Priority B:</w:t>
      </w:r>
    </w:p>
    <w:p w14:paraId="3EC1A95F" w14:textId="77777777" w:rsidR="00CA3319" w:rsidRDefault="00CA3319" w:rsidP="00CA3319">
      <w:pPr>
        <w:pStyle w:val="NoSpacing"/>
        <w:numPr>
          <w:ilvl w:val="0"/>
          <w:numId w:val="37"/>
        </w:numPr>
        <w:rPr>
          <w:lang w:val="en-US"/>
        </w:rPr>
      </w:pPr>
      <w:r w:rsidRPr="00CA3319">
        <w:rPr>
          <w:lang w:val="en-US"/>
        </w:rPr>
        <w:t>Targets have substantial, but not immediate impact on the battle</w:t>
      </w:r>
      <w:r>
        <w:rPr>
          <w:lang w:val="en-US"/>
        </w:rPr>
        <w:t>.</w:t>
      </w:r>
    </w:p>
    <w:p w14:paraId="268B7A3B" w14:textId="77777777" w:rsidR="00CA3319" w:rsidRDefault="00CA3319" w:rsidP="00CA3319">
      <w:pPr>
        <w:pStyle w:val="NoSpacing"/>
        <w:numPr>
          <w:ilvl w:val="0"/>
          <w:numId w:val="37"/>
        </w:numPr>
        <w:rPr>
          <w:lang w:val="en-US"/>
        </w:rPr>
      </w:pPr>
      <w:r w:rsidRPr="00CA3319">
        <w:rPr>
          <w:lang w:val="en-US"/>
        </w:rPr>
        <w:t>The cascading effects this target provides may not be realized in the future</w:t>
      </w:r>
      <w:r>
        <w:rPr>
          <w:lang w:val="en-US"/>
        </w:rPr>
        <w:t>.</w:t>
      </w:r>
    </w:p>
    <w:p w14:paraId="4FDCDF4E" w14:textId="77777777" w:rsidR="00CA3319" w:rsidRDefault="00CA3319" w:rsidP="00CA3319">
      <w:pPr>
        <w:pStyle w:val="NoSpacing"/>
        <w:numPr>
          <w:ilvl w:val="0"/>
          <w:numId w:val="37"/>
        </w:numPr>
        <w:rPr>
          <w:lang w:val="en-US"/>
        </w:rPr>
      </w:pPr>
      <w:r w:rsidRPr="00CA3319">
        <w:rPr>
          <w:lang w:val="en-US"/>
        </w:rPr>
        <w:t>If not targeted on this ATO, a significant level of effort may be required later</w:t>
      </w:r>
      <w:r>
        <w:rPr>
          <w:lang w:val="en-US"/>
        </w:rPr>
        <w:t>.</w:t>
      </w:r>
      <w:r w:rsidRPr="00CA3319">
        <w:rPr>
          <w:lang w:val="en-US"/>
        </w:rPr>
        <w:t xml:space="preserve"> </w:t>
      </w:r>
    </w:p>
    <w:p w14:paraId="676FA42D" w14:textId="77777777" w:rsidR="00CA3319" w:rsidRPr="00CA3319" w:rsidRDefault="00CA3319" w:rsidP="00CA3319">
      <w:pPr>
        <w:pStyle w:val="NoSpacing"/>
        <w:numPr>
          <w:ilvl w:val="0"/>
          <w:numId w:val="37"/>
        </w:numPr>
        <w:rPr>
          <w:lang w:val="en-US"/>
        </w:rPr>
      </w:pPr>
      <w:r>
        <w:rPr>
          <w:lang w:val="en-US"/>
        </w:rPr>
        <w:t>If not targeted</w:t>
      </w:r>
      <w:r w:rsidRPr="00CA3319">
        <w:rPr>
          <w:lang w:val="en-US"/>
        </w:rPr>
        <w:t>, negative consequences</w:t>
      </w:r>
      <w:r>
        <w:rPr>
          <w:lang w:val="en-US"/>
        </w:rPr>
        <w:t xml:space="preserve"> </w:t>
      </w:r>
      <w:r w:rsidRPr="00CA3319">
        <w:rPr>
          <w:lang w:val="en-US"/>
        </w:rPr>
        <w:t>may significantly hamper CJTF operations</w:t>
      </w:r>
      <w:r>
        <w:rPr>
          <w:lang w:val="en-US"/>
        </w:rPr>
        <w:t>.</w:t>
      </w:r>
    </w:p>
    <w:p w14:paraId="40FA4151" w14:textId="77777777" w:rsidR="00CA3319" w:rsidRDefault="00CA3319" w:rsidP="00CA3319">
      <w:pPr>
        <w:pStyle w:val="NoSpacing"/>
        <w:rPr>
          <w:lang w:val="en-US"/>
        </w:rPr>
      </w:pPr>
    </w:p>
    <w:p w14:paraId="5BA89AA3" w14:textId="77777777" w:rsidR="00CA3319" w:rsidRDefault="00CA3319" w:rsidP="00CA3319">
      <w:pPr>
        <w:pStyle w:val="NoSpacing"/>
        <w:rPr>
          <w:lang w:val="en-US"/>
        </w:rPr>
      </w:pPr>
      <w:r>
        <w:rPr>
          <w:lang w:val="en-US"/>
        </w:rPr>
        <w:t>Priority C:</w:t>
      </w:r>
    </w:p>
    <w:p w14:paraId="6E4153BA" w14:textId="77777777" w:rsidR="00CA3319" w:rsidRDefault="00CA3319" w:rsidP="00CA3319">
      <w:pPr>
        <w:pStyle w:val="NoSpacing"/>
        <w:numPr>
          <w:ilvl w:val="0"/>
          <w:numId w:val="38"/>
        </w:numPr>
        <w:rPr>
          <w:lang w:val="en-US"/>
        </w:rPr>
      </w:pPr>
      <w:r w:rsidRPr="00CA3319">
        <w:rPr>
          <w:lang w:val="en-US"/>
        </w:rPr>
        <w:t>It will contribute to the battle, but it is not critical to mission success</w:t>
      </w:r>
      <w:r>
        <w:rPr>
          <w:lang w:val="en-US"/>
        </w:rPr>
        <w:t>.</w:t>
      </w:r>
    </w:p>
    <w:p w14:paraId="5B35F1B7" w14:textId="77777777" w:rsidR="00CA3319" w:rsidRDefault="00CA3319" w:rsidP="00CA3319">
      <w:pPr>
        <w:pStyle w:val="NoSpacing"/>
        <w:numPr>
          <w:ilvl w:val="0"/>
          <w:numId w:val="38"/>
        </w:numPr>
        <w:rPr>
          <w:lang w:val="en-US"/>
        </w:rPr>
      </w:pPr>
      <w:r w:rsidRPr="00CA3319">
        <w:rPr>
          <w:lang w:val="en-US"/>
        </w:rPr>
        <w:t>It will further the success of the operation</w:t>
      </w:r>
      <w:r>
        <w:rPr>
          <w:lang w:val="en-US"/>
        </w:rPr>
        <w:t>.</w:t>
      </w:r>
    </w:p>
    <w:p w14:paraId="3F86F018" w14:textId="77777777" w:rsidR="00CA3319" w:rsidRDefault="00CA3319" w:rsidP="00CA3319">
      <w:pPr>
        <w:pStyle w:val="NoSpacing"/>
        <w:numPr>
          <w:ilvl w:val="0"/>
          <w:numId w:val="38"/>
        </w:numPr>
        <w:rPr>
          <w:lang w:val="en-US"/>
        </w:rPr>
      </w:pPr>
      <w:r w:rsidRPr="00CA3319">
        <w:rPr>
          <w:lang w:val="en-US"/>
        </w:rPr>
        <w:t>It</w:t>
      </w:r>
      <w:r>
        <w:rPr>
          <w:lang w:val="en-US"/>
        </w:rPr>
        <w:t xml:space="preserve"> will eventually require target</w:t>
      </w:r>
      <w:r w:rsidRPr="00CA3319">
        <w:rPr>
          <w:lang w:val="en-US"/>
        </w:rPr>
        <w:t>ing due to JFC future plans</w:t>
      </w:r>
      <w:r>
        <w:rPr>
          <w:lang w:val="en-US"/>
        </w:rPr>
        <w:t>.</w:t>
      </w:r>
      <w:r w:rsidRPr="00CA3319">
        <w:rPr>
          <w:lang w:val="en-US"/>
        </w:rPr>
        <w:t xml:space="preserve"> </w:t>
      </w:r>
    </w:p>
    <w:p w14:paraId="36B590CD" w14:textId="77777777" w:rsidR="00CA3319" w:rsidRPr="00CA3319" w:rsidRDefault="00CA3319" w:rsidP="00CA3319">
      <w:pPr>
        <w:pStyle w:val="NoSpacing"/>
        <w:numPr>
          <w:ilvl w:val="0"/>
          <w:numId w:val="38"/>
        </w:numPr>
        <w:rPr>
          <w:lang w:val="en-US"/>
        </w:rPr>
      </w:pPr>
      <w:r w:rsidRPr="00CA3319">
        <w:rPr>
          <w:lang w:val="en-US"/>
        </w:rPr>
        <w:t>If not targeted on this ATO, negative consequences will probably not impede operations</w:t>
      </w:r>
      <w:r>
        <w:rPr>
          <w:lang w:val="en-US"/>
        </w:rPr>
        <w:t>.</w:t>
      </w:r>
    </w:p>
    <w:p w14:paraId="6E80D845" w14:textId="77777777" w:rsidR="00CA3319" w:rsidRDefault="00CA3319" w:rsidP="00CA3319">
      <w:pPr>
        <w:pStyle w:val="NoSpacing"/>
        <w:rPr>
          <w:lang w:val="en-US"/>
        </w:rPr>
      </w:pPr>
    </w:p>
    <w:p w14:paraId="5FF5BA10" w14:textId="77777777" w:rsidR="00CA3319" w:rsidRPr="00CA3319" w:rsidRDefault="00CA3319" w:rsidP="00CA3319">
      <w:pPr>
        <w:pStyle w:val="NoSpacing"/>
        <w:rPr>
          <w:lang w:val="en-US"/>
        </w:rPr>
      </w:pPr>
      <w:r>
        <w:rPr>
          <w:lang w:val="en-US"/>
        </w:rPr>
        <w:t>Priority D:</w:t>
      </w:r>
    </w:p>
    <w:p w14:paraId="70EFE056" w14:textId="77777777" w:rsidR="00CA3319" w:rsidRDefault="00CA3319" w:rsidP="00CA3319">
      <w:pPr>
        <w:pStyle w:val="NoSpacing"/>
        <w:numPr>
          <w:ilvl w:val="0"/>
          <w:numId w:val="40"/>
        </w:numPr>
        <w:rPr>
          <w:lang w:val="en-US"/>
        </w:rPr>
      </w:pPr>
      <w:r w:rsidRPr="00CA3319">
        <w:rPr>
          <w:lang w:val="en-US"/>
        </w:rPr>
        <w:t>Target of opportunity if</w:t>
      </w:r>
      <w:r>
        <w:rPr>
          <w:lang w:val="en-US"/>
        </w:rPr>
        <w:t>:</w:t>
      </w:r>
    </w:p>
    <w:p w14:paraId="3D7E2BFE" w14:textId="77777777" w:rsidR="00CA3319" w:rsidRDefault="00CA3319" w:rsidP="00CA3319">
      <w:pPr>
        <w:pStyle w:val="NoSpacing"/>
        <w:numPr>
          <w:ilvl w:val="1"/>
          <w:numId w:val="40"/>
        </w:numPr>
        <w:rPr>
          <w:lang w:val="en-US"/>
        </w:rPr>
      </w:pPr>
      <w:r>
        <w:rPr>
          <w:lang w:val="en-US"/>
        </w:rPr>
        <w:t xml:space="preserve">A) </w:t>
      </w:r>
      <w:r w:rsidR="00BA0B8D" w:rsidRPr="00CA3319">
        <w:rPr>
          <w:lang w:val="en-US"/>
        </w:rPr>
        <w:t>Other</w:t>
      </w:r>
      <w:r w:rsidRPr="00CA3319">
        <w:rPr>
          <w:lang w:val="en-US"/>
        </w:rPr>
        <w:t xml:space="preserve"> targets not suitable for this ATO. </w:t>
      </w:r>
    </w:p>
    <w:p w14:paraId="2C6A86B7" w14:textId="77777777" w:rsidR="00CA3319" w:rsidRDefault="00CA3319" w:rsidP="00CA3319">
      <w:pPr>
        <w:pStyle w:val="NoSpacing"/>
        <w:numPr>
          <w:ilvl w:val="1"/>
          <w:numId w:val="40"/>
        </w:numPr>
        <w:rPr>
          <w:lang w:val="en-US"/>
        </w:rPr>
      </w:pPr>
      <w:r>
        <w:rPr>
          <w:lang w:val="en-US"/>
        </w:rPr>
        <w:t xml:space="preserve">B) </w:t>
      </w:r>
      <w:r w:rsidR="00BA0B8D">
        <w:rPr>
          <w:lang w:val="en-US"/>
        </w:rPr>
        <w:t>A</w:t>
      </w:r>
      <w:r w:rsidRPr="00CA3319">
        <w:rPr>
          <w:lang w:val="en-US"/>
        </w:rPr>
        <w:t xml:space="preserve">s a backup target </w:t>
      </w:r>
    </w:p>
    <w:p w14:paraId="0DBEF359" w14:textId="77777777" w:rsidR="00CA3319" w:rsidRDefault="00CA3319" w:rsidP="00CA3319">
      <w:pPr>
        <w:pStyle w:val="NoSpacing"/>
        <w:numPr>
          <w:ilvl w:val="0"/>
          <w:numId w:val="40"/>
        </w:numPr>
        <w:rPr>
          <w:lang w:val="en-US"/>
        </w:rPr>
      </w:pPr>
      <w:r w:rsidRPr="00CA3319">
        <w:rPr>
          <w:lang w:val="en-US"/>
        </w:rPr>
        <w:t>It will have minor contributions to the operation</w:t>
      </w:r>
      <w:r>
        <w:rPr>
          <w:lang w:val="en-US"/>
        </w:rPr>
        <w:t>.</w:t>
      </w:r>
    </w:p>
    <w:p w14:paraId="718A6124" w14:textId="77777777" w:rsidR="00CA3319" w:rsidRDefault="00CA3319" w:rsidP="00CA3319">
      <w:pPr>
        <w:pStyle w:val="NoSpacing"/>
        <w:numPr>
          <w:ilvl w:val="0"/>
          <w:numId w:val="40"/>
        </w:numPr>
        <w:rPr>
          <w:lang w:val="en-US"/>
        </w:rPr>
      </w:pPr>
      <w:r w:rsidRPr="00CA3319">
        <w:rPr>
          <w:lang w:val="en-US"/>
        </w:rPr>
        <w:t>It may be required for targeting, but is not time critical</w:t>
      </w:r>
      <w:r>
        <w:rPr>
          <w:lang w:val="en-US"/>
        </w:rPr>
        <w:t>.</w:t>
      </w:r>
    </w:p>
    <w:p w14:paraId="64BD8AAD" w14:textId="77777777" w:rsidR="0032543F" w:rsidRPr="00CA3319" w:rsidRDefault="00CA3319" w:rsidP="00CA3319">
      <w:pPr>
        <w:pStyle w:val="NoSpacing"/>
        <w:numPr>
          <w:ilvl w:val="0"/>
          <w:numId w:val="40"/>
        </w:numPr>
        <w:rPr>
          <w:lang w:val="en-US"/>
        </w:rPr>
      </w:pPr>
      <w:r w:rsidRPr="00CA3319">
        <w:rPr>
          <w:lang w:val="en-US"/>
        </w:rPr>
        <w:t>If not targeted, no negative consequences</w:t>
      </w:r>
    </w:p>
    <w:p w14:paraId="567DFE91" w14:textId="77777777" w:rsidR="0032543F" w:rsidRDefault="0032543F" w:rsidP="00353D32">
      <w:pPr>
        <w:pStyle w:val="NoSpacing"/>
        <w:rPr>
          <w:lang w:val="en-US"/>
        </w:rPr>
      </w:pPr>
    </w:p>
    <w:p w14:paraId="3A9BD3D9" w14:textId="77777777" w:rsidR="0032543F" w:rsidRDefault="0032543F" w:rsidP="00353D32">
      <w:pPr>
        <w:pStyle w:val="NoSpacing"/>
        <w:rPr>
          <w:lang w:val="en-US"/>
        </w:rPr>
      </w:pPr>
    </w:p>
    <w:p w14:paraId="071AF724" w14:textId="77777777" w:rsidR="0032543F" w:rsidRDefault="0032543F" w:rsidP="00353D32">
      <w:pPr>
        <w:pStyle w:val="NoSpacing"/>
        <w:rPr>
          <w:lang w:val="en-US"/>
        </w:rPr>
      </w:pPr>
    </w:p>
    <w:p w14:paraId="3087C23F" w14:textId="77777777" w:rsidR="0032543F" w:rsidRDefault="0032543F" w:rsidP="00353D32">
      <w:pPr>
        <w:pStyle w:val="NoSpacing"/>
        <w:rPr>
          <w:lang w:val="en-US"/>
        </w:rPr>
      </w:pPr>
    </w:p>
    <w:p w14:paraId="6333BE21" w14:textId="77777777" w:rsidR="0032543F" w:rsidRDefault="0032543F" w:rsidP="00353D32">
      <w:pPr>
        <w:pStyle w:val="NoSpacing"/>
        <w:rPr>
          <w:lang w:val="en-US"/>
        </w:rPr>
      </w:pPr>
    </w:p>
    <w:p w14:paraId="5311F09F" w14:textId="77777777" w:rsidR="0032543F" w:rsidRDefault="0032543F" w:rsidP="00353D32">
      <w:pPr>
        <w:pStyle w:val="NoSpacing"/>
        <w:rPr>
          <w:lang w:val="en-US"/>
        </w:rPr>
      </w:pPr>
    </w:p>
    <w:p w14:paraId="7248EE88" w14:textId="77777777" w:rsidR="0032543F" w:rsidRDefault="0032543F" w:rsidP="00353D32">
      <w:pPr>
        <w:pStyle w:val="NoSpacing"/>
        <w:rPr>
          <w:lang w:val="en-US"/>
        </w:rPr>
      </w:pPr>
    </w:p>
    <w:p w14:paraId="72F3D163" w14:textId="77777777" w:rsidR="0032543F" w:rsidRDefault="0032543F" w:rsidP="00353D32">
      <w:pPr>
        <w:pStyle w:val="NoSpacing"/>
        <w:rPr>
          <w:lang w:val="en-US"/>
        </w:rPr>
      </w:pPr>
    </w:p>
    <w:p w14:paraId="0EB4B815" w14:textId="77777777" w:rsidR="0032543F" w:rsidRDefault="0032543F" w:rsidP="00353D32">
      <w:pPr>
        <w:pStyle w:val="NoSpacing"/>
        <w:rPr>
          <w:lang w:val="en-US"/>
        </w:rPr>
      </w:pPr>
    </w:p>
    <w:p w14:paraId="4606AD82" w14:textId="77777777" w:rsidR="0032543F" w:rsidRDefault="0032543F" w:rsidP="00353D32">
      <w:pPr>
        <w:pStyle w:val="NoSpacing"/>
        <w:rPr>
          <w:lang w:val="en-US"/>
        </w:rPr>
      </w:pPr>
    </w:p>
    <w:p w14:paraId="093B30B1" w14:textId="77777777" w:rsidR="0032543F" w:rsidRDefault="0032543F" w:rsidP="00353D32">
      <w:pPr>
        <w:pStyle w:val="NoSpacing"/>
        <w:rPr>
          <w:lang w:val="en-US"/>
        </w:rPr>
      </w:pPr>
    </w:p>
    <w:p w14:paraId="3EC7AF52" w14:textId="77777777" w:rsidR="0032543F" w:rsidRDefault="00265F5D" w:rsidP="00265F5D">
      <w:pPr>
        <w:pStyle w:val="Heading2"/>
        <w:rPr>
          <w:lang w:val="en-US"/>
        </w:rPr>
      </w:pPr>
      <w:bookmarkStart w:id="131" w:name="_Annex_5:_Weaponeering"/>
      <w:bookmarkEnd w:id="131"/>
      <w:r>
        <w:rPr>
          <w:lang w:val="en-US"/>
        </w:rPr>
        <w:t xml:space="preserve">Annex 5: </w:t>
      </w:r>
      <w:proofErr w:type="spellStart"/>
      <w:r>
        <w:rPr>
          <w:lang w:val="en-US"/>
        </w:rPr>
        <w:t>Weaponeering</w:t>
      </w:r>
      <w:proofErr w:type="spellEnd"/>
    </w:p>
    <w:p w14:paraId="0D9DBF66" w14:textId="77777777" w:rsidR="00265F5D" w:rsidRDefault="00265F5D" w:rsidP="00353D32">
      <w:pPr>
        <w:pStyle w:val="NoSpacing"/>
        <w:rPr>
          <w:lang w:val="en-US"/>
        </w:rPr>
      </w:pPr>
      <w:r>
        <w:rPr>
          <w:lang w:val="en-US"/>
        </w:rPr>
        <w:t>Create own table with adjusted information from this (and rest of 132</w:t>
      </w:r>
      <w:r w:rsidRPr="00265F5D">
        <w:rPr>
          <w:vertAlign w:val="superscript"/>
          <w:lang w:val="en-US"/>
        </w:rPr>
        <w:t>nd</w:t>
      </w:r>
      <w:r>
        <w:rPr>
          <w:lang w:val="en-US"/>
        </w:rPr>
        <w:t xml:space="preserve"> weapons)</w:t>
      </w:r>
    </w:p>
    <w:p w14:paraId="77C46107" w14:textId="77777777" w:rsidR="0076295B" w:rsidRDefault="0076295B" w:rsidP="00353D32">
      <w:pPr>
        <w:pStyle w:val="NoSpacing"/>
        <w:rPr>
          <w:lang w:val="en-US"/>
        </w:rPr>
      </w:pPr>
      <w:r>
        <w:rPr>
          <w:lang w:val="en-US"/>
        </w:rPr>
        <w:t>Include a column with what aircraft have which weapons available</w:t>
      </w:r>
    </w:p>
    <w:p w14:paraId="43CB337E" w14:textId="77777777" w:rsidR="006C1DA1" w:rsidRDefault="006C1DA1" w:rsidP="00353D32">
      <w:pPr>
        <w:pStyle w:val="NoSpacing"/>
        <w:rPr>
          <w:lang w:val="en-US"/>
        </w:rPr>
      </w:pPr>
    </w:p>
    <w:p w14:paraId="65833C9E" w14:textId="77777777" w:rsidR="006C1DA1" w:rsidRDefault="006C1DA1" w:rsidP="00353D32">
      <w:pPr>
        <w:pStyle w:val="NoSpacing"/>
        <w:rPr>
          <w:lang w:val="en-US"/>
        </w:rPr>
      </w:pPr>
      <w:r w:rsidRPr="006C1DA1">
        <w:rPr>
          <w:noProof/>
          <w:lang w:val="en-US"/>
        </w:rPr>
        <w:lastRenderedPageBreak/>
        <w:drawing>
          <wp:inline distT="0" distB="0" distL="0" distR="0" wp14:anchorId="364CF249" wp14:editId="40F7B3C2">
            <wp:extent cx="4880610" cy="8835390"/>
            <wp:effectExtent l="19050" t="0" r="0" b="0"/>
            <wp:docPr id="2" name="Bilde 1" descr="https://cdn.discordapp.com/attachments/844825945876594719/90842182741879194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44825945876594719/908421827418791946/unknown.png"/>
                    <pic:cNvPicPr>
                      <a:picLocks noChangeAspect="1" noChangeArrowheads="1"/>
                    </pic:cNvPicPr>
                  </pic:nvPicPr>
                  <pic:blipFill>
                    <a:blip r:embed="rId18" cstate="print"/>
                    <a:srcRect/>
                    <a:stretch>
                      <a:fillRect/>
                    </a:stretch>
                  </pic:blipFill>
                  <pic:spPr bwMode="auto">
                    <a:xfrm>
                      <a:off x="0" y="0"/>
                      <a:ext cx="4880610" cy="8835390"/>
                    </a:xfrm>
                    <a:prstGeom prst="rect">
                      <a:avLst/>
                    </a:prstGeom>
                    <a:noFill/>
                    <a:ln w="9525">
                      <a:noFill/>
                      <a:miter lim="800000"/>
                      <a:headEnd/>
                      <a:tailEnd/>
                    </a:ln>
                  </pic:spPr>
                </pic:pic>
              </a:graphicData>
            </a:graphic>
          </wp:inline>
        </w:drawing>
      </w:r>
    </w:p>
    <w:p w14:paraId="76B95D0D" w14:textId="77777777" w:rsidR="006C1DA1" w:rsidRDefault="006C1DA1" w:rsidP="00353D32">
      <w:pPr>
        <w:pStyle w:val="NoSpacing"/>
        <w:rPr>
          <w:lang w:val="en-US"/>
        </w:rPr>
      </w:pPr>
    </w:p>
    <w:p w14:paraId="4033ABE4" w14:textId="77777777" w:rsidR="0076295B" w:rsidRDefault="0076295B" w:rsidP="00353D32">
      <w:pPr>
        <w:pStyle w:val="NoSpacing"/>
        <w:rPr>
          <w:lang w:val="en-US"/>
        </w:rPr>
      </w:pPr>
    </w:p>
    <w:p w14:paraId="19562086" w14:textId="77777777" w:rsidR="0076295B" w:rsidRDefault="0076295B" w:rsidP="00353D32">
      <w:pPr>
        <w:pStyle w:val="NoSpacing"/>
        <w:rPr>
          <w:lang w:val="en-US"/>
        </w:rPr>
      </w:pPr>
    </w:p>
    <w:p w14:paraId="182A6E3A" w14:textId="77777777" w:rsidR="0076295B" w:rsidRDefault="0076295B" w:rsidP="0076295B">
      <w:pPr>
        <w:pStyle w:val="Heading2"/>
        <w:rPr>
          <w:lang w:val="en-US"/>
        </w:rPr>
      </w:pPr>
      <w:r>
        <w:rPr>
          <w:lang w:val="en-US"/>
        </w:rPr>
        <w:t>Annex 6: Aircraft to tasking</w:t>
      </w:r>
    </w:p>
    <w:p w14:paraId="2ED36DBB" w14:textId="77777777" w:rsidR="0076295B" w:rsidRDefault="0076295B" w:rsidP="00353D32">
      <w:pPr>
        <w:pStyle w:val="NoSpacing"/>
        <w:rPr>
          <w:lang w:val="en-US"/>
        </w:rPr>
      </w:pPr>
      <w:r>
        <w:rPr>
          <w:lang w:val="en-US"/>
        </w:rPr>
        <w:t>A table with suggested tasking for the various aircrafts</w:t>
      </w:r>
    </w:p>
    <w:p w14:paraId="00255D6E" w14:textId="77777777" w:rsidR="0076295B" w:rsidRDefault="0076295B" w:rsidP="00353D32">
      <w:pPr>
        <w:pStyle w:val="NoSpacing"/>
        <w:rPr>
          <w:lang w:val="en-US"/>
        </w:rPr>
      </w:pPr>
      <w:r>
        <w:rPr>
          <w:lang w:val="en-US"/>
        </w:rPr>
        <w:t>Plus and minus with each aircraft per tasking?</w:t>
      </w:r>
    </w:p>
    <w:p w14:paraId="347DE4CE" w14:textId="77777777" w:rsidR="00265F5D" w:rsidRDefault="00265F5D" w:rsidP="00353D32">
      <w:pPr>
        <w:pStyle w:val="NoSpacing"/>
        <w:rPr>
          <w:lang w:val="en-US"/>
        </w:rPr>
      </w:pPr>
    </w:p>
    <w:p w14:paraId="5CBF943E" w14:textId="77777777" w:rsidR="0032543F" w:rsidRDefault="0032543F" w:rsidP="00353D32">
      <w:pPr>
        <w:pStyle w:val="NoSpacing"/>
        <w:rPr>
          <w:lang w:val="en-US"/>
        </w:rPr>
      </w:pPr>
    </w:p>
    <w:p w14:paraId="3CA6FBD8" w14:textId="77777777" w:rsidR="0032543F" w:rsidRDefault="0032543F" w:rsidP="00353D32">
      <w:pPr>
        <w:pStyle w:val="NoSpacing"/>
        <w:rPr>
          <w:lang w:val="en-US"/>
        </w:rPr>
      </w:pPr>
    </w:p>
    <w:p w14:paraId="6D1867D4" w14:textId="77777777" w:rsidR="0032543F" w:rsidRDefault="0032543F" w:rsidP="00353D32">
      <w:pPr>
        <w:pStyle w:val="NoSpacing"/>
        <w:rPr>
          <w:lang w:val="en-US"/>
        </w:rPr>
      </w:pPr>
    </w:p>
    <w:p w14:paraId="5C543277" w14:textId="77777777" w:rsidR="0032543F" w:rsidRDefault="0032543F" w:rsidP="00353D32">
      <w:pPr>
        <w:pStyle w:val="NoSpacing"/>
        <w:rPr>
          <w:lang w:val="en-US"/>
        </w:rPr>
      </w:pPr>
    </w:p>
    <w:p w14:paraId="2520E236" w14:textId="77777777" w:rsidR="0032543F" w:rsidRDefault="0032543F" w:rsidP="00353D32">
      <w:pPr>
        <w:pStyle w:val="NoSpacing"/>
        <w:rPr>
          <w:lang w:val="en-US"/>
        </w:rPr>
      </w:pPr>
    </w:p>
    <w:p w14:paraId="7993096E" w14:textId="77777777" w:rsidR="0032543F" w:rsidRDefault="0032543F" w:rsidP="00353D32">
      <w:pPr>
        <w:pStyle w:val="NoSpacing"/>
        <w:rPr>
          <w:lang w:val="en-US"/>
        </w:rPr>
      </w:pPr>
    </w:p>
    <w:p w14:paraId="18DDBCAC" w14:textId="77777777" w:rsidR="0032543F" w:rsidRDefault="0032543F" w:rsidP="00353D32">
      <w:pPr>
        <w:pStyle w:val="NoSpacing"/>
        <w:rPr>
          <w:lang w:val="en-US"/>
        </w:rPr>
      </w:pPr>
    </w:p>
    <w:p w14:paraId="0D9BC1C4" w14:textId="77777777" w:rsidR="0032543F" w:rsidRDefault="0032543F" w:rsidP="00353D32">
      <w:pPr>
        <w:pStyle w:val="NoSpacing"/>
        <w:rPr>
          <w:lang w:val="en-US"/>
        </w:rPr>
      </w:pPr>
    </w:p>
    <w:p w14:paraId="2B654748" w14:textId="77777777" w:rsidR="0032543F" w:rsidRDefault="0032543F" w:rsidP="00353D32">
      <w:pPr>
        <w:pStyle w:val="NoSpacing"/>
        <w:rPr>
          <w:lang w:val="en-US"/>
        </w:rPr>
      </w:pPr>
    </w:p>
    <w:p w14:paraId="676C6F25" w14:textId="77777777" w:rsidR="0032543F" w:rsidRDefault="0032543F" w:rsidP="00353D32">
      <w:pPr>
        <w:pStyle w:val="NoSpacing"/>
        <w:rPr>
          <w:lang w:val="en-US"/>
        </w:rPr>
      </w:pPr>
    </w:p>
    <w:p w14:paraId="45F0BE0D" w14:textId="77777777" w:rsidR="0032543F" w:rsidRDefault="0032543F" w:rsidP="00353D32">
      <w:pPr>
        <w:pStyle w:val="NoSpacing"/>
        <w:rPr>
          <w:lang w:val="en-US"/>
        </w:rPr>
      </w:pPr>
    </w:p>
    <w:p w14:paraId="3FB7C9DF" w14:textId="77777777" w:rsidR="0032543F" w:rsidRDefault="0032543F" w:rsidP="00353D32">
      <w:pPr>
        <w:pStyle w:val="NoSpacing"/>
        <w:rPr>
          <w:lang w:val="en-US"/>
        </w:rPr>
      </w:pPr>
    </w:p>
    <w:p w14:paraId="08C83EFD" w14:textId="77777777" w:rsidR="0032543F" w:rsidRDefault="0032543F" w:rsidP="00353D32">
      <w:pPr>
        <w:pStyle w:val="NoSpacing"/>
        <w:rPr>
          <w:lang w:val="en-US"/>
        </w:rPr>
      </w:pPr>
    </w:p>
    <w:p w14:paraId="052534A0" w14:textId="77777777" w:rsidR="0032543F" w:rsidRDefault="0032543F" w:rsidP="00353D32">
      <w:pPr>
        <w:pStyle w:val="NoSpacing"/>
        <w:rPr>
          <w:lang w:val="en-US"/>
        </w:rPr>
      </w:pPr>
    </w:p>
    <w:sectPr w:rsidR="0032543F" w:rsidSect="005A3483">
      <w:headerReference w:type="default" r:id="rId19"/>
      <w:footerReference w:type="default" r:id="rId20"/>
      <w:pgSz w:w="12240" w:h="15840"/>
      <w:pgMar w:top="1440" w:right="1440" w:bottom="1440" w:left="1440" w:header="720" w:footer="720" w:gutter="0"/>
      <w:pgNumType w:start="1"/>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Halldor Jonsson" w:date="2021-11-15T12:47:00Z" w:initials="HJ">
    <w:p w14:paraId="2A26B115" w14:textId="7D463EF5" w:rsidR="00A64B0C" w:rsidRDefault="00A64B0C" w:rsidP="00A64B0C">
      <w:pPr>
        <w:pStyle w:val="CommentText"/>
      </w:pPr>
      <w:r>
        <w:rPr>
          <w:rStyle w:val="CommentReference"/>
        </w:rPr>
        <w:annotationRef/>
      </w:r>
      <w:r>
        <w:t xml:space="preserve">I feel like that since Task and Objective are </w:t>
      </w:r>
      <w:r>
        <w:t xml:space="preserve">so well </w:t>
      </w:r>
      <w:r>
        <w:t>defined, so should actions.</w:t>
      </w:r>
      <w:r>
        <w:br/>
      </w:r>
      <w:r>
        <w:br/>
        <w:t>Example:</w:t>
      </w:r>
      <w:r>
        <w:br/>
      </w:r>
      <w:r>
        <w:br/>
        <w:t xml:space="preserve">ACTIONS  </w:t>
      </w:r>
      <w:r w:rsidRPr="00A64B0C">
        <w:t>https://www.doctrine.af.mil/Portals/61/documents/AFDP_3-0/3-0-D19-OPS-Effects-Based-Plan.pdf</w:t>
      </w:r>
    </w:p>
    <w:p w14:paraId="296441E8" w14:textId="77777777" w:rsidR="00A64B0C" w:rsidRDefault="00A64B0C" w:rsidP="00A64B0C">
      <w:pPr>
        <w:pStyle w:val="CommentText"/>
      </w:pPr>
      <w:r>
        <w:t xml:space="preserve"> </w:t>
      </w:r>
    </w:p>
    <w:p w14:paraId="06411B81" w14:textId="77777777" w:rsidR="00A64B0C" w:rsidRDefault="00A64B0C" w:rsidP="00A64B0C">
      <w:pPr>
        <w:pStyle w:val="CommentText"/>
      </w:pPr>
      <w:r>
        <w:t xml:space="preserve">An  action is performance of an activity  to create desired  effects. </w:t>
      </w:r>
      <w:r>
        <w:br/>
      </w:r>
      <w:r>
        <w:br/>
        <w:t xml:space="preserve">In  general,  there are two broad categories of actions that are relevant  at the tactical and operational  levels: </w:t>
      </w:r>
    </w:p>
    <w:p w14:paraId="0AC8DC83" w14:textId="77777777" w:rsidR="00A64B0C" w:rsidRDefault="00A64B0C" w:rsidP="00A64B0C">
      <w:pPr>
        <w:pStyle w:val="CommentText"/>
      </w:pPr>
      <w:r>
        <w:t xml:space="preserve">Kinetic and nonkinetic.  Examples of kinetic  actions include  the use of explosive munitions and  directed energy  weapons.  Examples of nonkinetic  actions include use of cyberspace weapons, an information  operations  radio broadcast to encourage  enemy </w:t>
      </w:r>
    </w:p>
    <w:p w14:paraId="309BA852" w14:textId="56C04D5A" w:rsidR="00A64B0C" w:rsidRDefault="00A64B0C" w:rsidP="00A64B0C">
      <w:pPr>
        <w:pStyle w:val="CommentText"/>
      </w:pPr>
      <w:r>
        <w:t>surrender,  and employment  of electronic  warfare capabilities.</w:t>
      </w:r>
    </w:p>
  </w:comment>
  <w:comment w:id="16" w:author="Halldor Jonsson" w:date="2021-11-15T12:53:00Z" w:initials="HJ">
    <w:p w14:paraId="0E6ABCF9" w14:textId="66E78E76" w:rsidR="00B30ABC" w:rsidRDefault="00B30ABC">
      <w:pPr>
        <w:pStyle w:val="CommentText"/>
      </w:pPr>
      <w:r>
        <w:rPr>
          <w:rStyle w:val="CommentReference"/>
        </w:rPr>
        <w:annotationRef/>
      </w:r>
      <w:r>
        <w:t xml:space="preserve">As a newcomer, i would love a practical example here. A conditon that can support achieving an associated objective. </w:t>
      </w:r>
      <w:r>
        <w:br/>
      </w:r>
      <w:r>
        <w:br/>
        <w:t>If saving examples for later - then maybe a reference to "see Appendix XYZ or Para ABC for example.</w:t>
      </w:r>
    </w:p>
  </w:comment>
  <w:comment w:id="21" w:author="Halldor Jonsson" w:date="2021-11-15T12:57:00Z" w:initials="HJ">
    <w:p w14:paraId="5C5133AF" w14:textId="5455DEEA" w:rsidR="00B30ABC" w:rsidRDefault="00B30ABC">
      <w:pPr>
        <w:pStyle w:val="CommentText"/>
      </w:pPr>
      <w:r>
        <w:rPr>
          <w:rStyle w:val="CommentReference"/>
        </w:rPr>
        <w:annotationRef/>
      </w:r>
      <w:r>
        <w:t>What is an actor?</w:t>
      </w:r>
    </w:p>
  </w:comment>
  <w:comment w:id="23" w:author="Halldor Jonsson" w:date="2021-11-15T13:01:00Z" w:initials="HJ">
    <w:p w14:paraId="131CEDDF" w14:textId="77777777" w:rsidR="00B30ABC" w:rsidRDefault="00B30ABC" w:rsidP="00B30ABC">
      <w:pPr>
        <w:pStyle w:val="CommentText"/>
      </w:pPr>
      <w:r>
        <w:t xml:space="preserve">What i find just a tad missing here is the diversion from other targets part - </w:t>
      </w:r>
      <w:r>
        <w:br/>
      </w:r>
      <w:r>
        <w:br/>
      </w:r>
      <w:r>
        <w:br/>
      </w:r>
      <w:hyperlink r:id="rId1" w:history="1">
        <w:r w:rsidRPr="00774A16">
          <w:rPr>
            <w:rStyle w:val="Hyperlink"/>
          </w:rPr>
          <w:t>https://www.doctrine.af.mil/Portals/61/documents/AFDP_3-60/3-60-AFDP-TARGETING.pdf</w:t>
        </w:r>
      </w:hyperlink>
      <w:r>
        <w:br/>
      </w:r>
      <w:r>
        <w:br/>
      </w:r>
      <w:r>
        <w:rPr>
          <w:rStyle w:val="CommentReference"/>
        </w:rPr>
        <w:annotationRef/>
      </w:r>
      <w:r>
        <w:t>Joint force commander (JFC)-designated time-sensitive targets (TST) — targets or</w:t>
      </w:r>
    </w:p>
    <w:p w14:paraId="57DE402E" w14:textId="77777777" w:rsidR="00B30ABC" w:rsidRDefault="00B30ABC" w:rsidP="00B30ABC">
      <w:pPr>
        <w:pStyle w:val="CommentText"/>
      </w:pPr>
      <w:r>
        <w:t>target sets of such high importance to the accomplishment of the JFC’s mission and</w:t>
      </w:r>
    </w:p>
    <w:p w14:paraId="58C7ADCD" w14:textId="69DEBF5F" w:rsidR="00B30ABC" w:rsidRPr="00B30ABC" w:rsidRDefault="00B30ABC" w:rsidP="00B30ABC">
      <w:pPr>
        <w:pStyle w:val="CommentText"/>
        <w:rPr>
          <w:b/>
          <w:bCs/>
        </w:rPr>
      </w:pPr>
      <w:r>
        <w:t xml:space="preserve">objectives, </w:t>
      </w:r>
      <w:r>
        <w:t xml:space="preserve"> </w:t>
      </w:r>
      <w:r w:rsidRPr="00B30ABC">
        <w:rPr>
          <w:b/>
          <w:bCs/>
        </w:rPr>
        <w:t>or one that presents such a significant strategic or operational threat to</w:t>
      </w:r>
      <w:r w:rsidRPr="00B30ABC">
        <w:rPr>
          <w:b/>
          <w:bCs/>
        </w:rPr>
        <w:t xml:space="preserve"> </w:t>
      </w:r>
      <w:r w:rsidRPr="00B30ABC">
        <w:rPr>
          <w:b/>
          <w:bCs/>
        </w:rPr>
        <w:t>friendly forces or allies, that the JFC dedicates intelligence collection and attack</w:t>
      </w:r>
      <w:r w:rsidRPr="00B30ABC">
        <w:rPr>
          <w:b/>
          <w:bCs/>
        </w:rPr>
        <w:t xml:space="preserve"> </w:t>
      </w:r>
      <w:r w:rsidRPr="00B30ABC">
        <w:rPr>
          <w:b/>
          <w:bCs/>
        </w:rPr>
        <w:t>assets, or is willing to divert assets away from other targets in order to engage it</w:t>
      </w:r>
      <w:r w:rsidRPr="00B30ABC">
        <w:rPr>
          <w:b/>
          <w:bCs/>
        </w:rPr>
        <w:t>.</w:t>
      </w:r>
    </w:p>
  </w:comment>
  <w:comment w:id="24" w:author="Halldor Jonsson" w:date="2021-11-15T13:05:00Z" w:initials="HJ">
    <w:p w14:paraId="5EE49F61" w14:textId="2CB248F5" w:rsidR="003666EC" w:rsidRDefault="003666EC">
      <w:pPr>
        <w:pStyle w:val="CommentText"/>
      </w:pPr>
      <w:r>
        <w:rPr>
          <w:rStyle w:val="CommentReference"/>
        </w:rPr>
        <w:annotationRef/>
      </w:r>
      <w:r>
        <w:t xml:space="preserve">This whole paragraph - as a newbie JFACC does not make it clear to me why I need to know this. </w:t>
      </w:r>
      <w:r>
        <w:br/>
      </w:r>
      <w:r>
        <w:br/>
        <w:t>Maybe the language could be a little simpler? Will JFC be saying - 50% of sorties should be allocated to OCA operations?</w:t>
      </w:r>
      <w:r>
        <w:br/>
      </w:r>
      <w:r>
        <w:br/>
      </w:r>
    </w:p>
  </w:comment>
  <w:comment w:id="25" w:author="Halldor Jonsson" w:date="2021-11-15T13:03:00Z" w:initials="HJ">
    <w:p w14:paraId="42B304EA" w14:textId="268FC1B8" w:rsidR="003666EC" w:rsidRDefault="003666EC">
      <w:pPr>
        <w:pStyle w:val="CommentText"/>
      </w:pPr>
      <w:r>
        <w:rPr>
          <w:rStyle w:val="CommentReference"/>
        </w:rPr>
        <w:annotationRef/>
      </w:r>
      <w:r>
        <w:t>Used for the first time - as a newbie I might know what AOR is but not necceserily JOA</w:t>
      </w:r>
    </w:p>
  </w:comment>
  <w:comment w:id="29" w:author="Halldor Jonsson" w:date="2021-11-15T13:04:00Z" w:initials="HJ">
    <w:p w14:paraId="740771F7" w14:textId="67A2780E" w:rsidR="003666EC" w:rsidRDefault="003666EC">
      <w:pPr>
        <w:pStyle w:val="CommentText"/>
      </w:pPr>
      <w:r>
        <w:rPr>
          <w:rStyle w:val="CommentReference"/>
        </w:rPr>
        <w:annotationRef/>
      </w:r>
      <w:r>
        <w:t>As a newcomer - what is a mission type order?</w:t>
      </w:r>
    </w:p>
  </w:comment>
  <w:comment w:id="32" w:author="Halldor Jonsson" w:date="2021-11-15T13:10:00Z" w:initials="HJ">
    <w:p w14:paraId="4EA59973" w14:textId="5B261716" w:rsidR="003666EC" w:rsidRDefault="003666EC">
      <w:pPr>
        <w:pStyle w:val="CommentText"/>
      </w:pPr>
      <w:r>
        <w:rPr>
          <w:rStyle w:val="CommentReference"/>
        </w:rPr>
        <w:annotationRef/>
      </w:r>
      <w:r>
        <w:t>I feel like what is slightly missing is - who the primary audience for this is. This could go a long way explaining why some parts are repeated from this document on the JAOP or AOD.</w:t>
      </w:r>
    </w:p>
  </w:comment>
  <w:comment w:id="46" w:author="Halldor Jonsson" w:date="2021-11-15T13:16:00Z" w:initials="HJ">
    <w:p w14:paraId="5E5ABCEC" w14:textId="4ECE302C" w:rsidR="008B4E77" w:rsidRDefault="008B4E77">
      <w:pPr>
        <w:pStyle w:val="CommentText"/>
      </w:pPr>
      <w:r>
        <w:rPr>
          <w:rStyle w:val="CommentReference"/>
        </w:rPr>
        <w:annotationRef/>
      </w:r>
      <w:r w:rsidR="009F1317">
        <w:t xml:space="preserve">I think that would be best - rather then to create a separate document each time. </w:t>
      </w:r>
    </w:p>
  </w:comment>
  <w:comment w:id="52" w:author="Halldor Jonsson" w:date="2021-11-15T13:22:00Z" w:initials="HJ">
    <w:p w14:paraId="66C07D69" w14:textId="31D39F65" w:rsidR="00AC52F9" w:rsidRDefault="00AC52F9">
      <w:pPr>
        <w:pStyle w:val="CommentText"/>
      </w:pPr>
      <w:r>
        <w:rPr>
          <w:rStyle w:val="CommentReference"/>
        </w:rPr>
        <w:annotationRef/>
      </w:r>
      <w:r>
        <w:t xml:space="preserve">How do I as JFACC </w:t>
      </w:r>
      <w:r w:rsidR="00D0718C">
        <w:t>maintain such a posture?</w:t>
      </w:r>
    </w:p>
  </w:comment>
  <w:comment w:id="55" w:author="Halldor Jonsson" w:date="2021-11-15T13:24:00Z" w:initials="HJ">
    <w:p w14:paraId="38F011CE" w14:textId="58BDF51A" w:rsidR="00FF6A8F" w:rsidRDefault="00FF6A8F">
      <w:pPr>
        <w:pStyle w:val="CommentText"/>
      </w:pPr>
      <w:r>
        <w:rPr>
          <w:rStyle w:val="CommentReference"/>
        </w:rPr>
        <w:annotationRef/>
      </w:r>
      <w:r>
        <w:t>This appears repeated from 2.1.3.4 Timing of the Attack.</w:t>
      </w:r>
    </w:p>
  </w:comment>
  <w:comment w:id="57" w:author="Halldor Jonsson" w:date="2021-11-15T13:25:00Z" w:initials="HJ">
    <w:p w14:paraId="0AC72903" w14:textId="3A9FA3E9" w:rsidR="00AA7205" w:rsidRDefault="00AA7205">
      <w:pPr>
        <w:pStyle w:val="CommentText"/>
      </w:pPr>
      <w:r>
        <w:rPr>
          <w:rStyle w:val="CommentReference"/>
        </w:rPr>
        <w:annotationRef/>
      </w:r>
      <w:r>
        <w:t xml:space="preserve">As a newcomer - i might not know the difference between local air superority vs air superority or supremecy. This was sometimes a point of contention during JFACC </w:t>
      </w:r>
      <w:r w:rsidR="00A86B41">
        <w:t>delibrations - people would use these terms thinking they mean one thing, but when they mean something else ( to someone else ).</w:t>
      </w:r>
    </w:p>
  </w:comment>
  <w:comment w:id="66" w:author="Halldor Jonsson" w:date="2021-11-15T13:29:00Z" w:initials="HJ">
    <w:p w14:paraId="467A6824" w14:textId="7C16A016" w:rsidR="00A70D74" w:rsidRDefault="00A70D74">
      <w:pPr>
        <w:pStyle w:val="CommentText"/>
      </w:pPr>
      <w:r>
        <w:rPr>
          <w:rStyle w:val="CommentReference"/>
        </w:rPr>
        <w:annotationRef/>
      </w:r>
      <w:r>
        <w:t xml:space="preserve">This implies JFACC will somehow </w:t>
      </w:r>
      <w:r w:rsidR="00F81C3A">
        <w:t>coordinate with LCC/MCC/SOCC - will that happend or should the plans take "their plans into account" without a discussiong being had.</w:t>
      </w:r>
    </w:p>
  </w:comment>
  <w:comment w:id="75" w:author="Halldor Jonsson" w:date="2021-11-15T13:37:00Z" w:initials="HJ">
    <w:p w14:paraId="29823AB3" w14:textId="31550ADE" w:rsidR="00524C3E" w:rsidRDefault="00524C3E">
      <w:pPr>
        <w:pStyle w:val="CommentText"/>
      </w:pPr>
      <w:r>
        <w:rPr>
          <w:rStyle w:val="CommentReference"/>
        </w:rPr>
        <w:annotationRef/>
      </w:r>
      <w:r>
        <w:t>I read that several times over and it was still not quite clear to me</w:t>
      </w:r>
      <w:r w:rsidR="00FA7BAA">
        <w:t xml:space="preserve"> how this translates into my targeting, maybe an example would help?</w:t>
      </w:r>
    </w:p>
  </w:comment>
  <w:comment w:id="79" w:author="Halldor Jonsson" w:date="2021-11-15T13:39:00Z" w:initials="HJ">
    <w:p w14:paraId="634C815E" w14:textId="35627ECB" w:rsidR="00EF4C00" w:rsidRDefault="00EF4C00">
      <w:pPr>
        <w:pStyle w:val="CommentText"/>
      </w:pPr>
      <w:r>
        <w:rPr>
          <w:rStyle w:val="CommentReference"/>
        </w:rPr>
        <w:annotationRef/>
      </w:r>
      <w:r>
        <w:t>It might help to have a list of typical effects</w:t>
      </w:r>
      <w:r w:rsidR="00026BF1">
        <w:t xml:space="preserve">. </w:t>
      </w:r>
    </w:p>
  </w:comment>
  <w:comment w:id="83" w:author="Halldor Jonsson" w:date="2021-11-15T13:40:00Z" w:initials="HJ">
    <w:p w14:paraId="3B6E76FC" w14:textId="66F22564" w:rsidR="00BA7EC6" w:rsidRDefault="00BA7EC6">
      <w:pPr>
        <w:pStyle w:val="CommentText"/>
      </w:pPr>
      <w:r>
        <w:rPr>
          <w:rStyle w:val="CommentReference"/>
        </w:rPr>
        <w:annotationRef/>
      </w:r>
      <w:r>
        <w:t>I as newcomer have no idea with FSCM is...</w:t>
      </w:r>
    </w:p>
  </w:comment>
  <w:comment w:id="87" w:author="Halldor Jonsson" w:date="2021-11-15T13:41:00Z" w:initials="HJ">
    <w:p w14:paraId="729164B0" w14:textId="0AE61345" w:rsidR="00BA7EC6" w:rsidRDefault="00BA7EC6">
      <w:pPr>
        <w:pStyle w:val="CommentText"/>
      </w:pPr>
      <w:r>
        <w:rPr>
          <w:rStyle w:val="CommentReference"/>
        </w:rPr>
        <w:annotationRef/>
      </w:r>
      <w:r>
        <w:t>First it was ACO, now its ACP, I as a newcomer might not know what an ACP is and what the relationship between an ACO and ACP is.</w:t>
      </w:r>
    </w:p>
  </w:comment>
  <w:comment w:id="89" w:author="Halldor Jonsson" w:date="2021-11-15T13:44:00Z" w:initials="HJ">
    <w:p w14:paraId="2592B000" w14:textId="21F2192E" w:rsidR="002A26C9" w:rsidRDefault="002A26C9">
      <w:pPr>
        <w:pStyle w:val="CommentText"/>
      </w:pPr>
      <w:r>
        <w:rPr>
          <w:rStyle w:val="CommentReference"/>
        </w:rPr>
        <w:annotationRef/>
      </w:r>
      <w:r>
        <w:t>Can this be done? Isn´t this primarily for stuff like Patriots?</w:t>
      </w:r>
    </w:p>
  </w:comment>
  <w:comment w:id="92" w:author="Halldor Jonsson" w:date="2021-11-15T17:03:00Z" w:initials="HJ">
    <w:p w14:paraId="249A7EE0" w14:textId="23224194" w:rsidR="00C1659F" w:rsidRDefault="00C1659F">
      <w:pPr>
        <w:pStyle w:val="CommentText"/>
      </w:pPr>
      <w:r>
        <w:rPr>
          <w:rStyle w:val="CommentReference"/>
        </w:rPr>
        <w:annotationRef/>
      </w:r>
      <w:r>
        <w:t>What does this mean?</w:t>
      </w:r>
    </w:p>
  </w:comment>
  <w:comment w:id="96" w:author="Halldor Jonsson" w:date="2021-11-15T17:04:00Z" w:initials="HJ">
    <w:p w14:paraId="5DC31587" w14:textId="6392CA22" w:rsidR="001D7DE4" w:rsidRDefault="001D7DE4">
      <w:pPr>
        <w:pStyle w:val="CommentText"/>
      </w:pPr>
      <w:r>
        <w:rPr>
          <w:rStyle w:val="CommentReference"/>
        </w:rPr>
        <w:annotationRef/>
      </w:r>
      <w:r>
        <w:t>Not sure what making a plan for the bed down location entails.</w:t>
      </w:r>
      <w:r w:rsidR="00A87B84">
        <w:t xml:space="preserve"> Where the squadrons shall be deployed? Or plans for squadrons at certain locations?</w:t>
      </w:r>
    </w:p>
  </w:comment>
  <w:comment w:id="98" w:author="Halldor Jonsson" w:date="2021-11-15T17:09:00Z" w:initials="HJ">
    <w:p w14:paraId="46326F0F" w14:textId="3EAFE907" w:rsidR="001A1EB5" w:rsidRDefault="001A1EB5">
      <w:pPr>
        <w:pStyle w:val="CommentText"/>
      </w:pPr>
      <w:r>
        <w:rPr>
          <w:rStyle w:val="CommentReference"/>
        </w:rPr>
        <w:annotationRef/>
      </w:r>
      <w:r>
        <w:t xml:space="preserve">What happends on D5, just continue the normal flow? </w:t>
      </w:r>
      <w:r w:rsidR="00BF06ED">
        <w:t>A new tasking cycle?</w:t>
      </w:r>
    </w:p>
  </w:comment>
  <w:comment w:id="107" w:author="Halldor Jonsson" w:date="2021-11-15T17:14:00Z" w:initials="HJ">
    <w:p w14:paraId="49FAC686" w14:textId="4F14FB72" w:rsidR="003B6A53" w:rsidRDefault="003B6A53">
      <w:pPr>
        <w:pStyle w:val="CommentText"/>
      </w:pPr>
      <w:r>
        <w:rPr>
          <w:rStyle w:val="CommentReference"/>
        </w:rPr>
        <w:annotationRef/>
      </w:r>
      <w:r>
        <w:t>Where does this live? In the AOD?</w:t>
      </w:r>
    </w:p>
  </w:comment>
  <w:comment w:id="119" w:author="Halldor Jonsson" w:date="2021-11-15T17:20:00Z" w:initials="HJ">
    <w:p w14:paraId="3EF5A5FA" w14:textId="62D141C6" w:rsidR="002100A7" w:rsidRDefault="002100A7">
      <w:pPr>
        <w:pStyle w:val="CommentText"/>
      </w:pPr>
      <w:r>
        <w:rPr>
          <w:rStyle w:val="CommentReference"/>
        </w:rPr>
        <w:annotationRef/>
      </w:r>
      <w:r>
        <w:t>What is ML and MD ?</w:t>
      </w:r>
    </w:p>
  </w:comment>
  <w:comment w:id="122" w:author="Halldor Jonsson" w:date="2021-11-15T17:22:00Z" w:initials="HJ">
    <w:p w14:paraId="035E34B8" w14:textId="5ACC5ADB" w:rsidR="00F43D04" w:rsidRDefault="00F43D04">
      <w:pPr>
        <w:pStyle w:val="CommentText"/>
      </w:pPr>
      <w:r>
        <w:rPr>
          <w:rStyle w:val="CommentReference"/>
        </w:rPr>
        <w:annotationRef/>
      </w:r>
      <w:r>
        <w:t>This is for Patriots etc right? Can we have any input on this at all?</w:t>
      </w:r>
    </w:p>
  </w:comment>
  <w:comment w:id="124" w:author="Halldor Jonsson" w:date="2021-11-15T17:23:00Z" w:initials="HJ">
    <w:p w14:paraId="4E8C30B9" w14:textId="0DBB5110" w:rsidR="00296076" w:rsidRDefault="00296076">
      <w:pPr>
        <w:pStyle w:val="CommentText"/>
      </w:pPr>
      <w:r>
        <w:rPr>
          <w:rStyle w:val="CommentReference"/>
        </w:rPr>
        <w:annotationRef/>
      </w:r>
      <w:r>
        <w:t xml:space="preserve">After getting it approved by JFC hopefully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126" w:author="Halldor Jonsson" w:date="2021-11-15T17:26:00Z" w:initials="HJ">
    <w:p w14:paraId="1BD94D6A" w14:textId="7FE873B5" w:rsidR="00A6553F" w:rsidRDefault="00A6553F">
      <w:pPr>
        <w:pStyle w:val="CommentText"/>
      </w:pPr>
      <w:r>
        <w:rPr>
          <w:rStyle w:val="CommentReference"/>
        </w:rPr>
        <w:annotationRef/>
      </w:r>
      <w:r>
        <w:t xml:space="preserve">I know ATO´s can specify </w:t>
      </w:r>
      <w:r w:rsidR="0016776C">
        <w:t xml:space="preserve">loadouts, but perhaps a point of order here is to scope what is meant here - i.e. "2000lb bomb with delayed sensor fusing" or "GBU31-V3 with </w:t>
      </w:r>
      <w:r w:rsidR="00F1721E">
        <w:t>xxx type of fuse at 95° impact angle"</w:t>
      </w:r>
      <w:r w:rsidR="00154F3D">
        <w:t xml:space="preserve"> ?</w:t>
      </w:r>
    </w:p>
  </w:comment>
  <w:comment w:id="127" w:author="Halldor Jonsson" w:date="2021-11-15T17:25:00Z" w:initials="HJ">
    <w:p w14:paraId="40E89BED" w14:textId="10E27586" w:rsidR="0073343A" w:rsidRDefault="0073343A">
      <w:pPr>
        <w:pStyle w:val="CommentText"/>
      </w:pPr>
      <w:r>
        <w:rPr>
          <w:rStyle w:val="CommentReference"/>
        </w:rPr>
        <w:annotationRef/>
      </w:r>
      <w:r>
        <w:t>Unsure what is meant here</w:t>
      </w:r>
      <w:r w:rsidR="005D3B9A">
        <w:t xml:space="preserve"> - do you mean "will determine how many flights are needed per task" ?</w:t>
      </w:r>
    </w:p>
  </w:comment>
  <w:comment w:id="129" w:author="Halldor Jonsson" w:date="2021-11-15T11:28:00Z" w:initials="HJ">
    <w:p w14:paraId="5DA8E8A4" w14:textId="69060DB9" w:rsidR="00F86271" w:rsidRDefault="00F86271">
      <w:pPr>
        <w:pStyle w:val="CommentText"/>
      </w:pPr>
      <w:r w:rsidRPr="00B30ABC">
        <w:rPr>
          <w:rStyle w:val="CommentReference"/>
          <w:b/>
          <w:bCs/>
        </w:rPr>
        <w:annotationRef/>
      </w:r>
      <w:r>
        <w:t xml:space="preserve">I love this, what would make this even more helpful is to have an example of anwers - for context. I.e. how to answer the question in a meaningful way.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09BA852" w15:done="0"/>
  <w15:commentEx w15:paraId="0E6ABCF9" w15:done="0"/>
  <w15:commentEx w15:paraId="5C5133AF" w15:done="0"/>
  <w15:commentEx w15:paraId="58C7ADCD" w15:done="0"/>
  <w15:commentEx w15:paraId="5EE49F61" w15:done="0"/>
  <w15:commentEx w15:paraId="42B304EA" w15:done="0"/>
  <w15:commentEx w15:paraId="740771F7" w15:done="0"/>
  <w15:commentEx w15:paraId="4EA59973" w15:done="0"/>
  <w15:commentEx w15:paraId="5E5ABCEC" w15:done="0"/>
  <w15:commentEx w15:paraId="66C07D69" w15:done="0"/>
  <w15:commentEx w15:paraId="38F011CE" w15:done="0"/>
  <w15:commentEx w15:paraId="0AC72903" w15:done="0"/>
  <w15:commentEx w15:paraId="467A6824" w15:done="0"/>
  <w15:commentEx w15:paraId="29823AB3" w15:done="0"/>
  <w15:commentEx w15:paraId="634C815E" w15:done="0"/>
  <w15:commentEx w15:paraId="3B6E76FC" w15:done="0"/>
  <w15:commentEx w15:paraId="729164B0" w15:done="0"/>
  <w15:commentEx w15:paraId="2592B000" w15:done="0"/>
  <w15:commentEx w15:paraId="249A7EE0" w15:done="0"/>
  <w15:commentEx w15:paraId="5DC31587" w15:done="0"/>
  <w15:commentEx w15:paraId="46326F0F" w15:done="0"/>
  <w15:commentEx w15:paraId="49FAC686" w15:done="0"/>
  <w15:commentEx w15:paraId="3EF5A5FA" w15:done="0"/>
  <w15:commentEx w15:paraId="035E34B8" w15:done="0"/>
  <w15:commentEx w15:paraId="4E8C30B9" w15:done="0"/>
  <w15:commentEx w15:paraId="1BD94D6A" w15:done="0"/>
  <w15:commentEx w15:paraId="40E89BED" w15:done="0"/>
  <w15:commentEx w15:paraId="5DA8E8A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CD549" w16cex:dateUtc="2021-11-15T12:47:00Z"/>
  <w16cex:commentExtensible w16cex:durableId="253CD6DF" w16cex:dateUtc="2021-11-15T12:53:00Z"/>
  <w16cex:commentExtensible w16cex:durableId="253CD7AC" w16cex:dateUtc="2021-11-15T12:57:00Z"/>
  <w16cex:commentExtensible w16cex:durableId="253CD8BE" w16cex:dateUtc="2021-11-15T13:01:00Z"/>
  <w16cex:commentExtensible w16cex:durableId="253CD9AB" w16cex:dateUtc="2021-11-15T13:05:00Z"/>
  <w16cex:commentExtensible w16cex:durableId="253CD93B" w16cex:dateUtc="2021-11-15T13:03:00Z"/>
  <w16cex:commentExtensible w16cex:durableId="253CD96B" w16cex:dateUtc="2021-11-15T13:04:00Z"/>
  <w16cex:commentExtensible w16cex:durableId="253CDAA9" w16cex:dateUtc="2021-11-15T13:10:00Z"/>
  <w16cex:commentExtensible w16cex:durableId="253CDC1F" w16cex:dateUtc="2021-11-15T13:16:00Z"/>
  <w16cex:commentExtensible w16cex:durableId="253CDDB0" w16cex:dateUtc="2021-11-15T13:22:00Z"/>
  <w16cex:commentExtensible w16cex:durableId="253CDE00" w16cex:dateUtc="2021-11-15T13:24:00Z"/>
  <w16cex:commentExtensible w16cex:durableId="253CDE3D" w16cex:dateUtc="2021-11-15T13:25:00Z"/>
  <w16cex:commentExtensible w16cex:durableId="253CDF2F" w16cex:dateUtc="2021-11-15T13:29:00Z"/>
  <w16cex:commentExtensible w16cex:durableId="253CE117" w16cex:dateUtc="2021-11-15T13:37:00Z"/>
  <w16cex:commentExtensible w16cex:durableId="253CE176" w16cex:dateUtc="2021-11-15T13:39:00Z"/>
  <w16cex:commentExtensible w16cex:durableId="253CE1D2" w16cex:dateUtc="2021-11-15T13:40:00Z"/>
  <w16cex:commentExtensible w16cex:durableId="253CE20D" w16cex:dateUtc="2021-11-15T13:41:00Z"/>
  <w16cex:commentExtensible w16cex:durableId="253CE2C7" w16cex:dateUtc="2021-11-15T13:44:00Z"/>
  <w16cex:commentExtensible w16cex:durableId="253D1168" w16cex:dateUtc="2021-11-15T17:03:00Z"/>
  <w16cex:commentExtensible w16cex:durableId="253D1196" w16cex:dateUtc="2021-11-15T17:04:00Z"/>
  <w16cex:commentExtensible w16cex:durableId="253D12C5" w16cex:dateUtc="2021-11-15T17:09:00Z"/>
  <w16cex:commentExtensible w16cex:durableId="253D1411" w16cex:dateUtc="2021-11-15T17:14:00Z"/>
  <w16cex:commentExtensible w16cex:durableId="253D155D" w16cex:dateUtc="2021-11-15T17:20:00Z"/>
  <w16cex:commentExtensible w16cex:durableId="253D15D2" w16cex:dateUtc="2021-11-15T17:22:00Z"/>
  <w16cex:commentExtensible w16cex:durableId="253D1600" w16cex:dateUtc="2021-11-15T17:23:00Z"/>
  <w16cex:commentExtensible w16cex:durableId="253D16B6" w16cex:dateUtc="2021-11-15T17:26:00Z"/>
  <w16cex:commentExtensible w16cex:durableId="253D1675" w16cex:dateUtc="2021-11-15T17:25:00Z"/>
  <w16cex:commentExtensible w16cex:durableId="253CC2EC" w16cex:dateUtc="2021-11-15T11: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09BA852" w16cid:durableId="253CD549"/>
  <w16cid:commentId w16cid:paraId="0E6ABCF9" w16cid:durableId="253CD6DF"/>
  <w16cid:commentId w16cid:paraId="5C5133AF" w16cid:durableId="253CD7AC"/>
  <w16cid:commentId w16cid:paraId="58C7ADCD" w16cid:durableId="253CD8BE"/>
  <w16cid:commentId w16cid:paraId="5EE49F61" w16cid:durableId="253CD9AB"/>
  <w16cid:commentId w16cid:paraId="42B304EA" w16cid:durableId="253CD93B"/>
  <w16cid:commentId w16cid:paraId="740771F7" w16cid:durableId="253CD96B"/>
  <w16cid:commentId w16cid:paraId="4EA59973" w16cid:durableId="253CDAA9"/>
  <w16cid:commentId w16cid:paraId="5E5ABCEC" w16cid:durableId="253CDC1F"/>
  <w16cid:commentId w16cid:paraId="66C07D69" w16cid:durableId="253CDDB0"/>
  <w16cid:commentId w16cid:paraId="38F011CE" w16cid:durableId="253CDE00"/>
  <w16cid:commentId w16cid:paraId="0AC72903" w16cid:durableId="253CDE3D"/>
  <w16cid:commentId w16cid:paraId="467A6824" w16cid:durableId="253CDF2F"/>
  <w16cid:commentId w16cid:paraId="29823AB3" w16cid:durableId="253CE117"/>
  <w16cid:commentId w16cid:paraId="634C815E" w16cid:durableId="253CE176"/>
  <w16cid:commentId w16cid:paraId="3B6E76FC" w16cid:durableId="253CE1D2"/>
  <w16cid:commentId w16cid:paraId="729164B0" w16cid:durableId="253CE20D"/>
  <w16cid:commentId w16cid:paraId="2592B000" w16cid:durableId="253CE2C7"/>
  <w16cid:commentId w16cid:paraId="249A7EE0" w16cid:durableId="253D1168"/>
  <w16cid:commentId w16cid:paraId="5DC31587" w16cid:durableId="253D1196"/>
  <w16cid:commentId w16cid:paraId="46326F0F" w16cid:durableId="253D12C5"/>
  <w16cid:commentId w16cid:paraId="49FAC686" w16cid:durableId="253D1411"/>
  <w16cid:commentId w16cid:paraId="3EF5A5FA" w16cid:durableId="253D155D"/>
  <w16cid:commentId w16cid:paraId="035E34B8" w16cid:durableId="253D15D2"/>
  <w16cid:commentId w16cid:paraId="4E8C30B9" w16cid:durableId="253D1600"/>
  <w16cid:commentId w16cid:paraId="1BD94D6A" w16cid:durableId="253D16B6"/>
  <w16cid:commentId w16cid:paraId="40E89BED" w16cid:durableId="253D1675"/>
  <w16cid:commentId w16cid:paraId="5DA8E8A4" w16cid:durableId="253CC2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393959" w14:textId="77777777" w:rsidR="00BD5272" w:rsidRDefault="00BD5272" w:rsidP="00BB69AC">
      <w:pPr>
        <w:spacing w:after="0" w:line="240" w:lineRule="auto"/>
      </w:pPr>
      <w:r>
        <w:separator/>
      </w:r>
    </w:p>
  </w:endnote>
  <w:endnote w:type="continuationSeparator" w:id="0">
    <w:p w14:paraId="1804574C" w14:textId="77777777" w:rsidR="00BD5272" w:rsidRDefault="00BD5272" w:rsidP="00BB69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 w:name="TimesNewRomanPS-ItalicMT">
    <w:altName w:val="Times New Roman"/>
    <w:panose1 w:val="00000000000000000000"/>
    <w:charset w:val="00"/>
    <w:family w:val="swiss"/>
    <w:notTrueType/>
    <w:pitch w:val="default"/>
    <w:sig w:usb0="00000003" w:usb1="00000000" w:usb2="00000000" w:usb3="00000000" w:csb0="00000001" w:csb1="00000000"/>
  </w:font>
  <w:font w:name="TimesNewRomanPS-BoldItalicMT">
    <w:altName w:val="Times New Roman"/>
    <w:panose1 w:val="00000000000000000000"/>
    <w:charset w:val="00"/>
    <w:family w:val="swiss"/>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9086374"/>
      <w:docPartObj>
        <w:docPartGallery w:val="Page Numbers (Bottom of Page)"/>
        <w:docPartUnique/>
      </w:docPartObj>
    </w:sdtPr>
    <w:sdtEndPr/>
    <w:sdtContent>
      <w:sdt>
        <w:sdtPr>
          <w:id w:val="14070154"/>
          <w:docPartObj>
            <w:docPartGallery w:val="Page Numbers (Top of Page)"/>
            <w:docPartUnique/>
          </w:docPartObj>
        </w:sdtPr>
        <w:sdtEndPr/>
        <w:sdtContent>
          <w:p w14:paraId="5ACC3738" w14:textId="77777777" w:rsidR="00253369" w:rsidRDefault="00253369">
            <w:pPr>
              <w:pStyle w:val="Footer"/>
              <w:jc w:val="center"/>
            </w:pPr>
            <w:r>
              <w:t xml:space="preserve">Page </w:t>
            </w:r>
            <w:r>
              <w:rPr>
                <w:b/>
                <w:sz w:val="24"/>
                <w:szCs w:val="24"/>
              </w:rPr>
              <w:fldChar w:fldCharType="begin"/>
            </w:r>
            <w:r>
              <w:rPr>
                <w:b/>
              </w:rPr>
              <w:instrText>PAGE</w:instrText>
            </w:r>
            <w:r>
              <w:rPr>
                <w:b/>
                <w:sz w:val="24"/>
                <w:szCs w:val="24"/>
              </w:rPr>
              <w:fldChar w:fldCharType="separate"/>
            </w:r>
            <w:r w:rsidR="0055317F">
              <w:rPr>
                <w:b/>
                <w:noProof/>
              </w:rPr>
              <w:t>1</w:t>
            </w:r>
            <w:r>
              <w:rPr>
                <w:b/>
                <w:sz w:val="24"/>
                <w:szCs w:val="24"/>
              </w:rPr>
              <w:fldChar w:fldCharType="end"/>
            </w:r>
            <w:r>
              <w:t xml:space="preserve"> of </w:t>
            </w:r>
            <w:r>
              <w:rPr>
                <w:b/>
                <w:sz w:val="24"/>
                <w:szCs w:val="24"/>
              </w:rPr>
              <w:fldChar w:fldCharType="begin"/>
            </w:r>
            <w:r>
              <w:rPr>
                <w:b/>
              </w:rPr>
              <w:instrText>NUMPAGES</w:instrText>
            </w:r>
            <w:r>
              <w:rPr>
                <w:b/>
                <w:sz w:val="24"/>
                <w:szCs w:val="24"/>
              </w:rPr>
              <w:fldChar w:fldCharType="separate"/>
            </w:r>
            <w:r w:rsidR="0055317F">
              <w:rPr>
                <w:b/>
                <w:noProof/>
              </w:rPr>
              <w:t>35</w:t>
            </w:r>
            <w:r>
              <w:rPr>
                <w:b/>
                <w:sz w:val="24"/>
                <w:szCs w:val="24"/>
              </w:rPr>
              <w:fldChar w:fldCharType="end"/>
            </w:r>
          </w:p>
        </w:sdtContent>
      </w:sdt>
    </w:sdtContent>
  </w:sdt>
  <w:p w14:paraId="676F3DAD" w14:textId="77777777" w:rsidR="00253369" w:rsidRDefault="002533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EC4DBC" w14:textId="77777777" w:rsidR="00BD5272" w:rsidRDefault="00BD5272" w:rsidP="00BB69AC">
      <w:pPr>
        <w:spacing w:after="0" w:line="240" w:lineRule="auto"/>
      </w:pPr>
      <w:r>
        <w:separator/>
      </w:r>
    </w:p>
  </w:footnote>
  <w:footnote w:type="continuationSeparator" w:id="0">
    <w:p w14:paraId="184215CA" w14:textId="77777777" w:rsidR="00BD5272" w:rsidRDefault="00BD5272" w:rsidP="00BB69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471E4" w14:textId="77777777" w:rsidR="00253369" w:rsidRDefault="00253369">
    <w:pPr>
      <w:pStyle w:val="Header"/>
    </w:pPr>
    <w:r w:rsidRPr="00B91917">
      <w:rPr>
        <w:noProof/>
      </w:rPr>
      <w:drawing>
        <wp:inline distT="0" distB="0" distL="0" distR="0" wp14:anchorId="5BA5DDAF" wp14:editId="05366136">
          <wp:extent cx="406223" cy="418802"/>
          <wp:effectExtent l="0" t="0" r="0" b="0"/>
          <wp:docPr id="154"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Bilde 2"/>
                  <pic:cNvPicPr/>
                </pic:nvPicPr>
                <pic:blipFill>
                  <a:blip r:embed="rId1">
                    <a:extLst>
                      <a:ext uri="{28A0092B-C50C-407E-A947-70E740481C1C}">
                        <a14:useLocalDpi xmlns:a14="http://schemas.microsoft.com/office/drawing/2010/main" val="0"/>
                      </a:ext>
                    </a:extLst>
                  </a:blip>
                  <a:stretch>
                    <a:fillRect/>
                  </a:stretch>
                </pic:blipFill>
                <pic:spPr>
                  <a:xfrm>
                    <a:off x="0" y="0"/>
                    <a:ext cx="406223" cy="418802"/>
                  </a:xfrm>
                  <a:prstGeom prst="rect">
                    <a:avLst/>
                  </a:prstGeom>
                </pic:spPr>
              </pic:pic>
            </a:graphicData>
          </a:graphic>
        </wp:inline>
      </w:drawing>
    </w:r>
    <w:r w:rsidRPr="00B91917">
      <w:rPr>
        <w:color w:val="800080" w:themeColor="accent3"/>
        <w:lang w:val="en-GB"/>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80EF8"/>
    <w:multiLevelType w:val="hybridMultilevel"/>
    <w:tmpl w:val="AE1E53F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06B332B0"/>
    <w:multiLevelType w:val="hybridMultilevel"/>
    <w:tmpl w:val="A2C286A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08747280"/>
    <w:multiLevelType w:val="multilevel"/>
    <w:tmpl w:val="640EDA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CB35EB"/>
    <w:multiLevelType w:val="hybridMultilevel"/>
    <w:tmpl w:val="7382B3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0B0B51B6"/>
    <w:multiLevelType w:val="multilevel"/>
    <w:tmpl w:val="D3A87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212D21"/>
    <w:multiLevelType w:val="hybridMultilevel"/>
    <w:tmpl w:val="219CD96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104553E8"/>
    <w:multiLevelType w:val="multilevel"/>
    <w:tmpl w:val="42D69E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2126436"/>
    <w:multiLevelType w:val="hybridMultilevel"/>
    <w:tmpl w:val="C39482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122C452B"/>
    <w:multiLevelType w:val="hybridMultilevel"/>
    <w:tmpl w:val="90C8B20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173B5DA5"/>
    <w:multiLevelType w:val="hybridMultilevel"/>
    <w:tmpl w:val="20B40746"/>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15:restartNumberingAfterBreak="0">
    <w:nsid w:val="1C540B03"/>
    <w:multiLevelType w:val="hybridMultilevel"/>
    <w:tmpl w:val="5A922DC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1C546BFC"/>
    <w:multiLevelType w:val="hybridMultilevel"/>
    <w:tmpl w:val="E65861A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1D8B1894"/>
    <w:multiLevelType w:val="multilevel"/>
    <w:tmpl w:val="572E17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11F615D"/>
    <w:multiLevelType w:val="hybridMultilevel"/>
    <w:tmpl w:val="0EEE3CB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2438350C"/>
    <w:multiLevelType w:val="hybridMultilevel"/>
    <w:tmpl w:val="7C5AF342"/>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253B11CB"/>
    <w:multiLevelType w:val="multilevel"/>
    <w:tmpl w:val="B66CD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7CA1A49"/>
    <w:multiLevelType w:val="multilevel"/>
    <w:tmpl w:val="3C5AC4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E7875E7"/>
    <w:multiLevelType w:val="hybridMultilevel"/>
    <w:tmpl w:val="FDF2B33C"/>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3B961CA3"/>
    <w:multiLevelType w:val="hybridMultilevel"/>
    <w:tmpl w:val="7EA4B9F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40D853B3"/>
    <w:multiLevelType w:val="hybridMultilevel"/>
    <w:tmpl w:val="DE2E13D8"/>
    <w:lvl w:ilvl="0" w:tplc="01568376">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15:restartNumberingAfterBreak="0">
    <w:nsid w:val="41E76F3F"/>
    <w:multiLevelType w:val="hybridMultilevel"/>
    <w:tmpl w:val="37B0A43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420A3B66"/>
    <w:multiLevelType w:val="multilevel"/>
    <w:tmpl w:val="84C4DF2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45B908D5"/>
    <w:multiLevelType w:val="multilevel"/>
    <w:tmpl w:val="2DDCDF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78B654D"/>
    <w:multiLevelType w:val="multilevel"/>
    <w:tmpl w:val="139CB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7D20BF2"/>
    <w:multiLevelType w:val="hybridMultilevel"/>
    <w:tmpl w:val="F35C92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15:restartNumberingAfterBreak="0">
    <w:nsid w:val="48AB7960"/>
    <w:multiLevelType w:val="hybridMultilevel"/>
    <w:tmpl w:val="E2F8D490"/>
    <w:lvl w:ilvl="0" w:tplc="71240B7C">
      <w:numFmt w:val="bullet"/>
      <w:lvlText w:val="-"/>
      <w:lvlJc w:val="left"/>
      <w:pPr>
        <w:ind w:left="720" w:hanging="360"/>
      </w:pPr>
      <w:rPr>
        <w:rFonts w:ascii="TimesNewRomanPSMT" w:eastAsiaTheme="minorEastAsia" w:hAnsi="TimesNewRomanPSMT" w:cs="TimesNewRomanPSMT"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15:restartNumberingAfterBreak="0">
    <w:nsid w:val="4C075F80"/>
    <w:multiLevelType w:val="hybridMultilevel"/>
    <w:tmpl w:val="200A80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15:restartNumberingAfterBreak="0">
    <w:nsid w:val="50B97E05"/>
    <w:multiLevelType w:val="hybridMultilevel"/>
    <w:tmpl w:val="B08A1214"/>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15:restartNumberingAfterBreak="0">
    <w:nsid w:val="54592F43"/>
    <w:multiLevelType w:val="multilevel"/>
    <w:tmpl w:val="D09A4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FF03CDD"/>
    <w:multiLevelType w:val="multilevel"/>
    <w:tmpl w:val="3E28DD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168164D"/>
    <w:multiLevelType w:val="hybridMultilevel"/>
    <w:tmpl w:val="5590CE1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15:restartNumberingAfterBreak="0">
    <w:nsid w:val="66841F1F"/>
    <w:multiLevelType w:val="multilevel"/>
    <w:tmpl w:val="4216A6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8817AB6"/>
    <w:multiLevelType w:val="multilevel"/>
    <w:tmpl w:val="BCB057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92E476E"/>
    <w:multiLevelType w:val="multilevel"/>
    <w:tmpl w:val="3080F8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9717264"/>
    <w:multiLevelType w:val="hybridMultilevel"/>
    <w:tmpl w:val="F7ECDDBC"/>
    <w:lvl w:ilvl="0" w:tplc="6120636E">
      <w:start w:val="1"/>
      <w:numFmt w:val="lowerLetter"/>
      <w:lvlText w:val="%1)"/>
      <w:lvlJc w:val="left"/>
      <w:pPr>
        <w:ind w:left="408" w:hanging="360"/>
      </w:pPr>
      <w:rPr>
        <w:rFonts w:hint="default"/>
      </w:rPr>
    </w:lvl>
    <w:lvl w:ilvl="1" w:tplc="04140019" w:tentative="1">
      <w:start w:val="1"/>
      <w:numFmt w:val="lowerLetter"/>
      <w:lvlText w:val="%2."/>
      <w:lvlJc w:val="left"/>
      <w:pPr>
        <w:ind w:left="1128" w:hanging="360"/>
      </w:pPr>
    </w:lvl>
    <w:lvl w:ilvl="2" w:tplc="0414001B" w:tentative="1">
      <w:start w:val="1"/>
      <w:numFmt w:val="lowerRoman"/>
      <w:lvlText w:val="%3."/>
      <w:lvlJc w:val="right"/>
      <w:pPr>
        <w:ind w:left="1848" w:hanging="180"/>
      </w:pPr>
    </w:lvl>
    <w:lvl w:ilvl="3" w:tplc="0414000F" w:tentative="1">
      <w:start w:val="1"/>
      <w:numFmt w:val="decimal"/>
      <w:lvlText w:val="%4."/>
      <w:lvlJc w:val="left"/>
      <w:pPr>
        <w:ind w:left="2568" w:hanging="360"/>
      </w:pPr>
    </w:lvl>
    <w:lvl w:ilvl="4" w:tplc="04140019" w:tentative="1">
      <w:start w:val="1"/>
      <w:numFmt w:val="lowerLetter"/>
      <w:lvlText w:val="%5."/>
      <w:lvlJc w:val="left"/>
      <w:pPr>
        <w:ind w:left="3288" w:hanging="360"/>
      </w:pPr>
    </w:lvl>
    <w:lvl w:ilvl="5" w:tplc="0414001B" w:tentative="1">
      <w:start w:val="1"/>
      <w:numFmt w:val="lowerRoman"/>
      <w:lvlText w:val="%6."/>
      <w:lvlJc w:val="right"/>
      <w:pPr>
        <w:ind w:left="4008" w:hanging="180"/>
      </w:pPr>
    </w:lvl>
    <w:lvl w:ilvl="6" w:tplc="0414000F" w:tentative="1">
      <w:start w:val="1"/>
      <w:numFmt w:val="decimal"/>
      <w:lvlText w:val="%7."/>
      <w:lvlJc w:val="left"/>
      <w:pPr>
        <w:ind w:left="4728" w:hanging="360"/>
      </w:pPr>
    </w:lvl>
    <w:lvl w:ilvl="7" w:tplc="04140019" w:tentative="1">
      <w:start w:val="1"/>
      <w:numFmt w:val="lowerLetter"/>
      <w:lvlText w:val="%8."/>
      <w:lvlJc w:val="left"/>
      <w:pPr>
        <w:ind w:left="5448" w:hanging="360"/>
      </w:pPr>
    </w:lvl>
    <w:lvl w:ilvl="8" w:tplc="0414001B" w:tentative="1">
      <w:start w:val="1"/>
      <w:numFmt w:val="lowerRoman"/>
      <w:lvlText w:val="%9."/>
      <w:lvlJc w:val="right"/>
      <w:pPr>
        <w:ind w:left="6168" w:hanging="180"/>
      </w:pPr>
    </w:lvl>
  </w:abstractNum>
  <w:abstractNum w:abstractNumId="35" w15:restartNumberingAfterBreak="0">
    <w:nsid w:val="7467560C"/>
    <w:multiLevelType w:val="multilevel"/>
    <w:tmpl w:val="93AA4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6FB4D50"/>
    <w:multiLevelType w:val="hybridMultilevel"/>
    <w:tmpl w:val="8174C6B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7" w15:restartNumberingAfterBreak="0">
    <w:nsid w:val="78BE5D14"/>
    <w:multiLevelType w:val="hybridMultilevel"/>
    <w:tmpl w:val="04FA44C0"/>
    <w:lvl w:ilvl="0" w:tplc="4F7CE08C">
      <w:numFmt w:val="bullet"/>
      <w:lvlText w:val="-"/>
      <w:lvlJc w:val="left"/>
      <w:pPr>
        <w:ind w:left="720" w:hanging="360"/>
      </w:pPr>
      <w:rPr>
        <w:rFonts w:ascii="TimesNewRomanPSMT" w:eastAsiaTheme="minorEastAsia" w:hAnsi="TimesNewRomanPSMT" w:cs="TimesNewRomanPSMT"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15:restartNumberingAfterBreak="0">
    <w:nsid w:val="79852D88"/>
    <w:multiLevelType w:val="hybridMultilevel"/>
    <w:tmpl w:val="D62E5F7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15:restartNumberingAfterBreak="0">
    <w:nsid w:val="7F150F73"/>
    <w:multiLevelType w:val="hybridMultilevel"/>
    <w:tmpl w:val="2B40BF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0" w15:restartNumberingAfterBreak="0">
    <w:nsid w:val="7F2B78B2"/>
    <w:multiLevelType w:val="hybridMultilevel"/>
    <w:tmpl w:val="4D80C04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2"/>
  </w:num>
  <w:num w:numId="2">
    <w:abstractNumId w:val="16"/>
  </w:num>
  <w:num w:numId="3">
    <w:abstractNumId w:val="33"/>
  </w:num>
  <w:num w:numId="4">
    <w:abstractNumId w:val="22"/>
  </w:num>
  <w:num w:numId="5">
    <w:abstractNumId w:val="29"/>
  </w:num>
  <w:num w:numId="6">
    <w:abstractNumId w:val="28"/>
  </w:num>
  <w:num w:numId="7">
    <w:abstractNumId w:val="23"/>
  </w:num>
  <w:num w:numId="8">
    <w:abstractNumId w:val="6"/>
  </w:num>
  <w:num w:numId="9">
    <w:abstractNumId w:val="35"/>
  </w:num>
  <w:num w:numId="10">
    <w:abstractNumId w:val="31"/>
  </w:num>
  <w:num w:numId="11">
    <w:abstractNumId w:val="15"/>
  </w:num>
  <w:num w:numId="12">
    <w:abstractNumId w:val="32"/>
  </w:num>
  <w:num w:numId="13">
    <w:abstractNumId w:val="12"/>
  </w:num>
  <w:num w:numId="14">
    <w:abstractNumId w:val="21"/>
  </w:num>
  <w:num w:numId="15">
    <w:abstractNumId w:val="21"/>
  </w:num>
  <w:num w:numId="16">
    <w:abstractNumId w:val="21"/>
  </w:num>
  <w:num w:numId="17">
    <w:abstractNumId w:val="21"/>
  </w:num>
  <w:num w:numId="18">
    <w:abstractNumId w:val="21"/>
  </w:num>
  <w:num w:numId="19">
    <w:abstractNumId w:val="21"/>
  </w:num>
  <w:num w:numId="20">
    <w:abstractNumId w:val="21"/>
  </w:num>
  <w:num w:numId="21">
    <w:abstractNumId w:val="21"/>
  </w:num>
  <w:num w:numId="22">
    <w:abstractNumId w:val="21"/>
  </w:num>
  <w:num w:numId="23">
    <w:abstractNumId w:val="38"/>
  </w:num>
  <w:num w:numId="24">
    <w:abstractNumId w:val="39"/>
  </w:num>
  <w:num w:numId="25">
    <w:abstractNumId w:val="9"/>
  </w:num>
  <w:num w:numId="26">
    <w:abstractNumId w:val="13"/>
  </w:num>
  <w:num w:numId="27">
    <w:abstractNumId w:val="11"/>
  </w:num>
  <w:num w:numId="28">
    <w:abstractNumId w:val="24"/>
  </w:num>
  <w:num w:numId="29">
    <w:abstractNumId w:val="36"/>
  </w:num>
  <w:num w:numId="30">
    <w:abstractNumId w:val="26"/>
  </w:num>
  <w:num w:numId="31">
    <w:abstractNumId w:val="7"/>
  </w:num>
  <w:num w:numId="32">
    <w:abstractNumId w:val="30"/>
  </w:num>
  <w:num w:numId="33">
    <w:abstractNumId w:val="0"/>
  </w:num>
  <w:num w:numId="34">
    <w:abstractNumId w:val="10"/>
  </w:num>
  <w:num w:numId="35">
    <w:abstractNumId w:val="20"/>
  </w:num>
  <w:num w:numId="36">
    <w:abstractNumId w:val="5"/>
  </w:num>
  <w:num w:numId="37">
    <w:abstractNumId w:val="40"/>
  </w:num>
  <w:num w:numId="38">
    <w:abstractNumId w:val="1"/>
  </w:num>
  <w:num w:numId="39">
    <w:abstractNumId w:val="34"/>
  </w:num>
  <w:num w:numId="40">
    <w:abstractNumId w:val="8"/>
  </w:num>
  <w:num w:numId="41">
    <w:abstractNumId w:val="3"/>
  </w:num>
  <w:num w:numId="42">
    <w:abstractNumId w:val="4"/>
  </w:num>
  <w:num w:numId="43">
    <w:abstractNumId w:val="19"/>
  </w:num>
  <w:num w:numId="44">
    <w:abstractNumId w:val="27"/>
  </w:num>
  <w:num w:numId="45">
    <w:abstractNumId w:val="14"/>
  </w:num>
  <w:num w:numId="46">
    <w:abstractNumId w:val="17"/>
  </w:num>
  <w:num w:numId="47">
    <w:abstractNumId w:val="18"/>
  </w:num>
  <w:num w:numId="48">
    <w:abstractNumId w:val="25"/>
  </w:num>
  <w:num w:numId="49">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lldor Jonsson">
    <w15:presenceInfo w15:providerId="Windows Live" w15:userId="251b99ee1f2c9a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483"/>
    <w:rsid w:val="00010425"/>
    <w:rsid w:val="000225BD"/>
    <w:rsid w:val="00026BF1"/>
    <w:rsid w:val="000471B4"/>
    <w:rsid w:val="000548FA"/>
    <w:rsid w:val="00057B60"/>
    <w:rsid w:val="0009627A"/>
    <w:rsid w:val="00096801"/>
    <w:rsid w:val="000A0E28"/>
    <w:rsid w:val="000A5632"/>
    <w:rsid w:val="000B1149"/>
    <w:rsid w:val="000B710C"/>
    <w:rsid w:val="000C0954"/>
    <w:rsid w:val="000F2BAC"/>
    <w:rsid w:val="00106FD2"/>
    <w:rsid w:val="00114903"/>
    <w:rsid w:val="00123421"/>
    <w:rsid w:val="0012711D"/>
    <w:rsid w:val="0014107E"/>
    <w:rsid w:val="001532C7"/>
    <w:rsid w:val="00154F3D"/>
    <w:rsid w:val="00162F9C"/>
    <w:rsid w:val="00166A79"/>
    <w:rsid w:val="0016776C"/>
    <w:rsid w:val="00167BDA"/>
    <w:rsid w:val="00185B48"/>
    <w:rsid w:val="001A1EB5"/>
    <w:rsid w:val="001A7327"/>
    <w:rsid w:val="001A7A88"/>
    <w:rsid w:val="001C707F"/>
    <w:rsid w:val="001D508B"/>
    <w:rsid w:val="001D7DE4"/>
    <w:rsid w:val="001E4573"/>
    <w:rsid w:val="002060E4"/>
    <w:rsid w:val="002100A7"/>
    <w:rsid w:val="002131BE"/>
    <w:rsid w:val="00215D97"/>
    <w:rsid w:val="0021765D"/>
    <w:rsid w:val="00234E7C"/>
    <w:rsid w:val="0023583E"/>
    <w:rsid w:val="0024113D"/>
    <w:rsid w:val="002456C5"/>
    <w:rsid w:val="00253369"/>
    <w:rsid w:val="00265088"/>
    <w:rsid w:val="00265F5D"/>
    <w:rsid w:val="0029302B"/>
    <w:rsid w:val="00293638"/>
    <w:rsid w:val="00296076"/>
    <w:rsid w:val="00297AC6"/>
    <w:rsid w:val="002A26C9"/>
    <w:rsid w:val="002B70A5"/>
    <w:rsid w:val="002B717F"/>
    <w:rsid w:val="002C1AE2"/>
    <w:rsid w:val="002C2DC8"/>
    <w:rsid w:val="002D7A61"/>
    <w:rsid w:val="002E6764"/>
    <w:rsid w:val="002F7A7D"/>
    <w:rsid w:val="00301B9B"/>
    <w:rsid w:val="0030495F"/>
    <w:rsid w:val="0032543F"/>
    <w:rsid w:val="003450D9"/>
    <w:rsid w:val="0034777B"/>
    <w:rsid w:val="003502E4"/>
    <w:rsid w:val="00353D32"/>
    <w:rsid w:val="00354AD7"/>
    <w:rsid w:val="00356128"/>
    <w:rsid w:val="003666EC"/>
    <w:rsid w:val="00381B55"/>
    <w:rsid w:val="00381EE4"/>
    <w:rsid w:val="00393CAE"/>
    <w:rsid w:val="003B6A53"/>
    <w:rsid w:val="003D324A"/>
    <w:rsid w:val="003D4568"/>
    <w:rsid w:val="003D5AC6"/>
    <w:rsid w:val="003E3EEE"/>
    <w:rsid w:val="004107CA"/>
    <w:rsid w:val="00421389"/>
    <w:rsid w:val="00426154"/>
    <w:rsid w:val="00427C79"/>
    <w:rsid w:val="004350E6"/>
    <w:rsid w:val="004522E3"/>
    <w:rsid w:val="00466417"/>
    <w:rsid w:val="0047633F"/>
    <w:rsid w:val="00491079"/>
    <w:rsid w:val="00496B99"/>
    <w:rsid w:val="004B3FE6"/>
    <w:rsid w:val="004D5AC5"/>
    <w:rsid w:val="004E071F"/>
    <w:rsid w:val="004E114D"/>
    <w:rsid w:val="005204BE"/>
    <w:rsid w:val="00524C3E"/>
    <w:rsid w:val="0053239B"/>
    <w:rsid w:val="00534347"/>
    <w:rsid w:val="005378D7"/>
    <w:rsid w:val="005417D3"/>
    <w:rsid w:val="0055317F"/>
    <w:rsid w:val="00564E47"/>
    <w:rsid w:val="00572942"/>
    <w:rsid w:val="00573DCE"/>
    <w:rsid w:val="00574464"/>
    <w:rsid w:val="00580222"/>
    <w:rsid w:val="00582579"/>
    <w:rsid w:val="005871C6"/>
    <w:rsid w:val="00592A78"/>
    <w:rsid w:val="00593483"/>
    <w:rsid w:val="00593C8D"/>
    <w:rsid w:val="005A3483"/>
    <w:rsid w:val="005C7E2F"/>
    <w:rsid w:val="005D3B9A"/>
    <w:rsid w:val="005D5C7D"/>
    <w:rsid w:val="005E4D1B"/>
    <w:rsid w:val="005F1300"/>
    <w:rsid w:val="005F477E"/>
    <w:rsid w:val="0060744B"/>
    <w:rsid w:val="00612D11"/>
    <w:rsid w:val="0061630A"/>
    <w:rsid w:val="00617A8B"/>
    <w:rsid w:val="00623A04"/>
    <w:rsid w:val="0063064F"/>
    <w:rsid w:val="0063413B"/>
    <w:rsid w:val="00634D0B"/>
    <w:rsid w:val="00636756"/>
    <w:rsid w:val="00640D9F"/>
    <w:rsid w:val="00655CAD"/>
    <w:rsid w:val="00663976"/>
    <w:rsid w:val="00686CF1"/>
    <w:rsid w:val="00690C6A"/>
    <w:rsid w:val="00692833"/>
    <w:rsid w:val="006A156E"/>
    <w:rsid w:val="006C1DA1"/>
    <w:rsid w:val="006E7FC0"/>
    <w:rsid w:val="006F54EE"/>
    <w:rsid w:val="006F6203"/>
    <w:rsid w:val="00700823"/>
    <w:rsid w:val="00700D67"/>
    <w:rsid w:val="007177B4"/>
    <w:rsid w:val="0072364A"/>
    <w:rsid w:val="00723C82"/>
    <w:rsid w:val="0073343A"/>
    <w:rsid w:val="00745486"/>
    <w:rsid w:val="0076100F"/>
    <w:rsid w:val="0076295B"/>
    <w:rsid w:val="0076470A"/>
    <w:rsid w:val="00767D5A"/>
    <w:rsid w:val="007A5115"/>
    <w:rsid w:val="007A6C1A"/>
    <w:rsid w:val="007B4BB7"/>
    <w:rsid w:val="007B6E44"/>
    <w:rsid w:val="007D2A1A"/>
    <w:rsid w:val="007D5668"/>
    <w:rsid w:val="00825A8F"/>
    <w:rsid w:val="00835F42"/>
    <w:rsid w:val="00841735"/>
    <w:rsid w:val="00866B98"/>
    <w:rsid w:val="008758E7"/>
    <w:rsid w:val="00887576"/>
    <w:rsid w:val="0089199E"/>
    <w:rsid w:val="00894F68"/>
    <w:rsid w:val="008977B7"/>
    <w:rsid w:val="008A02C3"/>
    <w:rsid w:val="008B4E77"/>
    <w:rsid w:val="008B7E3E"/>
    <w:rsid w:val="008C5FCE"/>
    <w:rsid w:val="008D3A75"/>
    <w:rsid w:val="008D4F32"/>
    <w:rsid w:val="008E770C"/>
    <w:rsid w:val="00902E1B"/>
    <w:rsid w:val="0091036A"/>
    <w:rsid w:val="00923B64"/>
    <w:rsid w:val="0093396F"/>
    <w:rsid w:val="00934A91"/>
    <w:rsid w:val="00937F36"/>
    <w:rsid w:val="00941D77"/>
    <w:rsid w:val="00942102"/>
    <w:rsid w:val="00950AFD"/>
    <w:rsid w:val="0095692A"/>
    <w:rsid w:val="0095785D"/>
    <w:rsid w:val="00963172"/>
    <w:rsid w:val="009A2C55"/>
    <w:rsid w:val="009B0B9A"/>
    <w:rsid w:val="009B37BF"/>
    <w:rsid w:val="009B40CC"/>
    <w:rsid w:val="009B7C1F"/>
    <w:rsid w:val="009C1026"/>
    <w:rsid w:val="009C468A"/>
    <w:rsid w:val="009D4859"/>
    <w:rsid w:val="009E1EF9"/>
    <w:rsid w:val="009E2D59"/>
    <w:rsid w:val="009E5FAA"/>
    <w:rsid w:val="009F0A4F"/>
    <w:rsid w:val="009F1317"/>
    <w:rsid w:val="009F4317"/>
    <w:rsid w:val="009F5332"/>
    <w:rsid w:val="00A000E4"/>
    <w:rsid w:val="00A10C82"/>
    <w:rsid w:val="00A17AB8"/>
    <w:rsid w:val="00A2072D"/>
    <w:rsid w:val="00A27970"/>
    <w:rsid w:val="00A32E99"/>
    <w:rsid w:val="00A349C8"/>
    <w:rsid w:val="00A375B7"/>
    <w:rsid w:val="00A52363"/>
    <w:rsid w:val="00A61912"/>
    <w:rsid w:val="00A62BD2"/>
    <w:rsid w:val="00A63D87"/>
    <w:rsid w:val="00A64B0C"/>
    <w:rsid w:val="00A6553F"/>
    <w:rsid w:val="00A66878"/>
    <w:rsid w:val="00A66FBC"/>
    <w:rsid w:val="00A70D74"/>
    <w:rsid w:val="00A81E64"/>
    <w:rsid w:val="00A86B41"/>
    <w:rsid w:val="00A87B84"/>
    <w:rsid w:val="00A954F9"/>
    <w:rsid w:val="00AA5237"/>
    <w:rsid w:val="00AA7205"/>
    <w:rsid w:val="00AB6CCF"/>
    <w:rsid w:val="00AC52F9"/>
    <w:rsid w:val="00AC6F01"/>
    <w:rsid w:val="00AD78BC"/>
    <w:rsid w:val="00AE08E6"/>
    <w:rsid w:val="00AF18E7"/>
    <w:rsid w:val="00B0228F"/>
    <w:rsid w:val="00B07DEB"/>
    <w:rsid w:val="00B1670A"/>
    <w:rsid w:val="00B23BCD"/>
    <w:rsid w:val="00B30ABC"/>
    <w:rsid w:val="00B35DE3"/>
    <w:rsid w:val="00B45C37"/>
    <w:rsid w:val="00B71F7C"/>
    <w:rsid w:val="00B77C2D"/>
    <w:rsid w:val="00B875C0"/>
    <w:rsid w:val="00B91917"/>
    <w:rsid w:val="00B9553D"/>
    <w:rsid w:val="00BA0B8D"/>
    <w:rsid w:val="00BA5CE4"/>
    <w:rsid w:val="00BA7EC6"/>
    <w:rsid w:val="00BB69AC"/>
    <w:rsid w:val="00BC4951"/>
    <w:rsid w:val="00BC6494"/>
    <w:rsid w:val="00BD5272"/>
    <w:rsid w:val="00BD7F40"/>
    <w:rsid w:val="00BE622D"/>
    <w:rsid w:val="00BF06ED"/>
    <w:rsid w:val="00C1659F"/>
    <w:rsid w:val="00C3417F"/>
    <w:rsid w:val="00C4578F"/>
    <w:rsid w:val="00C45AE0"/>
    <w:rsid w:val="00C47147"/>
    <w:rsid w:val="00C64B1C"/>
    <w:rsid w:val="00C7271E"/>
    <w:rsid w:val="00C73A60"/>
    <w:rsid w:val="00C748F5"/>
    <w:rsid w:val="00C9441C"/>
    <w:rsid w:val="00CA3319"/>
    <w:rsid w:val="00CA3D13"/>
    <w:rsid w:val="00CB1DFA"/>
    <w:rsid w:val="00CB2ED2"/>
    <w:rsid w:val="00CC3E3D"/>
    <w:rsid w:val="00CC634E"/>
    <w:rsid w:val="00CF7563"/>
    <w:rsid w:val="00D067F5"/>
    <w:rsid w:val="00D0718C"/>
    <w:rsid w:val="00D1315C"/>
    <w:rsid w:val="00D21C83"/>
    <w:rsid w:val="00D239FA"/>
    <w:rsid w:val="00D300DC"/>
    <w:rsid w:val="00D33EE3"/>
    <w:rsid w:val="00D506A1"/>
    <w:rsid w:val="00D61816"/>
    <w:rsid w:val="00D810FE"/>
    <w:rsid w:val="00D916D6"/>
    <w:rsid w:val="00D91CF9"/>
    <w:rsid w:val="00D972C4"/>
    <w:rsid w:val="00D97FEF"/>
    <w:rsid w:val="00DA3754"/>
    <w:rsid w:val="00DB3B32"/>
    <w:rsid w:val="00DC1B4D"/>
    <w:rsid w:val="00DC2DB1"/>
    <w:rsid w:val="00DC56BE"/>
    <w:rsid w:val="00DE6EA5"/>
    <w:rsid w:val="00E26CE5"/>
    <w:rsid w:val="00E40404"/>
    <w:rsid w:val="00E42BE6"/>
    <w:rsid w:val="00E53B2E"/>
    <w:rsid w:val="00E62268"/>
    <w:rsid w:val="00E81ADE"/>
    <w:rsid w:val="00E9373C"/>
    <w:rsid w:val="00EB6BF3"/>
    <w:rsid w:val="00EF4C00"/>
    <w:rsid w:val="00EF50B5"/>
    <w:rsid w:val="00F04B72"/>
    <w:rsid w:val="00F079DE"/>
    <w:rsid w:val="00F07B35"/>
    <w:rsid w:val="00F16712"/>
    <w:rsid w:val="00F1721E"/>
    <w:rsid w:val="00F43D04"/>
    <w:rsid w:val="00F566C8"/>
    <w:rsid w:val="00F61F72"/>
    <w:rsid w:val="00F81C3A"/>
    <w:rsid w:val="00F86271"/>
    <w:rsid w:val="00F913E7"/>
    <w:rsid w:val="00FA4B39"/>
    <w:rsid w:val="00FA5ECB"/>
    <w:rsid w:val="00FA7BAA"/>
    <w:rsid w:val="00FB6226"/>
    <w:rsid w:val="00FC3D10"/>
    <w:rsid w:val="00FD4A62"/>
    <w:rsid w:val="00FF4C03"/>
    <w:rsid w:val="00FF6A8F"/>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DD71B"/>
  <w15:docId w15:val="{B9C4811D-1087-4EED-A3EB-02B7FC259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2E1B"/>
  </w:style>
  <w:style w:type="paragraph" w:styleId="Heading1">
    <w:name w:val="heading 1"/>
    <w:basedOn w:val="NoSpacing"/>
    <w:next w:val="NoSpacing"/>
    <w:link w:val="Heading1Char"/>
    <w:uiPriority w:val="9"/>
    <w:qFormat/>
    <w:rsid w:val="00902E1B"/>
    <w:pPr>
      <w:keepNext/>
      <w:keepLines/>
      <w:numPr>
        <w:numId w:val="22"/>
      </w:numPr>
      <w:spacing w:before="480"/>
      <w:outlineLvl w:val="0"/>
    </w:pPr>
    <w:rPr>
      <w:rFonts w:asciiTheme="majorHAnsi" w:eastAsiaTheme="majorEastAsia" w:hAnsiTheme="majorHAnsi" w:cstheme="majorBidi"/>
      <w:b/>
      <w:bCs/>
      <w:color w:val="0B0BFF" w:themeColor="accent1" w:themeShade="BF"/>
      <w:sz w:val="28"/>
      <w:szCs w:val="28"/>
    </w:rPr>
  </w:style>
  <w:style w:type="paragraph" w:styleId="Heading2">
    <w:name w:val="heading 2"/>
    <w:basedOn w:val="NoSpacing"/>
    <w:next w:val="NoSpacing"/>
    <w:link w:val="Heading2Char"/>
    <w:uiPriority w:val="9"/>
    <w:unhideWhenUsed/>
    <w:qFormat/>
    <w:rsid w:val="00902E1B"/>
    <w:pPr>
      <w:keepNext/>
      <w:keepLines/>
      <w:numPr>
        <w:ilvl w:val="1"/>
        <w:numId w:val="22"/>
      </w:numPr>
      <w:spacing w:before="200"/>
      <w:outlineLvl w:val="1"/>
    </w:pPr>
    <w:rPr>
      <w:rFonts w:asciiTheme="majorHAnsi" w:eastAsiaTheme="majorEastAsia" w:hAnsiTheme="majorHAnsi" w:cstheme="majorBidi"/>
      <w:b/>
      <w:bCs/>
      <w:color w:val="800080" w:themeColor="accent3"/>
      <w:sz w:val="26"/>
      <w:szCs w:val="26"/>
    </w:rPr>
  </w:style>
  <w:style w:type="paragraph" w:styleId="Heading3">
    <w:name w:val="heading 3"/>
    <w:basedOn w:val="NoSpacing"/>
    <w:next w:val="NoSpacing"/>
    <w:link w:val="Heading3Char"/>
    <w:uiPriority w:val="9"/>
    <w:unhideWhenUsed/>
    <w:qFormat/>
    <w:rsid w:val="00902E1B"/>
    <w:pPr>
      <w:keepNext/>
      <w:keepLines/>
      <w:numPr>
        <w:ilvl w:val="2"/>
        <w:numId w:val="22"/>
      </w:numPr>
      <w:spacing w:before="200"/>
      <w:outlineLvl w:val="2"/>
    </w:pPr>
    <w:rPr>
      <w:rFonts w:asciiTheme="majorHAnsi" w:eastAsiaTheme="majorEastAsia" w:hAnsiTheme="majorHAnsi" w:cstheme="majorBidi"/>
      <w:b/>
      <w:bCs/>
      <w:color w:val="0000B2" w:themeColor="accent2" w:themeShade="80"/>
    </w:rPr>
  </w:style>
  <w:style w:type="paragraph" w:styleId="Heading4">
    <w:name w:val="heading 4"/>
    <w:basedOn w:val="Normal"/>
    <w:next w:val="Normal"/>
    <w:link w:val="Heading4Char"/>
    <w:uiPriority w:val="9"/>
    <w:unhideWhenUsed/>
    <w:qFormat/>
    <w:rsid w:val="00902E1B"/>
    <w:pPr>
      <w:keepNext/>
      <w:keepLines/>
      <w:numPr>
        <w:ilvl w:val="3"/>
        <w:numId w:val="22"/>
      </w:numPr>
      <w:spacing w:before="200" w:after="0"/>
      <w:outlineLvl w:val="3"/>
    </w:pPr>
    <w:rPr>
      <w:rFonts w:asciiTheme="majorHAnsi" w:eastAsiaTheme="majorEastAsia" w:hAnsiTheme="majorHAnsi" w:cstheme="majorBidi"/>
      <w:b/>
      <w:bCs/>
      <w:i/>
      <w:iCs/>
      <w:color w:val="6565FF" w:themeColor="accent1"/>
    </w:rPr>
  </w:style>
  <w:style w:type="paragraph" w:styleId="Heading5">
    <w:name w:val="heading 5"/>
    <w:basedOn w:val="Normal"/>
    <w:next w:val="Normal"/>
    <w:link w:val="Heading5Char"/>
    <w:uiPriority w:val="9"/>
    <w:unhideWhenUsed/>
    <w:qFormat/>
    <w:rsid w:val="00902E1B"/>
    <w:pPr>
      <w:keepNext/>
      <w:keepLines/>
      <w:numPr>
        <w:ilvl w:val="4"/>
        <w:numId w:val="22"/>
      </w:numPr>
      <w:spacing w:before="200" w:after="0"/>
      <w:outlineLvl w:val="4"/>
    </w:pPr>
    <w:rPr>
      <w:rFonts w:asciiTheme="majorHAnsi" w:eastAsiaTheme="majorEastAsia" w:hAnsiTheme="majorHAnsi" w:cstheme="majorBidi"/>
      <w:color w:val="0000B1" w:themeColor="accent1" w:themeShade="7F"/>
    </w:rPr>
  </w:style>
  <w:style w:type="paragraph" w:styleId="Heading6">
    <w:name w:val="heading 6"/>
    <w:basedOn w:val="Normal"/>
    <w:next w:val="Normal"/>
    <w:link w:val="Heading6Char"/>
    <w:uiPriority w:val="9"/>
    <w:unhideWhenUsed/>
    <w:qFormat/>
    <w:rsid w:val="00902E1B"/>
    <w:pPr>
      <w:keepNext/>
      <w:keepLines/>
      <w:numPr>
        <w:ilvl w:val="5"/>
        <w:numId w:val="22"/>
      </w:numPr>
      <w:spacing w:before="200" w:after="0"/>
      <w:outlineLvl w:val="5"/>
    </w:pPr>
    <w:rPr>
      <w:rFonts w:asciiTheme="majorHAnsi" w:eastAsiaTheme="majorEastAsia" w:hAnsiTheme="majorHAnsi" w:cstheme="majorBidi"/>
      <w:i/>
      <w:iCs/>
      <w:color w:val="0000B1" w:themeColor="accent1" w:themeShade="7F"/>
    </w:rPr>
  </w:style>
  <w:style w:type="paragraph" w:styleId="Heading7">
    <w:name w:val="heading 7"/>
    <w:basedOn w:val="Normal"/>
    <w:next w:val="Normal"/>
    <w:link w:val="Heading7Char"/>
    <w:uiPriority w:val="9"/>
    <w:semiHidden/>
    <w:unhideWhenUsed/>
    <w:qFormat/>
    <w:rsid w:val="00902E1B"/>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02E1B"/>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02E1B"/>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5A3483"/>
  </w:style>
  <w:style w:type="table" w:customStyle="1" w:styleId="TableNormal1">
    <w:name w:val="Table Normal1"/>
    <w:rsid w:val="005A3483"/>
    <w:tblPr>
      <w:tblCellMar>
        <w:top w:w="0" w:type="dxa"/>
        <w:left w:w="0" w:type="dxa"/>
        <w:bottom w:w="0" w:type="dxa"/>
        <w:right w:w="0" w:type="dxa"/>
      </w:tblCellMar>
    </w:tblPr>
  </w:style>
  <w:style w:type="paragraph" w:styleId="Title">
    <w:name w:val="Title"/>
    <w:basedOn w:val="Normal"/>
    <w:next w:val="Normal"/>
    <w:link w:val="TitleChar"/>
    <w:uiPriority w:val="10"/>
    <w:qFormat/>
    <w:rsid w:val="00902E1B"/>
    <w:pPr>
      <w:pBdr>
        <w:bottom w:val="single" w:sz="8" w:space="4" w:color="6565FF"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1"/>
    <w:next w:val="Normal1"/>
    <w:uiPriority w:val="11"/>
    <w:qFormat/>
    <w:rsid w:val="005A3483"/>
    <w:pPr>
      <w:numPr>
        <w:ilvl w:val="1"/>
      </w:numPr>
    </w:pPr>
    <w:rPr>
      <w:rFonts w:asciiTheme="majorHAnsi" w:eastAsiaTheme="majorEastAsia" w:hAnsiTheme="majorHAnsi" w:cstheme="majorBidi"/>
      <w:i/>
      <w:iCs/>
      <w:color w:val="6565FF" w:themeColor="accent1"/>
      <w:spacing w:val="15"/>
      <w:sz w:val="24"/>
      <w:szCs w:val="24"/>
    </w:rPr>
  </w:style>
  <w:style w:type="paragraph" w:styleId="BalloonText">
    <w:name w:val="Balloon Text"/>
    <w:basedOn w:val="Normal"/>
    <w:link w:val="BalloonTextChar"/>
    <w:uiPriority w:val="99"/>
    <w:semiHidden/>
    <w:unhideWhenUsed/>
    <w:rsid w:val="00A954F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54F9"/>
    <w:rPr>
      <w:rFonts w:ascii="Tahoma" w:hAnsi="Tahoma" w:cs="Tahoma"/>
      <w:sz w:val="16"/>
      <w:szCs w:val="16"/>
    </w:rPr>
  </w:style>
  <w:style w:type="paragraph" w:styleId="NoSpacing">
    <w:name w:val="No Spacing"/>
    <w:uiPriority w:val="1"/>
    <w:qFormat/>
    <w:rsid w:val="00902E1B"/>
    <w:pPr>
      <w:spacing w:after="0" w:line="240" w:lineRule="auto"/>
    </w:pPr>
  </w:style>
  <w:style w:type="character" w:customStyle="1" w:styleId="Heading1Char">
    <w:name w:val="Heading 1 Char"/>
    <w:basedOn w:val="DefaultParagraphFont"/>
    <w:link w:val="Heading1"/>
    <w:uiPriority w:val="9"/>
    <w:rsid w:val="00902E1B"/>
    <w:rPr>
      <w:rFonts w:asciiTheme="majorHAnsi" w:eastAsiaTheme="majorEastAsia" w:hAnsiTheme="majorHAnsi" w:cstheme="majorBidi"/>
      <w:b/>
      <w:bCs/>
      <w:color w:val="0B0BFF" w:themeColor="accent1" w:themeShade="BF"/>
      <w:sz w:val="28"/>
      <w:szCs w:val="28"/>
    </w:rPr>
  </w:style>
  <w:style w:type="character" w:customStyle="1" w:styleId="Heading2Char">
    <w:name w:val="Heading 2 Char"/>
    <w:basedOn w:val="DefaultParagraphFont"/>
    <w:link w:val="Heading2"/>
    <w:uiPriority w:val="9"/>
    <w:rsid w:val="00902E1B"/>
    <w:rPr>
      <w:rFonts w:asciiTheme="majorHAnsi" w:eastAsiaTheme="majorEastAsia" w:hAnsiTheme="majorHAnsi" w:cstheme="majorBidi"/>
      <w:b/>
      <w:bCs/>
      <w:color w:val="800080" w:themeColor="accent3"/>
      <w:sz w:val="26"/>
      <w:szCs w:val="26"/>
    </w:rPr>
  </w:style>
  <w:style w:type="character" w:customStyle="1" w:styleId="Heading3Char">
    <w:name w:val="Heading 3 Char"/>
    <w:basedOn w:val="DefaultParagraphFont"/>
    <w:link w:val="Heading3"/>
    <w:uiPriority w:val="9"/>
    <w:rsid w:val="00902E1B"/>
    <w:rPr>
      <w:rFonts w:asciiTheme="majorHAnsi" w:eastAsiaTheme="majorEastAsia" w:hAnsiTheme="majorHAnsi" w:cstheme="majorBidi"/>
      <w:b/>
      <w:bCs/>
      <w:color w:val="0000B2" w:themeColor="accent2" w:themeShade="80"/>
    </w:rPr>
  </w:style>
  <w:style w:type="character" w:customStyle="1" w:styleId="Heading4Char">
    <w:name w:val="Heading 4 Char"/>
    <w:basedOn w:val="DefaultParagraphFont"/>
    <w:link w:val="Heading4"/>
    <w:uiPriority w:val="9"/>
    <w:rsid w:val="00902E1B"/>
    <w:rPr>
      <w:rFonts w:asciiTheme="majorHAnsi" w:eastAsiaTheme="majorEastAsia" w:hAnsiTheme="majorHAnsi" w:cstheme="majorBidi"/>
      <w:b/>
      <w:bCs/>
      <w:i/>
      <w:iCs/>
      <w:color w:val="6565FF" w:themeColor="accent1"/>
    </w:rPr>
  </w:style>
  <w:style w:type="character" w:customStyle="1" w:styleId="Heading5Char">
    <w:name w:val="Heading 5 Char"/>
    <w:basedOn w:val="DefaultParagraphFont"/>
    <w:link w:val="Heading5"/>
    <w:uiPriority w:val="9"/>
    <w:rsid w:val="00902E1B"/>
    <w:rPr>
      <w:rFonts w:asciiTheme="majorHAnsi" w:eastAsiaTheme="majorEastAsia" w:hAnsiTheme="majorHAnsi" w:cstheme="majorBidi"/>
      <w:color w:val="0000B1" w:themeColor="accent1" w:themeShade="7F"/>
    </w:rPr>
  </w:style>
  <w:style w:type="character" w:customStyle="1" w:styleId="Heading6Char">
    <w:name w:val="Heading 6 Char"/>
    <w:basedOn w:val="DefaultParagraphFont"/>
    <w:link w:val="Heading6"/>
    <w:uiPriority w:val="9"/>
    <w:rsid w:val="00902E1B"/>
    <w:rPr>
      <w:rFonts w:asciiTheme="majorHAnsi" w:eastAsiaTheme="majorEastAsia" w:hAnsiTheme="majorHAnsi" w:cstheme="majorBidi"/>
      <w:i/>
      <w:iCs/>
      <w:color w:val="0000B1" w:themeColor="accent1" w:themeShade="7F"/>
    </w:rPr>
  </w:style>
  <w:style w:type="character" w:customStyle="1" w:styleId="Heading7Char">
    <w:name w:val="Heading 7 Char"/>
    <w:basedOn w:val="DefaultParagraphFont"/>
    <w:link w:val="Heading7"/>
    <w:uiPriority w:val="9"/>
    <w:semiHidden/>
    <w:rsid w:val="00902E1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02E1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02E1B"/>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902E1B"/>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353D3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53D32"/>
    <w:rPr>
      <w:rFonts w:ascii="Tahoma" w:hAnsi="Tahoma" w:cs="Tahoma"/>
      <w:sz w:val="16"/>
      <w:szCs w:val="16"/>
    </w:rPr>
  </w:style>
  <w:style w:type="paragraph" w:styleId="ListParagraph">
    <w:name w:val="List Paragraph"/>
    <w:basedOn w:val="Normal"/>
    <w:uiPriority w:val="34"/>
    <w:qFormat/>
    <w:rsid w:val="001532C7"/>
    <w:pPr>
      <w:ind w:left="720"/>
      <w:contextualSpacing/>
    </w:pPr>
  </w:style>
  <w:style w:type="character" w:styleId="Hyperlink">
    <w:name w:val="Hyperlink"/>
    <w:basedOn w:val="DefaultParagraphFont"/>
    <w:uiPriority w:val="99"/>
    <w:unhideWhenUsed/>
    <w:rsid w:val="00185B48"/>
    <w:rPr>
      <w:color w:val="0000FF" w:themeColor="hyperlink"/>
      <w:u w:val="single"/>
    </w:rPr>
  </w:style>
  <w:style w:type="paragraph" w:styleId="Header">
    <w:name w:val="header"/>
    <w:basedOn w:val="Normal"/>
    <w:link w:val="HeaderChar"/>
    <w:uiPriority w:val="99"/>
    <w:semiHidden/>
    <w:unhideWhenUsed/>
    <w:rsid w:val="00BB69AC"/>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BB69AC"/>
  </w:style>
  <w:style w:type="paragraph" w:styleId="Footer">
    <w:name w:val="footer"/>
    <w:basedOn w:val="Normal"/>
    <w:link w:val="FooterChar"/>
    <w:uiPriority w:val="99"/>
    <w:unhideWhenUsed/>
    <w:rsid w:val="00BB69AC"/>
    <w:pPr>
      <w:tabs>
        <w:tab w:val="center" w:pos="4536"/>
        <w:tab w:val="right" w:pos="9072"/>
      </w:tabs>
      <w:spacing w:after="0" w:line="240" w:lineRule="auto"/>
    </w:pPr>
  </w:style>
  <w:style w:type="character" w:customStyle="1" w:styleId="FooterChar">
    <w:name w:val="Footer Char"/>
    <w:basedOn w:val="DefaultParagraphFont"/>
    <w:link w:val="Footer"/>
    <w:uiPriority w:val="99"/>
    <w:rsid w:val="00BB69AC"/>
  </w:style>
  <w:style w:type="paragraph" w:customStyle="1" w:styleId="paragraph-after-sub">
    <w:name w:val="paragraph-after-sub"/>
    <w:basedOn w:val="Normal"/>
    <w:rsid w:val="003D5A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aroverride-5">
    <w:name w:val="charoverride-5"/>
    <w:basedOn w:val="DefaultParagraphFont"/>
    <w:rsid w:val="003D5AC6"/>
  </w:style>
  <w:style w:type="paragraph" w:styleId="Caption">
    <w:name w:val="caption"/>
    <w:basedOn w:val="Normal"/>
    <w:next w:val="Normal"/>
    <w:uiPriority w:val="35"/>
    <w:unhideWhenUsed/>
    <w:qFormat/>
    <w:rsid w:val="003D5AC6"/>
    <w:pPr>
      <w:spacing w:line="240" w:lineRule="auto"/>
    </w:pPr>
    <w:rPr>
      <w:b/>
      <w:bCs/>
      <w:color w:val="6565FF" w:themeColor="accent1"/>
      <w:sz w:val="18"/>
      <w:szCs w:val="18"/>
    </w:rPr>
  </w:style>
  <w:style w:type="paragraph" w:styleId="NormalWeb">
    <w:name w:val="Normal (Web)"/>
    <w:basedOn w:val="Normal"/>
    <w:uiPriority w:val="99"/>
    <w:semiHidden/>
    <w:unhideWhenUsed/>
    <w:rsid w:val="00C457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kedcontent">
    <w:name w:val="markedcontent"/>
    <w:basedOn w:val="DefaultParagraphFont"/>
    <w:rsid w:val="00A27970"/>
  </w:style>
  <w:style w:type="character" w:styleId="FollowedHyperlink">
    <w:name w:val="FollowedHyperlink"/>
    <w:basedOn w:val="DefaultParagraphFont"/>
    <w:uiPriority w:val="99"/>
    <w:semiHidden/>
    <w:unhideWhenUsed/>
    <w:rsid w:val="009A2C55"/>
    <w:rPr>
      <w:color w:val="800080" w:themeColor="followedHyperlink"/>
      <w:u w:val="single"/>
    </w:rPr>
  </w:style>
  <w:style w:type="character" w:styleId="CommentReference">
    <w:name w:val="annotation reference"/>
    <w:basedOn w:val="DefaultParagraphFont"/>
    <w:uiPriority w:val="99"/>
    <w:semiHidden/>
    <w:unhideWhenUsed/>
    <w:rsid w:val="006F54EE"/>
    <w:rPr>
      <w:sz w:val="16"/>
      <w:szCs w:val="16"/>
    </w:rPr>
  </w:style>
  <w:style w:type="paragraph" w:styleId="CommentText">
    <w:name w:val="annotation text"/>
    <w:basedOn w:val="Normal"/>
    <w:link w:val="CommentTextChar"/>
    <w:uiPriority w:val="99"/>
    <w:unhideWhenUsed/>
    <w:rsid w:val="006F54EE"/>
    <w:pPr>
      <w:spacing w:line="240" w:lineRule="auto"/>
    </w:pPr>
    <w:rPr>
      <w:sz w:val="20"/>
      <w:szCs w:val="20"/>
    </w:rPr>
  </w:style>
  <w:style w:type="character" w:customStyle="1" w:styleId="CommentTextChar">
    <w:name w:val="Comment Text Char"/>
    <w:basedOn w:val="DefaultParagraphFont"/>
    <w:link w:val="CommentText"/>
    <w:uiPriority w:val="99"/>
    <w:rsid w:val="006F54EE"/>
    <w:rPr>
      <w:sz w:val="20"/>
      <w:szCs w:val="20"/>
    </w:rPr>
  </w:style>
  <w:style w:type="paragraph" w:styleId="CommentSubject">
    <w:name w:val="annotation subject"/>
    <w:basedOn w:val="CommentText"/>
    <w:next w:val="CommentText"/>
    <w:link w:val="CommentSubjectChar"/>
    <w:uiPriority w:val="99"/>
    <w:semiHidden/>
    <w:unhideWhenUsed/>
    <w:rsid w:val="006F54EE"/>
    <w:rPr>
      <w:b/>
      <w:bCs/>
    </w:rPr>
  </w:style>
  <w:style w:type="character" w:customStyle="1" w:styleId="CommentSubjectChar">
    <w:name w:val="Comment Subject Char"/>
    <w:basedOn w:val="CommentTextChar"/>
    <w:link w:val="CommentSubject"/>
    <w:uiPriority w:val="99"/>
    <w:semiHidden/>
    <w:rsid w:val="006F54EE"/>
    <w:rPr>
      <w:b/>
      <w:bCs/>
      <w:sz w:val="20"/>
      <w:szCs w:val="20"/>
    </w:rPr>
  </w:style>
  <w:style w:type="character" w:styleId="UnresolvedMention">
    <w:name w:val="Unresolved Mention"/>
    <w:basedOn w:val="DefaultParagraphFont"/>
    <w:uiPriority w:val="99"/>
    <w:semiHidden/>
    <w:unhideWhenUsed/>
    <w:rsid w:val="00B30A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696200">
      <w:bodyDiv w:val="1"/>
      <w:marLeft w:val="0"/>
      <w:marRight w:val="0"/>
      <w:marTop w:val="0"/>
      <w:marBottom w:val="0"/>
      <w:divBdr>
        <w:top w:val="none" w:sz="0" w:space="0" w:color="auto"/>
        <w:left w:val="none" w:sz="0" w:space="0" w:color="auto"/>
        <w:bottom w:val="none" w:sz="0" w:space="0" w:color="auto"/>
        <w:right w:val="none" w:sz="0" w:space="0" w:color="auto"/>
      </w:divBdr>
    </w:div>
    <w:div w:id="1151865364">
      <w:bodyDiv w:val="1"/>
      <w:marLeft w:val="0"/>
      <w:marRight w:val="0"/>
      <w:marTop w:val="0"/>
      <w:marBottom w:val="0"/>
      <w:divBdr>
        <w:top w:val="none" w:sz="0" w:space="0" w:color="auto"/>
        <w:left w:val="none" w:sz="0" w:space="0" w:color="auto"/>
        <w:bottom w:val="none" w:sz="0" w:space="0" w:color="auto"/>
        <w:right w:val="none" w:sz="0" w:space="0" w:color="auto"/>
      </w:divBdr>
    </w:div>
    <w:div w:id="1265187248">
      <w:bodyDiv w:val="1"/>
      <w:marLeft w:val="0"/>
      <w:marRight w:val="0"/>
      <w:marTop w:val="0"/>
      <w:marBottom w:val="0"/>
      <w:divBdr>
        <w:top w:val="none" w:sz="0" w:space="0" w:color="auto"/>
        <w:left w:val="none" w:sz="0" w:space="0" w:color="auto"/>
        <w:bottom w:val="none" w:sz="0" w:space="0" w:color="auto"/>
        <w:right w:val="none" w:sz="0" w:space="0" w:color="auto"/>
      </w:divBdr>
    </w:div>
    <w:div w:id="1952780776">
      <w:bodyDiv w:val="1"/>
      <w:marLeft w:val="0"/>
      <w:marRight w:val="0"/>
      <w:marTop w:val="0"/>
      <w:marBottom w:val="0"/>
      <w:divBdr>
        <w:top w:val="none" w:sz="0" w:space="0" w:color="auto"/>
        <w:left w:val="none" w:sz="0" w:space="0" w:color="auto"/>
        <w:bottom w:val="none" w:sz="0" w:space="0" w:color="auto"/>
        <w:right w:val="none" w:sz="0" w:space="0" w:color="auto"/>
      </w:divBdr>
    </w:div>
    <w:div w:id="20437043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www.doctrine.af.mil/Portals/61/documents/AFDP_3-60/3-60-AFDP-TARGETING.pdf"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DCS">
      <a:dk1>
        <a:sysClr val="windowText" lastClr="000000"/>
      </a:dk1>
      <a:lt1>
        <a:sysClr val="window" lastClr="FFFFFF"/>
      </a:lt1>
      <a:dk2>
        <a:srgbClr val="1F497D"/>
      </a:dk2>
      <a:lt2>
        <a:srgbClr val="EEECE1"/>
      </a:lt2>
      <a:accent1>
        <a:srgbClr val="6565FF"/>
      </a:accent1>
      <a:accent2>
        <a:srgbClr val="6565FF"/>
      </a:accent2>
      <a:accent3>
        <a:srgbClr val="800080"/>
      </a:accent3>
      <a:accent4>
        <a:srgbClr val="800080"/>
      </a:accent4>
      <a:accent5>
        <a:srgbClr val="4BACC6"/>
      </a:accent5>
      <a:accent6>
        <a:srgbClr val="F79646"/>
      </a:accent6>
      <a:hlink>
        <a:srgbClr val="0000FF"/>
      </a:hlink>
      <a:folHlink>
        <a:srgbClr val="800080"/>
      </a:folHlink>
    </a:clrScheme>
    <a:fontScheme name="Office klassis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91A74E-4767-4CFE-99C8-8AA33A137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35</Pages>
  <Words>11619</Words>
  <Characters>66229</Characters>
  <Application>Microsoft Office Word</Application>
  <DocSecurity>0</DocSecurity>
  <Lines>551</Lines>
  <Paragraphs>155</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Company>132nd Virtual Wing</Company>
  <LinksUpToDate>false</LinksUpToDate>
  <CharactersWithSpaces>77693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Neck</dc:creator>
  <cp:lastModifiedBy>Halldor Jonsson</cp:lastModifiedBy>
  <cp:revision>42</cp:revision>
  <dcterms:created xsi:type="dcterms:W3CDTF">2021-11-15T13:12:00Z</dcterms:created>
  <dcterms:modified xsi:type="dcterms:W3CDTF">2021-11-15T17:29:00Z</dcterms:modified>
</cp:coreProperties>
</file>